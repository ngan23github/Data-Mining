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2B34" w14:textId="217677F4" w:rsidR="00A45ECA" w:rsidRDefault="00AE2265" w:rsidP="00C353FC">
      <w:pPr>
        <w:spacing w:line="276" w:lineRule="auto"/>
        <w:jc w:val="both"/>
      </w:pPr>
      <w:r>
        <w:rPr>
          <w:noProof/>
        </w:rPr>
        <mc:AlternateContent>
          <mc:Choice Requires="wps">
            <w:drawing>
              <wp:inline distT="0" distB="0" distL="0" distR="0" wp14:anchorId="7A85333B" wp14:editId="1C597F4A">
                <wp:extent cx="6003235" cy="8206740"/>
                <wp:effectExtent l="0" t="0" r="17145" b="22860"/>
                <wp:docPr id="1" name="Rectangle 1"/>
                <wp:cNvGraphicFramePr/>
                <a:graphic xmlns:a="http://schemas.openxmlformats.org/drawingml/2006/main">
                  <a:graphicData uri="http://schemas.microsoft.com/office/word/2010/wordprocessingShape">
                    <wps:wsp>
                      <wps:cNvSpPr/>
                      <wps:spPr>
                        <a:xfrm>
                          <a:off x="0" y="0"/>
                          <a:ext cx="6003235" cy="8206740"/>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3246FF1E" w14:textId="77777777" w:rsidR="00A45ECA" w:rsidRPr="006A2A77" w:rsidRDefault="00AE2265">
                            <w:pPr>
                              <w:jc w:val="center"/>
                              <w:textDirection w:val="btLr"/>
                            </w:pPr>
                            <w:r w:rsidRPr="006A2A77">
                              <w:rPr>
                                <w:color w:val="000000"/>
                                <w:sz w:val="28"/>
                              </w:rPr>
                              <w:t>ỦY BAN NHÂN DÂN TP. HỒ CHÍ MINH</w:t>
                            </w:r>
                          </w:p>
                          <w:p w14:paraId="68B5F3DE" w14:textId="77777777" w:rsidR="00A45ECA" w:rsidRPr="006A2A77" w:rsidRDefault="00AE2265">
                            <w:pPr>
                              <w:jc w:val="center"/>
                              <w:textDirection w:val="btLr"/>
                            </w:pPr>
                            <w:r w:rsidRPr="006A2A77">
                              <w:rPr>
                                <w:color w:val="000000"/>
                                <w:sz w:val="28"/>
                              </w:rPr>
                              <w:t>TRƯỜNG ĐẠI HỌC SÀI GÒN</w:t>
                            </w:r>
                          </w:p>
                          <w:p w14:paraId="2FB34EC0" w14:textId="00B7F331" w:rsidR="00A45ECA" w:rsidRPr="006A2A77" w:rsidRDefault="00842BA8" w:rsidP="006A2A77">
                            <w:pPr>
                              <w:jc w:val="center"/>
                              <w:textDirection w:val="btLr"/>
                            </w:pPr>
                            <w:r>
                              <w:rPr>
                                <w:color w:val="000000"/>
                                <w:sz w:val="24"/>
                              </w:rPr>
                              <w:t>–</w:t>
                            </w:r>
                          </w:p>
                          <w:p w14:paraId="0CE0E901" w14:textId="77777777" w:rsidR="00A45ECA" w:rsidRPr="006A2A77" w:rsidRDefault="00A45ECA" w:rsidP="006A2A77">
                            <w:pPr>
                              <w:textDirection w:val="btLr"/>
                            </w:pPr>
                          </w:p>
                          <w:p w14:paraId="2B578941" w14:textId="3831E5FC" w:rsidR="00A45ECA" w:rsidRPr="006A2A77" w:rsidRDefault="00F469AA">
                            <w:pPr>
                              <w:jc w:val="center"/>
                              <w:textDirection w:val="btLr"/>
                              <w:rPr>
                                <w:b/>
                                <w:bCs/>
                                <w:sz w:val="40"/>
                                <w:szCs w:val="40"/>
                              </w:rPr>
                            </w:pPr>
                            <w:r w:rsidRPr="006A2A77">
                              <w:rPr>
                                <w:b/>
                                <w:bCs/>
                                <w:sz w:val="40"/>
                                <w:szCs w:val="40"/>
                              </w:rPr>
                              <w:t>Báo cáo đồ án môn học</w:t>
                            </w:r>
                          </w:p>
                          <w:p w14:paraId="289C64EA" w14:textId="496C1F8D" w:rsidR="00F469AA" w:rsidRPr="008B77A2" w:rsidRDefault="00F469AA" w:rsidP="008B77A2">
                            <w:pPr>
                              <w:jc w:val="center"/>
                              <w:textDirection w:val="btLr"/>
                              <w:rPr>
                                <w:b/>
                                <w:bCs/>
                                <w:sz w:val="44"/>
                                <w:szCs w:val="44"/>
                              </w:rPr>
                            </w:pPr>
                            <w:r w:rsidRPr="008B77A2">
                              <w:rPr>
                                <w:b/>
                                <w:bCs/>
                                <w:sz w:val="44"/>
                                <w:szCs w:val="44"/>
                              </w:rPr>
                              <w:t xml:space="preserve">KHAI THÁC DỮ LIỆU VÀ ỨNG </w:t>
                            </w:r>
                            <w:r w:rsidR="00814825" w:rsidRPr="008B77A2">
                              <w:rPr>
                                <w:b/>
                                <w:bCs/>
                                <w:sz w:val="44"/>
                                <w:szCs w:val="44"/>
                              </w:rPr>
                              <w:t>DỤNG</w:t>
                            </w:r>
                          </w:p>
                          <w:p w14:paraId="2BD05D7C" w14:textId="03363CEB" w:rsidR="00A45ECA" w:rsidRDefault="00A45ECA" w:rsidP="000C07A5">
                            <w:pPr>
                              <w:textDirection w:val="btLr"/>
                            </w:pPr>
                          </w:p>
                          <w:p w14:paraId="424F3AAC" w14:textId="77777777" w:rsidR="000C07A5" w:rsidRPr="006A2A77" w:rsidRDefault="000C07A5" w:rsidP="000C07A5">
                            <w:pPr>
                              <w:textDirection w:val="btLr"/>
                            </w:pPr>
                          </w:p>
                          <w:p w14:paraId="739F39FB" w14:textId="7D3BA1C9" w:rsidR="00A45ECA" w:rsidRPr="006A2A77" w:rsidRDefault="00DD4058">
                            <w:pPr>
                              <w:jc w:val="center"/>
                              <w:textDirection w:val="btLr"/>
                            </w:pPr>
                            <w:r w:rsidRPr="006A2A77">
                              <w:rPr>
                                <w:noProof/>
                              </w:rPr>
                              <w:drawing>
                                <wp:inline distT="0" distB="0" distL="0" distR="0" wp14:anchorId="73BA8B0F" wp14:editId="6567AF70">
                                  <wp:extent cx="2423160" cy="2423160"/>
                                  <wp:effectExtent l="0" t="0" r="0" b="0"/>
                                  <wp:docPr id="1334763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3160" cy="2423160"/>
                                          </a:xfrm>
                                          <a:prstGeom prst="rect">
                                            <a:avLst/>
                                          </a:prstGeom>
                                          <a:noFill/>
                                          <a:ln>
                                            <a:noFill/>
                                          </a:ln>
                                        </pic:spPr>
                                      </pic:pic>
                                    </a:graphicData>
                                  </a:graphic>
                                </wp:inline>
                              </w:drawing>
                            </w:r>
                          </w:p>
                          <w:p w14:paraId="591D37B5" w14:textId="77777777" w:rsidR="00A45ECA" w:rsidRPr="006A2A77" w:rsidRDefault="00A45ECA" w:rsidP="00A4326F">
                            <w:pPr>
                              <w:textDirection w:val="btLr"/>
                            </w:pPr>
                          </w:p>
                          <w:p w14:paraId="50EF0DFE" w14:textId="7138E371" w:rsidR="00A45ECA" w:rsidRDefault="00AE2265" w:rsidP="00A4326F">
                            <w:pPr>
                              <w:ind w:left="709"/>
                              <w:textDirection w:val="btLr"/>
                              <w:rPr>
                                <w:b/>
                                <w:color w:val="000000"/>
                              </w:rPr>
                            </w:pPr>
                            <w:r w:rsidRPr="00A4326F">
                              <w:rPr>
                                <w:b/>
                                <w:color w:val="000000"/>
                              </w:rPr>
                              <w:t>ĐỀ TÀI</w:t>
                            </w:r>
                            <w:r w:rsidR="00A4326F">
                              <w:rPr>
                                <w:b/>
                                <w:color w:val="000000"/>
                              </w:rPr>
                              <w:t xml:space="preserve">: </w:t>
                            </w:r>
                          </w:p>
                          <w:p w14:paraId="7DF8B10C" w14:textId="2F9E30C2" w:rsidR="00A45ECA" w:rsidRPr="006A2A77" w:rsidRDefault="00D871B2" w:rsidP="00D871B2">
                            <w:pPr>
                              <w:ind w:left="1134" w:right="1182"/>
                              <w:jc w:val="center"/>
                              <w:textDirection w:val="btLr"/>
                            </w:pPr>
                            <w:r w:rsidRPr="00D871B2">
                              <w:rPr>
                                <w:b/>
                                <w:bCs/>
                                <w:sz w:val="36"/>
                                <w:szCs w:val="36"/>
                              </w:rPr>
                              <w:t>KHAI PHÁ DỮ LIỆU TRONG LĨNH VỰC SỨC KHỎE TÂM THẦN SINH VIÊN VÀ Y TẾ CỘNG ĐỒNG</w:t>
                            </w:r>
                          </w:p>
                          <w:p w14:paraId="3DD058E2" w14:textId="77777777" w:rsidR="00A45ECA" w:rsidRDefault="00A45ECA" w:rsidP="00D871B2">
                            <w:pPr>
                              <w:textDirection w:val="btLr"/>
                            </w:pPr>
                          </w:p>
                          <w:p w14:paraId="03E52E53" w14:textId="77777777" w:rsidR="00D871B2" w:rsidRPr="006A2A77" w:rsidRDefault="00D871B2" w:rsidP="00D871B2">
                            <w:pPr>
                              <w:textDirection w:val="btLr"/>
                            </w:pPr>
                          </w:p>
                          <w:p w14:paraId="6AE3B099" w14:textId="34BD2E23" w:rsidR="00D44657" w:rsidRPr="00D9574E" w:rsidRDefault="00D44657" w:rsidP="00D62230">
                            <w:pPr>
                              <w:jc w:val="center"/>
                              <w:textDirection w:val="btLr"/>
                              <w:rPr>
                                <w:b/>
                                <w:bCs/>
                              </w:rPr>
                            </w:pPr>
                          </w:p>
                          <w:tbl>
                            <w:tblPr>
                              <w:tblStyle w:val="TableGrid"/>
                              <w:tblW w:w="7067"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8"/>
                              <w:gridCol w:w="3549"/>
                            </w:tblGrid>
                            <w:tr w:rsidR="006D4418" w14:paraId="0388A004" w14:textId="77777777" w:rsidTr="006E5925">
                              <w:tc>
                                <w:tcPr>
                                  <w:tcW w:w="3518" w:type="dxa"/>
                                </w:tcPr>
                                <w:p w14:paraId="13B20FB6" w14:textId="7EBCA457" w:rsidR="006D4418" w:rsidRPr="00914D95" w:rsidRDefault="006D4418" w:rsidP="006D4418">
                                  <w:pPr>
                                    <w:textDirection w:val="btLr"/>
                                    <w:rPr>
                                      <w:sz w:val="28"/>
                                      <w:szCs w:val="28"/>
                                    </w:rPr>
                                  </w:pPr>
                                  <w:r w:rsidRPr="00914D95">
                                    <w:rPr>
                                      <w:b/>
                                      <w:bCs/>
                                      <w:sz w:val="28"/>
                                      <w:szCs w:val="28"/>
                                    </w:rPr>
                                    <w:t>Giảng viên hướng dẫn:</w:t>
                                  </w:r>
                                </w:p>
                              </w:tc>
                              <w:tc>
                                <w:tcPr>
                                  <w:tcW w:w="3549" w:type="dxa"/>
                                </w:tcPr>
                                <w:p w14:paraId="31116626" w14:textId="2370C719" w:rsidR="006D4418" w:rsidRPr="00914D95" w:rsidRDefault="006D4418" w:rsidP="006D4418">
                                  <w:pPr>
                                    <w:textDirection w:val="btLr"/>
                                    <w:rPr>
                                      <w:b/>
                                      <w:bCs/>
                                      <w:sz w:val="28"/>
                                      <w:szCs w:val="28"/>
                                    </w:rPr>
                                  </w:pPr>
                                  <w:r w:rsidRPr="00914D95">
                                    <w:rPr>
                                      <w:b/>
                                      <w:bCs/>
                                      <w:sz w:val="28"/>
                                      <w:szCs w:val="28"/>
                                    </w:rPr>
                                    <w:t>ThS. Nguyễn Thanh Phước</w:t>
                                  </w:r>
                                </w:p>
                              </w:tc>
                            </w:tr>
                            <w:tr w:rsidR="006D4418" w14:paraId="1736C510" w14:textId="77777777" w:rsidTr="006E5925">
                              <w:tc>
                                <w:tcPr>
                                  <w:tcW w:w="3518" w:type="dxa"/>
                                </w:tcPr>
                                <w:p w14:paraId="2B6F759F" w14:textId="30BD7CB6" w:rsidR="006D4418" w:rsidRPr="00914D95" w:rsidRDefault="006D4418" w:rsidP="006D4418">
                                  <w:pPr>
                                    <w:textDirection w:val="btLr"/>
                                    <w:rPr>
                                      <w:sz w:val="28"/>
                                      <w:szCs w:val="28"/>
                                    </w:rPr>
                                  </w:pPr>
                                  <w:r w:rsidRPr="00914D95">
                                    <w:rPr>
                                      <w:b/>
                                      <w:bCs/>
                                      <w:sz w:val="28"/>
                                      <w:szCs w:val="28"/>
                                    </w:rPr>
                                    <w:t>Nhóm thực hiện:</w:t>
                                  </w:r>
                                </w:p>
                              </w:tc>
                              <w:tc>
                                <w:tcPr>
                                  <w:tcW w:w="3549" w:type="dxa"/>
                                </w:tcPr>
                                <w:p w14:paraId="6E002921" w14:textId="4765F47A" w:rsidR="006D4418" w:rsidRPr="00914D95" w:rsidRDefault="006D4418" w:rsidP="006D4418">
                                  <w:pPr>
                                    <w:textDirection w:val="btLr"/>
                                    <w:rPr>
                                      <w:b/>
                                      <w:bCs/>
                                      <w:sz w:val="28"/>
                                      <w:szCs w:val="28"/>
                                    </w:rPr>
                                  </w:pPr>
                                  <w:r w:rsidRPr="00914D95">
                                    <w:rPr>
                                      <w:b/>
                                      <w:bCs/>
                                      <w:sz w:val="28"/>
                                      <w:szCs w:val="28"/>
                                    </w:rPr>
                                    <w:t>0</w:t>
                                  </w:r>
                                  <w:r w:rsidR="007001FC">
                                    <w:rPr>
                                      <w:b/>
                                      <w:bCs/>
                                      <w:sz w:val="28"/>
                                      <w:szCs w:val="28"/>
                                    </w:rPr>
                                    <w:t>3</w:t>
                                  </w:r>
                                </w:p>
                              </w:tc>
                            </w:tr>
                            <w:tr w:rsidR="006D4418" w14:paraId="1BE35062" w14:textId="77777777" w:rsidTr="006E5925">
                              <w:tc>
                                <w:tcPr>
                                  <w:tcW w:w="3518" w:type="dxa"/>
                                </w:tcPr>
                                <w:p w14:paraId="2B32A3D9" w14:textId="186608D9" w:rsidR="006D4418" w:rsidRPr="00914D95" w:rsidRDefault="006D4418" w:rsidP="006D4418">
                                  <w:pPr>
                                    <w:textDirection w:val="btLr"/>
                                    <w:rPr>
                                      <w:sz w:val="28"/>
                                      <w:szCs w:val="28"/>
                                    </w:rPr>
                                  </w:pPr>
                                  <w:r w:rsidRPr="00914D95">
                                    <w:rPr>
                                      <w:b/>
                                      <w:bCs/>
                                      <w:sz w:val="28"/>
                                      <w:szCs w:val="28"/>
                                    </w:rPr>
                                    <w:t>LÂM TÚ NHI</w:t>
                                  </w:r>
                                </w:p>
                              </w:tc>
                              <w:tc>
                                <w:tcPr>
                                  <w:tcW w:w="3549" w:type="dxa"/>
                                </w:tcPr>
                                <w:p w14:paraId="50C475AD" w14:textId="0D96198F" w:rsidR="006D4418" w:rsidRPr="00914D95" w:rsidRDefault="006D4418" w:rsidP="006D4418">
                                  <w:pPr>
                                    <w:textDirection w:val="btLr"/>
                                    <w:rPr>
                                      <w:b/>
                                      <w:bCs/>
                                      <w:sz w:val="28"/>
                                      <w:szCs w:val="28"/>
                                    </w:rPr>
                                  </w:pPr>
                                  <w:r w:rsidRPr="00914D95">
                                    <w:rPr>
                                      <w:b/>
                                      <w:bCs/>
                                      <w:sz w:val="28"/>
                                      <w:szCs w:val="28"/>
                                    </w:rPr>
                                    <w:t>3123410250</w:t>
                                  </w:r>
                                </w:p>
                              </w:tc>
                            </w:tr>
                            <w:tr w:rsidR="006D4418" w14:paraId="464379A2" w14:textId="77777777" w:rsidTr="006E5925">
                              <w:trPr>
                                <w:trHeight w:val="68"/>
                              </w:trPr>
                              <w:tc>
                                <w:tcPr>
                                  <w:tcW w:w="3518" w:type="dxa"/>
                                </w:tcPr>
                                <w:p w14:paraId="7A8F6D9B" w14:textId="1D6E1D03" w:rsidR="006D4418" w:rsidRPr="00914D95" w:rsidRDefault="006D4418" w:rsidP="006D4418">
                                  <w:pPr>
                                    <w:textDirection w:val="btLr"/>
                                    <w:rPr>
                                      <w:sz w:val="28"/>
                                      <w:szCs w:val="28"/>
                                    </w:rPr>
                                  </w:pPr>
                                  <w:r w:rsidRPr="00914D95">
                                    <w:rPr>
                                      <w:b/>
                                      <w:bCs/>
                                      <w:sz w:val="28"/>
                                      <w:szCs w:val="28"/>
                                    </w:rPr>
                                    <w:t>LÊ ĐOÀN KIM NGÂN</w:t>
                                  </w:r>
                                </w:p>
                              </w:tc>
                              <w:tc>
                                <w:tcPr>
                                  <w:tcW w:w="3549" w:type="dxa"/>
                                </w:tcPr>
                                <w:p w14:paraId="6B6CC160" w14:textId="77ECED03" w:rsidR="006D4418" w:rsidRPr="00914D95" w:rsidRDefault="006D4418" w:rsidP="006D4418">
                                  <w:pPr>
                                    <w:textDirection w:val="btLr"/>
                                    <w:rPr>
                                      <w:sz w:val="28"/>
                                      <w:szCs w:val="28"/>
                                    </w:rPr>
                                  </w:pPr>
                                  <w:r w:rsidRPr="00914D95">
                                    <w:rPr>
                                      <w:b/>
                                      <w:bCs/>
                                      <w:sz w:val="28"/>
                                      <w:szCs w:val="28"/>
                                    </w:rPr>
                                    <w:t>3123410231</w:t>
                                  </w:r>
                                </w:p>
                              </w:tc>
                            </w:tr>
                          </w:tbl>
                          <w:p w14:paraId="5F8BAEF7" w14:textId="77777777" w:rsidR="00A45ECA" w:rsidRDefault="00A45ECA" w:rsidP="00D44657">
                            <w:pPr>
                              <w:textDirection w:val="btLr"/>
                            </w:pPr>
                          </w:p>
                          <w:p w14:paraId="2DCEB627" w14:textId="77777777" w:rsidR="00D44657" w:rsidRDefault="00D44657" w:rsidP="00D44657">
                            <w:pPr>
                              <w:textDirection w:val="btLr"/>
                            </w:pPr>
                          </w:p>
                          <w:p w14:paraId="0CC42E79" w14:textId="77777777" w:rsidR="00A45ECA" w:rsidRPr="006A2A77" w:rsidRDefault="00A45ECA">
                            <w:pPr>
                              <w:jc w:val="center"/>
                              <w:textDirection w:val="btLr"/>
                            </w:pPr>
                          </w:p>
                          <w:p w14:paraId="5D378B48" w14:textId="77777777" w:rsidR="00A45ECA" w:rsidRPr="006A2A77" w:rsidRDefault="00A45ECA">
                            <w:pPr>
                              <w:jc w:val="center"/>
                              <w:textDirection w:val="btLr"/>
                            </w:pPr>
                          </w:p>
                          <w:p w14:paraId="36E73341" w14:textId="77777777" w:rsidR="00A45ECA" w:rsidRPr="006A2A77" w:rsidRDefault="00A45ECA">
                            <w:pPr>
                              <w:jc w:val="center"/>
                              <w:textDirection w:val="btLr"/>
                            </w:pPr>
                          </w:p>
                          <w:p w14:paraId="5EA6263E" w14:textId="50EDAF25" w:rsidR="00A45ECA" w:rsidRPr="00F372ED" w:rsidRDefault="00AE2265">
                            <w:pPr>
                              <w:jc w:val="center"/>
                              <w:textDirection w:val="btLr"/>
                              <w:rPr>
                                <w:b/>
                                <w:bCs/>
                                <w:i/>
                                <w:iCs/>
                                <w:sz w:val="28"/>
                                <w:szCs w:val="28"/>
                              </w:rPr>
                            </w:pPr>
                            <w:r w:rsidRPr="00F372ED">
                              <w:rPr>
                                <w:b/>
                                <w:bCs/>
                                <w:i/>
                                <w:iCs/>
                                <w:color w:val="000000"/>
                                <w:sz w:val="28"/>
                                <w:szCs w:val="28"/>
                              </w:rPr>
                              <w:t>TP. HỒ CHÍ MINH, THÁNG 5 NĂM 202</w:t>
                            </w:r>
                            <w:r w:rsidR="00902C6B" w:rsidRPr="00F372ED">
                              <w:rPr>
                                <w:b/>
                                <w:bCs/>
                                <w:i/>
                                <w:iCs/>
                                <w:color w:val="000000"/>
                                <w:sz w:val="28"/>
                                <w:szCs w:val="28"/>
                              </w:rPr>
                              <w:t>6</w:t>
                            </w:r>
                          </w:p>
                        </w:txbxContent>
                      </wps:txbx>
                      <wps:bodyPr spcFirstLastPara="1" wrap="square" lIns="91425" tIns="45700" rIns="91425" bIns="45700" anchor="t" anchorCtr="0">
                        <a:noAutofit/>
                      </wps:bodyPr>
                    </wps:wsp>
                  </a:graphicData>
                </a:graphic>
              </wp:inline>
            </w:drawing>
          </mc:Choice>
          <mc:Fallback>
            <w:pict>
              <v:rect w14:anchorId="7A85333B" id="Rectangle 1" o:spid="_x0000_s1026" style="width:472.7pt;height:6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" fillcolor="white [3201]" strokecolor="black [3200]" strokeweight="2pt">
                <v:stroke startarrowwidth="narrow" startarrowlength="short" endarrowwidth="narrow" endarrowlength="short"/>
                <v:textbox inset="2.53958mm,1.2694mm,2.53958mm,1.2694mm">
                  <w:txbxContent>
                    <w:p w14:paraId="3246FF1E" w14:textId="77777777" w:rsidR="00A45ECA" w:rsidRPr="006A2A77" w:rsidRDefault="00AE2265">
                      <w:pPr>
                        <w:jc w:val="center"/>
                        <w:textDirection w:val="btLr"/>
                      </w:pPr>
                      <w:r w:rsidRPr="006A2A77">
                        <w:rPr>
                          <w:color w:val="000000"/>
                          <w:sz w:val="28"/>
                        </w:rPr>
                        <w:t>ỦY BAN NHÂN DÂN TP. HỒ CHÍ MINH</w:t>
                      </w:r>
                    </w:p>
                    <w:p w14:paraId="68B5F3DE" w14:textId="77777777" w:rsidR="00A45ECA" w:rsidRPr="006A2A77" w:rsidRDefault="00AE2265">
                      <w:pPr>
                        <w:jc w:val="center"/>
                        <w:textDirection w:val="btLr"/>
                      </w:pPr>
                      <w:r w:rsidRPr="006A2A77">
                        <w:rPr>
                          <w:color w:val="000000"/>
                          <w:sz w:val="28"/>
                        </w:rPr>
                        <w:t>TRƯỜNG ĐẠI HỌC SÀI GÒN</w:t>
                      </w:r>
                    </w:p>
                    <w:p w14:paraId="2FB34EC0" w14:textId="00B7F331" w:rsidR="00A45ECA" w:rsidRPr="006A2A77" w:rsidRDefault="00842BA8" w:rsidP="006A2A77">
                      <w:pPr>
                        <w:jc w:val="center"/>
                        <w:textDirection w:val="btLr"/>
                      </w:pPr>
                      <w:r>
                        <w:rPr>
                          <w:color w:val="000000"/>
                          <w:sz w:val="24"/>
                        </w:rPr>
                        <w:t>–</w:t>
                      </w:r>
                    </w:p>
                    <w:p w14:paraId="0CE0E901" w14:textId="77777777" w:rsidR="00A45ECA" w:rsidRPr="006A2A77" w:rsidRDefault="00A45ECA" w:rsidP="006A2A77">
                      <w:pPr>
                        <w:textDirection w:val="btLr"/>
                      </w:pPr>
                    </w:p>
                    <w:p w14:paraId="2B578941" w14:textId="3831E5FC" w:rsidR="00A45ECA" w:rsidRPr="006A2A77" w:rsidRDefault="00F469AA">
                      <w:pPr>
                        <w:jc w:val="center"/>
                        <w:textDirection w:val="btLr"/>
                        <w:rPr>
                          <w:b/>
                          <w:bCs/>
                          <w:sz w:val="40"/>
                          <w:szCs w:val="40"/>
                        </w:rPr>
                      </w:pPr>
                      <w:r w:rsidRPr="006A2A77">
                        <w:rPr>
                          <w:b/>
                          <w:bCs/>
                          <w:sz w:val="40"/>
                          <w:szCs w:val="40"/>
                        </w:rPr>
                        <w:t>Báo cáo đồ án môn học</w:t>
                      </w:r>
                    </w:p>
                    <w:p w14:paraId="289C64EA" w14:textId="496C1F8D" w:rsidR="00F469AA" w:rsidRPr="008B77A2" w:rsidRDefault="00F469AA" w:rsidP="008B77A2">
                      <w:pPr>
                        <w:jc w:val="center"/>
                        <w:textDirection w:val="btLr"/>
                        <w:rPr>
                          <w:b/>
                          <w:bCs/>
                          <w:sz w:val="44"/>
                          <w:szCs w:val="44"/>
                        </w:rPr>
                      </w:pPr>
                      <w:r w:rsidRPr="008B77A2">
                        <w:rPr>
                          <w:b/>
                          <w:bCs/>
                          <w:sz w:val="44"/>
                          <w:szCs w:val="44"/>
                        </w:rPr>
                        <w:t xml:space="preserve">KHAI THÁC DỮ LIỆU VÀ ỨNG </w:t>
                      </w:r>
                      <w:r w:rsidR="00814825" w:rsidRPr="008B77A2">
                        <w:rPr>
                          <w:b/>
                          <w:bCs/>
                          <w:sz w:val="44"/>
                          <w:szCs w:val="44"/>
                        </w:rPr>
                        <w:t>DỤNG</w:t>
                      </w:r>
                    </w:p>
                    <w:p w14:paraId="2BD05D7C" w14:textId="03363CEB" w:rsidR="00A45ECA" w:rsidRDefault="00A45ECA" w:rsidP="000C07A5">
                      <w:pPr>
                        <w:textDirection w:val="btLr"/>
                      </w:pPr>
                    </w:p>
                    <w:p w14:paraId="424F3AAC" w14:textId="77777777" w:rsidR="000C07A5" w:rsidRPr="006A2A77" w:rsidRDefault="000C07A5" w:rsidP="000C07A5">
                      <w:pPr>
                        <w:textDirection w:val="btLr"/>
                      </w:pPr>
                    </w:p>
                    <w:p w14:paraId="739F39FB" w14:textId="7D3BA1C9" w:rsidR="00A45ECA" w:rsidRPr="006A2A77" w:rsidRDefault="00DD4058">
                      <w:pPr>
                        <w:jc w:val="center"/>
                        <w:textDirection w:val="btLr"/>
                      </w:pPr>
                      <w:r w:rsidRPr="006A2A77">
                        <w:rPr>
                          <w:noProof/>
                        </w:rPr>
                        <w:drawing>
                          <wp:inline distT="0" distB="0" distL="0" distR="0" wp14:anchorId="73BA8B0F" wp14:editId="6567AF70">
                            <wp:extent cx="2423160" cy="2423160"/>
                            <wp:effectExtent l="0" t="0" r="0" b="0"/>
                            <wp:docPr id="1334763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3160" cy="2423160"/>
                                    </a:xfrm>
                                    <a:prstGeom prst="rect">
                                      <a:avLst/>
                                    </a:prstGeom>
                                    <a:noFill/>
                                    <a:ln>
                                      <a:noFill/>
                                    </a:ln>
                                  </pic:spPr>
                                </pic:pic>
                              </a:graphicData>
                            </a:graphic>
                          </wp:inline>
                        </w:drawing>
                      </w:r>
                    </w:p>
                    <w:p w14:paraId="591D37B5" w14:textId="77777777" w:rsidR="00A45ECA" w:rsidRPr="006A2A77" w:rsidRDefault="00A45ECA" w:rsidP="00A4326F">
                      <w:pPr>
                        <w:textDirection w:val="btLr"/>
                      </w:pPr>
                    </w:p>
                    <w:p w14:paraId="50EF0DFE" w14:textId="7138E371" w:rsidR="00A45ECA" w:rsidRDefault="00AE2265" w:rsidP="00A4326F">
                      <w:pPr>
                        <w:ind w:left="709"/>
                        <w:textDirection w:val="btLr"/>
                        <w:rPr>
                          <w:b/>
                          <w:color w:val="000000"/>
                        </w:rPr>
                      </w:pPr>
                      <w:r w:rsidRPr="00A4326F">
                        <w:rPr>
                          <w:b/>
                          <w:color w:val="000000"/>
                        </w:rPr>
                        <w:t>ĐỀ TÀI</w:t>
                      </w:r>
                      <w:r w:rsidR="00A4326F">
                        <w:rPr>
                          <w:b/>
                          <w:color w:val="000000"/>
                        </w:rPr>
                        <w:t xml:space="preserve">: </w:t>
                      </w:r>
                    </w:p>
                    <w:p w14:paraId="7DF8B10C" w14:textId="2F9E30C2" w:rsidR="00A45ECA" w:rsidRPr="006A2A77" w:rsidRDefault="00D871B2" w:rsidP="00D871B2">
                      <w:pPr>
                        <w:ind w:left="1134" w:right="1182"/>
                        <w:jc w:val="center"/>
                        <w:textDirection w:val="btLr"/>
                      </w:pPr>
                      <w:r w:rsidRPr="00D871B2">
                        <w:rPr>
                          <w:b/>
                          <w:bCs/>
                          <w:sz w:val="36"/>
                          <w:szCs w:val="36"/>
                        </w:rPr>
                        <w:t>KHAI PHÁ DỮ LIỆU TRONG LĨNH VỰC SỨC KHỎE TÂM THẦN SINH VIÊN VÀ Y TẾ CỘNG ĐỒNG</w:t>
                      </w:r>
                    </w:p>
                    <w:p w14:paraId="3DD058E2" w14:textId="77777777" w:rsidR="00A45ECA" w:rsidRDefault="00A45ECA" w:rsidP="00D871B2">
                      <w:pPr>
                        <w:textDirection w:val="btLr"/>
                      </w:pPr>
                    </w:p>
                    <w:p w14:paraId="03E52E53" w14:textId="77777777" w:rsidR="00D871B2" w:rsidRPr="006A2A77" w:rsidRDefault="00D871B2" w:rsidP="00D871B2">
                      <w:pPr>
                        <w:textDirection w:val="btLr"/>
                      </w:pPr>
                    </w:p>
                    <w:p w14:paraId="6AE3B099" w14:textId="34BD2E23" w:rsidR="00D44657" w:rsidRPr="00D9574E" w:rsidRDefault="00D44657" w:rsidP="00D62230">
                      <w:pPr>
                        <w:jc w:val="center"/>
                        <w:textDirection w:val="btLr"/>
                        <w:rPr>
                          <w:b/>
                          <w:bCs/>
                        </w:rPr>
                      </w:pPr>
                    </w:p>
                    <w:tbl>
                      <w:tblPr>
                        <w:tblStyle w:val="TableGrid"/>
                        <w:tblW w:w="7067"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8"/>
                        <w:gridCol w:w="3549"/>
                      </w:tblGrid>
                      <w:tr w:rsidR="006D4418" w14:paraId="0388A004" w14:textId="77777777" w:rsidTr="006E5925">
                        <w:tc>
                          <w:tcPr>
                            <w:tcW w:w="3518" w:type="dxa"/>
                          </w:tcPr>
                          <w:p w14:paraId="13B20FB6" w14:textId="7EBCA457" w:rsidR="006D4418" w:rsidRPr="00914D95" w:rsidRDefault="006D4418" w:rsidP="006D4418">
                            <w:pPr>
                              <w:textDirection w:val="btLr"/>
                              <w:rPr>
                                <w:sz w:val="28"/>
                                <w:szCs w:val="28"/>
                              </w:rPr>
                            </w:pPr>
                            <w:r w:rsidRPr="00914D95">
                              <w:rPr>
                                <w:b/>
                                <w:bCs/>
                                <w:sz w:val="28"/>
                                <w:szCs w:val="28"/>
                              </w:rPr>
                              <w:t>Giảng viên hướng dẫn:</w:t>
                            </w:r>
                          </w:p>
                        </w:tc>
                        <w:tc>
                          <w:tcPr>
                            <w:tcW w:w="3549" w:type="dxa"/>
                          </w:tcPr>
                          <w:p w14:paraId="31116626" w14:textId="2370C719" w:rsidR="006D4418" w:rsidRPr="00914D95" w:rsidRDefault="006D4418" w:rsidP="006D4418">
                            <w:pPr>
                              <w:textDirection w:val="btLr"/>
                              <w:rPr>
                                <w:b/>
                                <w:bCs/>
                                <w:sz w:val="28"/>
                                <w:szCs w:val="28"/>
                              </w:rPr>
                            </w:pPr>
                            <w:r w:rsidRPr="00914D95">
                              <w:rPr>
                                <w:b/>
                                <w:bCs/>
                                <w:sz w:val="28"/>
                                <w:szCs w:val="28"/>
                              </w:rPr>
                              <w:t>ThS. Nguyễn Thanh Phước</w:t>
                            </w:r>
                          </w:p>
                        </w:tc>
                      </w:tr>
                      <w:tr w:rsidR="006D4418" w14:paraId="1736C510" w14:textId="77777777" w:rsidTr="006E5925">
                        <w:tc>
                          <w:tcPr>
                            <w:tcW w:w="3518" w:type="dxa"/>
                          </w:tcPr>
                          <w:p w14:paraId="2B6F759F" w14:textId="30BD7CB6" w:rsidR="006D4418" w:rsidRPr="00914D95" w:rsidRDefault="006D4418" w:rsidP="006D4418">
                            <w:pPr>
                              <w:textDirection w:val="btLr"/>
                              <w:rPr>
                                <w:sz w:val="28"/>
                                <w:szCs w:val="28"/>
                              </w:rPr>
                            </w:pPr>
                            <w:r w:rsidRPr="00914D95">
                              <w:rPr>
                                <w:b/>
                                <w:bCs/>
                                <w:sz w:val="28"/>
                                <w:szCs w:val="28"/>
                              </w:rPr>
                              <w:t>Nhóm thực hiện:</w:t>
                            </w:r>
                          </w:p>
                        </w:tc>
                        <w:tc>
                          <w:tcPr>
                            <w:tcW w:w="3549" w:type="dxa"/>
                          </w:tcPr>
                          <w:p w14:paraId="6E002921" w14:textId="4765F47A" w:rsidR="006D4418" w:rsidRPr="00914D95" w:rsidRDefault="006D4418" w:rsidP="006D4418">
                            <w:pPr>
                              <w:textDirection w:val="btLr"/>
                              <w:rPr>
                                <w:b/>
                                <w:bCs/>
                                <w:sz w:val="28"/>
                                <w:szCs w:val="28"/>
                              </w:rPr>
                            </w:pPr>
                            <w:r w:rsidRPr="00914D95">
                              <w:rPr>
                                <w:b/>
                                <w:bCs/>
                                <w:sz w:val="28"/>
                                <w:szCs w:val="28"/>
                              </w:rPr>
                              <w:t>0</w:t>
                            </w:r>
                            <w:r w:rsidR="007001FC">
                              <w:rPr>
                                <w:b/>
                                <w:bCs/>
                                <w:sz w:val="28"/>
                                <w:szCs w:val="28"/>
                              </w:rPr>
                              <w:t>3</w:t>
                            </w:r>
                          </w:p>
                        </w:tc>
                      </w:tr>
                      <w:tr w:rsidR="006D4418" w14:paraId="1BE35062" w14:textId="77777777" w:rsidTr="006E5925">
                        <w:tc>
                          <w:tcPr>
                            <w:tcW w:w="3518" w:type="dxa"/>
                          </w:tcPr>
                          <w:p w14:paraId="2B32A3D9" w14:textId="186608D9" w:rsidR="006D4418" w:rsidRPr="00914D95" w:rsidRDefault="006D4418" w:rsidP="006D4418">
                            <w:pPr>
                              <w:textDirection w:val="btLr"/>
                              <w:rPr>
                                <w:sz w:val="28"/>
                                <w:szCs w:val="28"/>
                              </w:rPr>
                            </w:pPr>
                            <w:r w:rsidRPr="00914D95">
                              <w:rPr>
                                <w:b/>
                                <w:bCs/>
                                <w:sz w:val="28"/>
                                <w:szCs w:val="28"/>
                              </w:rPr>
                              <w:t>LÂM TÚ NHI</w:t>
                            </w:r>
                          </w:p>
                        </w:tc>
                        <w:tc>
                          <w:tcPr>
                            <w:tcW w:w="3549" w:type="dxa"/>
                          </w:tcPr>
                          <w:p w14:paraId="50C475AD" w14:textId="0D96198F" w:rsidR="006D4418" w:rsidRPr="00914D95" w:rsidRDefault="006D4418" w:rsidP="006D4418">
                            <w:pPr>
                              <w:textDirection w:val="btLr"/>
                              <w:rPr>
                                <w:b/>
                                <w:bCs/>
                                <w:sz w:val="28"/>
                                <w:szCs w:val="28"/>
                              </w:rPr>
                            </w:pPr>
                            <w:r w:rsidRPr="00914D95">
                              <w:rPr>
                                <w:b/>
                                <w:bCs/>
                                <w:sz w:val="28"/>
                                <w:szCs w:val="28"/>
                              </w:rPr>
                              <w:t>3123410250</w:t>
                            </w:r>
                          </w:p>
                        </w:tc>
                      </w:tr>
                      <w:tr w:rsidR="006D4418" w14:paraId="464379A2" w14:textId="77777777" w:rsidTr="006E5925">
                        <w:trPr>
                          <w:trHeight w:val="68"/>
                        </w:trPr>
                        <w:tc>
                          <w:tcPr>
                            <w:tcW w:w="3518" w:type="dxa"/>
                          </w:tcPr>
                          <w:p w14:paraId="7A8F6D9B" w14:textId="1D6E1D03" w:rsidR="006D4418" w:rsidRPr="00914D95" w:rsidRDefault="006D4418" w:rsidP="006D4418">
                            <w:pPr>
                              <w:textDirection w:val="btLr"/>
                              <w:rPr>
                                <w:sz w:val="28"/>
                                <w:szCs w:val="28"/>
                              </w:rPr>
                            </w:pPr>
                            <w:r w:rsidRPr="00914D95">
                              <w:rPr>
                                <w:b/>
                                <w:bCs/>
                                <w:sz w:val="28"/>
                                <w:szCs w:val="28"/>
                              </w:rPr>
                              <w:t>LÊ ĐOÀN KIM NGÂN</w:t>
                            </w:r>
                          </w:p>
                        </w:tc>
                        <w:tc>
                          <w:tcPr>
                            <w:tcW w:w="3549" w:type="dxa"/>
                          </w:tcPr>
                          <w:p w14:paraId="6B6CC160" w14:textId="77ECED03" w:rsidR="006D4418" w:rsidRPr="00914D95" w:rsidRDefault="006D4418" w:rsidP="006D4418">
                            <w:pPr>
                              <w:textDirection w:val="btLr"/>
                              <w:rPr>
                                <w:sz w:val="28"/>
                                <w:szCs w:val="28"/>
                              </w:rPr>
                            </w:pPr>
                            <w:r w:rsidRPr="00914D95">
                              <w:rPr>
                                <w:b/>
                                <w:bCs/>
                                <w:sz w:val="28"/>
                                <w:szCs w:val="28"/>
                              </w:rPr>
                              <w:t>3123410231</w:t>
                            </w:r>
                          </w:p>
                        </w:tc>
                      </w:tr>
                    </w:tbl>
                    <w:p w14:paraId="5F8BAEF7" w14:textId="77777777" w:rsidR="00A45ECA" w:rsidRDefault="00A45ECA" w:rsidP="00D44657">
                      <w:pPr>
                        <w:textDirection w:val="btLr"/>
                      </w:pPr>
                    </w:p>
                    <w:p w14:paraId="2DCEB627" w14:textId="77777777" w:rsidR="00D44657" w:rsidRDefault="00D44657" w:rsidP="00D44657">
                      <w:pPr>
                        <w:textDirection w:val="btLr"/>
                      </w:pPr>
                    </w:p>
                    <w:p w14:paraId="0CC42E79" w14:textId="77777777" w:rsidR="00A45ECA" w:rsidRPr="006A2A77" w:rsidRDefault="00A45ECA">
                      <w:pPr>
                        <w:jc w:val="center"/>
                        <w:textDirection w:val="btLr"/>
                      </w:pPr>
                    </w:p>
                    <w:p w14:paraId="5D378B48" w14:textId="77777777" w:rsidR="00A45ECA" w:rsidRPr="006A2A77" w:rsidRDefault="00A45ECA">
                      <w:pPr>
                        <w:jc w:val="center"/>
                        <w:textDirection w:val="btLr"/>
                      </w:pPr>
                    </w:p>
                    <w:p w14:paraId="36E73341" w14:textId="77777777" w:rsidR="00A45ECA" w:rsidRPr="006A2A77" w:rsidRDefault="00A45ECA">
                      <w:pPr>
                        <w:jc w:val="center"/>
                        <w:textDirection w:val="btLr"/>
                      </w:pPr>
                    </w:p>
                    <w:p w14:paraId="5EA6263E" w14:textId="50EDAF25" w:rsidR="00A45ECA" w:rsidRPr="00F372ED" w:rsidRDefault="00AE2265">
                      <w:pPr>
                        <w:jc w:val="center"/>
                        <w:textDirection w:val="btLr"/>
                        <w:rPr>
                          <w:b/>
                          <w:bCs/>
                          <w:i/>
                          <w:iCs/>
                          <w:sz w:val="28"/>
                          <w:szCs w:val="28"/>
                        </w:rPr>
                      </w:pPr>
                      <w:r w:rsidRPr="00F372ED">
                        <w:rPr>
                          <w:b/>
                          <w:bCs/>
                          <w:i/>
                          <w:iCs/>
                          <w:color w:val="000000"/>
                          <w:sz w:val="28"/>
                          <w:szCs w:val="28"/>
                        </w:rPr>
                        <w:t>TP. HỒ CHÍ MINH, THÁNG 5 NĂM 202</w:t>
                      </w:r>
                      <w:r w:rsidR="00902C6B" w:rsidRPr="00F372ED">
                        <w:rPr>
                          <w:b/>
                          <w:bCs/>
                          <w:i/>
                          <w:iCs/>
                          <w:color w:val="000000"/>
                          <w:sz w:val="28"/>
                          <w:szCs w:val="28"/>
                        </w:rPr>
                        <w:t>6</w:t>
                      </w:r>
                    </w:p>
                  </w:txbxContent>
                </v:textbox>
                <w10:anchorlock/>
              </v:rect>
            </w:pict>
          </mc:Fallback>
        </mc:AlternateContent>
      </w:r>
    </w:p>
    <w:p w14:paraId="55B59F23" w14:textId="77777777" w:rsidR="00F221A1" w:rsidRDefault="00F221A1" w:rsidP="00C353FC">
      <w:pPr>
        <w:spacing w:line="276" w:lineRule="auto"/>
        <w:jc w:val="center"/>
        <w:rPr>
          <w:b/>
          <w:bCs/>
          <w:sz w:val="40"/>
          <w:szCs w:val="40"/>
        </w:rPr>
      </w:pPr>
    </w:p>
    <w:p w14:paraId="3699248F" w14:textId="77777777" w:rsidR="00A45ECA" w:rsidRDefault="00AE2265" w:rsidP="00C353FC">
      <w:pPr>
        <w:spacing w:line="276" w:lineRule="auto"/>
        <w:jc w:val="center"/>
        <w:rPr>
          <w:b/>
          <w:bCs/>
          <w:sz w:val="40"/>
          <w:szCs w:val="40"/>
        </w:rPr>
      </w:pPr>
      <w:r>
        <w:rPr>
          <w:b/>
          <w:bCs/>
          <w:sz w:val="40"/>
          <w:szCs w:val="40"/>
        </w:rPr>
        <w:lastRenderedPageBreak/>
        <w:t>LỜI CẢM ƠN</w:t>
      </w:r>
    </w:p>
    <w:p w14:paraId="2C1C6468" w14:textId="77777777" w:rsidR="00A45ECA" w:rsidRDefault="00AE2265" w:rsidP="00C353FC">
      <w:pPr>
        <w:spacing w:before="240" w:after="240" w:line="276" w:lineRule="auto"/>
        <w:jc w:val="both"/>
      </w:pPr>
      <w:r w:rsidRPr="3E2832E9">
        <w:rPr>
          <w:lang w:val="en-US"/>
        </w:rPr>
        <w:t>Nhóm chúng em xin gửi lời cảm ơn chân thành đến thầy Nguyễn Thanh Phước giảng viên bộ môn Khai thác dữ liệu và ứng dụng, người đã tận tình hướng dẫn và truyền đạt những kiến thức nền tảng lẫn chuyên sâu trong suốt học kỳ vừa qua. Từ những buổi học lý thuyết về quy trình khai phá dữ liệu, các thuật toán phân loại, phân cụm, cho đến các phương pháp đánh giá mô hình, tất cả đều được thầy trình bày có hệ thống và rõ ràng, giúp nhóm từng bước xây dựng được tư duy phân tích dữ liệu một cách bài bản.</w:t>
      </w:r>
    </w:p>
    <w:p w14:paraId="5844B72E" w14:textId="77777777" w:rsidR="00A45ECA" w:rsidRDefault="00AE2265" w:rsidP="00C353FC">
      <w:pPr>
        <w:spacing w:before="240" w:after="240" w:line="276" w:lineRule="auto"/>
        <w:jc w:val="both"/>
      </w:pPr>
      <w:r w:rsidRPr="3E2832E9">
        <w:rPr>
          <w:lang w:val="en-US"/>
        </w:rPr>
        <w:t>Điều nhóm thực sự trân trọng không chỉ là nội dung lý thuyết, mà còn là cách thầy khơi gợi để người học tự đặt vấn đề, tự tìm hướng tiếp cận thay vì chỉ làm theo khuôn mẫu. Chính tinh thần đó đã thúc đẩy nhóm chủ động lựa chọn bộ dữ liệu có ý nghĩa thực tiễn, đặt ra những câu hỏi có chiều sâu và lựa chọn thuật toán phù hợp để trả lời chúng.</w:t>
      </w:r>
    </w:p>
    <w:p w14:paraId="5F3451E6" w14:textId="77777777" w:rsidR="00A45ECA" w:rsidRDefault="00AE2265" w:rsidP="00C353FC">
      <w:pPr>
        <w:spacing w:before="240" w:after="240" w:line="276" w:lineRule="auto"/>
        <w:jc w:val="both"/>
      </w:pPr>
      <w:r w:rsidRPr="3E2832E9">
        <w:rPr>
          <w:lang w:val="en-US"/>
        </w:rPr>
        <w:t>Thông qua quá trình thực hiện dự án, từ khâu tiền xử lý dữ liệu, phân tích khám phá cho đến huấn luyện và so sánh nhiều mô hình máy học, nhóm chúng em hiểu được rằng dữ liệu thô không tự nói lên điều gì. Chính quá trình làm sạch, biến đổi và lựa chọn đặc trưng mới quyết định phần lớn chất lượng của kết quả cuối cùng. Những lần gặp phải mô hình hoạt động không như kỳ vọng, hay loay hoay lựa chọn tham số tối ưu, tất cả đều là những bài học thực chất mà không giáo trình nào thay thế được.</w:t>
      </w:r>
    </w:p>
    <w:p w14:paraId="7536DDDC" w14:textId="77777777" w:rsidR="00A45ECA" w:rsidRDefault="00AE2265" w:rsidP="00C353FC">
      <w:pPr>
        <w:spacing w:before="240" w:after="240" w:line="276" w:lineRule="auto"/>
        <w:jc w:val="both"/>
      </w:pPr>
      <w:r w:rsidRPr="3E2832E9">
        <w:rPr>
          <w:lang w:val="en-US"/>
        </w:rPr>
        <w:t>Dù đã cố gắng hoàn thiện báo cáo ở mức tốt nhất có thể, nhóm chúng em hiểu rằng vẫn còn nhiều khía cạnh có thể cải thiện, cả về chiều sâu phân tích lẫn cách lý giải kết quả mô hình. Nhóm rất mong nhận được những nhận xét và góp ý từ thầy để tiếp tục hoàn thiện bản thân trong những bước tiếp theo.</w:t>
      </w:r>
    </w:p>
    <w:p w14:paraId="303689FF" w14:textId="34807A24" w:rsidR="007354B8" w:rsidRDefault="00AE2265" w:rsidP="00C353FC">
      <w:pPr>
        <w:spacing w:before="240" w:after="240" w:line="276" w:lineRule="auto"/>
        <w:jc w:val="both"/>
        <w:rPr>
          <w:lang w:val="en-US"/>
        </w:rPr>
      </w:pPr>
      <w:r w:rsidRPr="2BE07939">
        <w:rPr>
          <w:lang w:val="en-US"/>
        </w:rPr>
        <w:t>Nhóm chúng em xin trân trọng cảm ơn!</w:t>
      </w:r>
    </w:p>
    <w:p w14:paraId="54EA440C" w14:textId="634C3289" w:rsidR="00A45ECA" w:rsidRDefault="00AE2265" w:rsidP="00C353FC">
      <w:pPr>
        <w:spacing w:before="240" w:after="240" w:line="276" w:lineRule="auto"/>
        <w:jc w:val="both"/>
        <w:rPr>
          <w:lang w:val="en-US"/>
        </w:rPr>
      </w:pPr>
      <w:r w:rsidRPr="2BE07939">
        <w:rPr>
          <w:lang w:val="en-US"/>
        </w:rPr>
        <w:br w:type="page"/>
      </w:r>
    </w:p>
    <w:p w14:paraId="21EF01BD" w14:textId="77777777" w:rsidR="00BE2B85" w:rsidRDefault="00AE2265" w:rsidP="00C353FC">
      <w:pPr>
        <w:spacing w:line="276" w:lineRule="auto"/>
        <w:jc w:val="center"/>
        <w:rPr>
          <w:b/>
          <w:bCs/>
          <w:sz w:val="40"/>
          <w:szCs w:val="40"/>
        </w:rPr>
      </w:pPr>
      <w:r>
        <w:rPr>
          <w:b/>
          <w:bCs/>
          <w:sz w:val="40"/>
          <w:szCs w:val="40"/>
        </w:rPr>
        <w:lastRenderedPageBreak/>
        <w:t>NHẬN XÉT CỦA GIẢNG VIÊN</w:t>
      </w:r>
    </w:p>
    <w:p w14:paraId="7D8A9B79" w14:textId="77777777" w:rsidR="00BE2B85" w:rsidRDefault="00BE2B85" w:rsidP="00C353FC">
      <w:pPr>
        <w:tabs>
          <w:tab w:val="right" w:leader="dot" w:pos="9639"/>
        </w:tabs>
        <w:spacing w:line="276" w:lineRule="auto"/>
        <w:rPr>
          <w:sz w:val="40"/>
          <w:szCs w:val="40"/>
        </w:rPr>
      </w:pPr>
      <w:r>
        <w:rPr>
          <w:sz w:val="40"/>
          <w:szCs w:val="40"/>
        </w:rPr>
        <w:tab/>
      </w:r>
    </w:p>
    <w:p w14:paraId="0C64B980" w14:textId="77777777" w:rsidR="00BE2B85" w:rsidRDefault="00BE2B85" w:rsidP="00C353FC">
      <w:pPr>
        <w:tabs>
          <w:tab w:val="right" w:leader="dot" w:pos="9639"/>
        </w:tabs>
        <w:spacing w:line="276" w:lineRule="auto"/>
        <w:rPr>
          <w:sz w:val="40"/>
          <w:szCs w:val="40"/>
        </w:rPr>
      </w:pPr>
      <w:r>
        <w:rPr>
          <w:sz w:val="40"/>
          <w:szCs w:val="40"/>
        </w:rPr>
        <w:tab/>
      </w:r>
    </w:p>
    <w:p w14:paraId="5D8964A4" w14:textId="77777777" w:rsidR="00BE2B85" w:rsidRDefault="00BE2B85" w:rsidP="00C353FC">
      <w:pPr>
        <w:tabs>
          <w:tab w:val="right" w:leader="dot" w:pos="9639"/>
        </w:tabs>
        <w:spacing w:line="276" w:lineRule="auto"/>
        <w:rPr>
          <w:sz w:val="40"/>
          <w:szCs w:val="40"/>
        </w:rPr>
      </w:pPr>
      <w:r>
        <w:rPr>
          <w:sz w:val="40"/>
          <w:szCs w:val="40"/>
        </w:rPr>
        <w:tab/>
      </w:r>
    </w:p>
    <w:p w14:paraId="73D2E56B" w14:textId="77777777" w:rsidR="00BE2B85" w:rsidRDefault="00BE2B85" w:rsidP="00C353FC">
      <w:pPr>
        <w:tabs>
          <w:tab w:val="right" w:leader="dot" w:pos="9639"/>
        </w:tabs>
        <w:spacing w:line="276" w:lineRule="auto"/>
        <w:rPr>
          <w:sz w:val="40"/>
          <w:szCs w:val="40"/>
        </w:rPr>
      </w:pPr>
      <w:r>
        <w:rPr>
          <w:sz w:val="40"/>
          <w:szCs w:val="40"/>
        </w:rPr>
        <w:tab/>
      </w:r>
    </w:p>
    <w:p w14:paraId="76C525A6" w14:textId="77777777" w:rsidR="00BE2B85" w:rsidRDefault="00BE2B85" w:rsidP="00C353FC">
      <w:pPr>
        <w:tabs>
          <w:tab w:val="right" w:leader="dot" w:pos="9639"/>
        </w:tabs>
        <w:spacing w:line="276" w:lineRule="auto"/>
        <w:rPr>
          <w:sz w:val="40"/>
          <w:szCs w:val="40"/>
        </w:rPr>
      </w:pPr>
      <w:r>
        <w:rPr>
          <w:sz w:val="40"/>
          <w:szCs w:val="40"/>
        </w:rPr>
        <w:tab/>
      </w:r>
    </w:p>
    <w:p w14:paraId="6AB505B9" w14:textId="77777777" w:rsidR="00BE2B85" w:rsidRDefault="00BE2B85" w:rsidP="00C353FC">
      <w:pPr>
        <w:tabs>
          <w:tab w:val="right" w:leader="dot" w:pos="9639"/>
        </w:tabs>
        <w:spacing w:line="276" w:lineRule="auto"/>
        <w:rPr>
          <w:sz w:val="40"/>
          <w:szCs w:val="40"/>
        </w:rPr>
      </w:pPr>
      <w:r>
        <w:rPr>
          <w:sz w:val="40"/>
          <w:szCs w:val="40"/>
        </w:rPr>
        <w:tab/>
      </w:r>
    </w:p>
    <w:p w14:paraId="2ADE4550" w14:textId="77777777" w:rsidR="00BE2B85" w:rsidRDefault="00BE2B85" w:rsidP="00C353FC">
      <w:pPr>
        <w:tabs>
          <w:tab w:val="right" w:leader="dot" w:pos="9639"/>
        </w:tabs>
        <w:spacing w:line="276" w:lineRule="auto"/>
        <w:rPr>
          <w:sz w:val="40"/>
          <w:szCs w:val="40"/>
        </w:rPr>
      </w:pPr>
      <w:r>
        <w:rPr>
          <w:sz w:val="40"/>
          <w:szCs w:val="40"/>
        </w:rPr>
        <w:tab/>
      </w:r>
    </w:p>
    <w:p w14:paraId="17C37A34" w14:textId="77777777" w:rsidR="00BE2B85" w:rsidRDefault="00BE2B85" w:rsidP="00C353FC">
      <w:pPr>
        <w:tabs>
          <w:tab w:val="right" w:leader="dot" w:pos="9639"/>
        </w:tabs>
        <w:spacing w:line="276" w:lineRule="auto"/>
        <w:rPr>
          <w:sz w:val="40"/>
          <w:szCs w:val="40"/>
        </w:rPr>
      </w:pPr>
      <w:r>
        <w:rPr>
          <w:sz w:val="40"/>
          <w:szCs w:val="40"/>
        </w:rPr>
        <w:tab/>
      </w:r>
    </w:p>
    <w:p w14:paraId="00BAF567" w14:textId="77777777" w:rsidR="00BE2B85" w:rsidRDefault="00BE2B85" w:rsidP="00C353FC">
      <w:pPr>
        <w:tabs>
          <w:tab w:val="right" w:leader="dot" w:pos="9639"/>
        </w:tabs>
        <w:spacing w:line="276" w:lineRule="auto"/>
        <w:rPr>
          <w:sz w:val="40"/>
          <w:szCs w:val="40"/>
        </w:rPr>
      </w:pPr>
      <w:r>
        <w:rPr>
          <w:sz w:val="40"/>
          <w:szCs w:val="40"/>
        </w:rPr>
        <w:tab/>
      </w:r>
    </w:p>
    <w:p w14:paraId="2F7F309D" w14:textId="77777777" w:rsidR="00BE2B85" w:rsidRDefault="00BE2B85" w:rsidP="00C353FC">
      <w:pPr>
        <w:tabs>
          <w:tab w:val="right" w:leader="dot" w:pos="9639"/>
        </w:tabs>
        <w:spacing w:line="276" w:lineRule="auto"/>
        <w:rPr>
          <w:sz w:val="40"/>
          <w:szCs w:val="40"/>
        </w:rPr>
      </w:pPr>
      <w:r>
        <w:rPr>
          <w:sz w:val="40"/>
          <w:szCs w:val="40"/>
        </w:rPr>
        <w:tab/>
      </w:r>
    </w:p>
    <w:p w14:paraId="57A9678B" w14:textId="77777777" w:rsidR="00BE2B85" w:rsidRDefault="00BE2B85" w:rsidP="00C353FC">
      <w:pPr>
        <w:tabs>
          <w:tab w:val="right" w:leader="dot" w:pos="9639"/>
        </w:tabs>
        <w:spacing w:line="276" w:lineRule="auto"/>
        <w:rPr>
          <w:sz w:val="40"/>
          <w:szCs w:val="40"/>
        </w:rPr>
      </w:pPr>
      <w:r>
        <w:rPr>
          <w:sz w:val="40"/>
          <w:szCs w:val="40"/>
        </w:rPr>
        <w:tab/>
      </w:r>
    </w:p>
    <w:p w14:paraId="65B05810" w14:textId="77777777" w:rsidR="00BE2B85" w:rsidRDefault="00BE2B85" w:rsidP="00C353FC">
      <w:pPr>
        <w:tabs>
          <w:tab w:val="right" w:leader="dot" w:pos="9639"/>
        </w:tabs>
        <w:spacing w:line="276" w:lineRule="auto"/>
        <w:rPr>
          <w:sz w:val="40"/>
          <w:szCs w:val="40"/>
        </w:rPr>
      </w:pPr>
      <w:r>
        <w:rPr>
          <w:sz w:val="40"/>
          <w:szCs w:val="40"/>
        </w:rPr>
        <w:tab/>
      </w:r>
    </w:p>
    <w:p w14:paraId="761DE83B" w14:textId="77777777" w:rsidR="00BE2B85" w:rsidRDefault="00BE2B85" w:rsidP="00C353FC">
      <w:pPr>
        <w:tabs>
          <w:tab w:val="right" w:leader="dot" w:pos="9639"/>
        </w:tabs>
        <w:spacing w:line="276" w:lineRule="auto"/>
        <w:rPr>
          <w:sz w:val="40"/>
          <w:szCs w:val="40"/>
        </w:rPr>
      </w:pPr>
      <w:r>
        <w:rPr>
          <w:sz w:val="40"/>
          <w:szCs w:val="40"/>
        </w:rPr>
        <w:tab/>
      </w:r>
    </w:p>
    <w:p w14:paraId="49D28CEA" w14:textId="77777777" w:rsidR="00BE2B85" w:rsidRDefault="00BE2B85" w:rsidP="00C353FC">
      <w:pPr>
        <w:tabs>
          <w:tab w:val="right" w:leader="dot" w:pos="9639"/>
        </w:tabs>
        <w:spacing w:line="276" w:lineRule="auto"/>
        <w:rPr>
          <w:sz w:val="40"/>
          <w:szCs w:val="40"/>
        </w:rPr>
      </w:pPr>
      <w:r>
        <w:rPr>
          <w:sz w:val="40"/>
          <w:szCs w:val="40"/>
        </w:rPr>
        <w:tab/>
      </w:r>
    </w:p>
    <w:p w14:paraId="19718FAC" w14:textId="77777777" w:rsidR="00BE2B85" w:rsidRDefault="00BE2B85" w:rsidP="00C353FC">
      <w:pPr>
        <w:tabs>
          <w:tab w:val="right" w:leader="dot" w:pos="9639"/>
        </w:tabs>
        <w:spacing w:line="276" w:lineRule="auto"/>
        <w:rPr>
          <w:sz w:val="40"/>
          <w:szCs w:val="40"/>
        </w:rPr>
      </w:pPr>
      <w:r>
        <w:rPr>
          <w:sz w:val="40"/>
          <w:szCs w:val="40"/>
        </w:rPr>
        <w:tab/>
      </w:r>
    </w:p>
    <w:p w14:paraId="14AA8E18" w14:textId="77777777" w:rsidR="00BE2B85" w:rsidRDefault="00BE2B85" w:rsidP="00C353FC">
      <w:pPr>
        <w:tabs>
          <w:tab w:val="right" w:leader="dot" w:pos="9639"/>
        </w:tabs>
        <w:spacing w:line="276" w:lineRule="auto"/>
        <w:rPr>
          <w:sz w:val="40"/>
          <w:szCs w:val="40"/>
        </w:rPr>
      </w:pPr>
      <w:r>
        <w:rPr>
          <w:sz w:val="40"/>
          <w:szCs w:val="40"/>
        </w:rPr>
        <w:tab/>
      </w:r>
    </w:p>
    <w:p w14:paraId="0989597B" w14:textId="77777777" w:rsidR="00BE2B85" w:rsidRDefault="00BE2B85" w:rsidP="00C353FC">
      <w:pPr>
        <w:tabs>
          <w:tab w:val="right" w:leader="dot" w:pos="9639"/>
        </w:tabs>
        <w:spacing w:line="276" w:lineRule="auto"/>
        <w:rPr>
          <w:sz w:val="40"/>
          <w:szCs w:val="40"/>
        </w:rPr>
      </w:pPr>
      <w:r>
        <w:rPr>
          <w:sz w:val="40"/>
          <w:szCs w:val="40"/>
        </w:rPr>
        <w:tab/>
      </w:r>
    </w:p>
    <w:p w14:paraId="741BCC38" w14:textId="77777777" w:rsidR="00BE2B85" w:rsidRDefault="00BE2B85" w:rsidP="00C353FC">
      <w:pPr>
        <w:tabs>
          <w:tab w:val="right" w:leader="dot" w:pos="9639"/>
        </w:tabs>
        <w:spacing w:line="276" w:lineRule="auto"/>
        <w:rPr>
          <w:sz w:val="40"/>
          <w:szCs w:val="40"/>
        </w:rPr>
      </w:pPr>
      <w:r>
        <w:rPr>
          <w:sz w:val="40"/>
          <w:szCs w:val="40"/>
        </w:rPr>
        <w:tab/>
      </w:r>
    </w:p>
    <w:p w14:paraId="0E2CF026" w14:textId="77777777" w:rsidR="00BE2B85" w:rsidRDefault="00BE2B85" w:rsidP="00C353FC">
      <w:pPr>
        <w:tabs>
          <w:tab w:val="right" w:leader="dot" w:pos="9639"/>
        </w:tabs>
        <w:spacing w:line="276" w:lineRule="auto"/>
        <w:rPr>
          <w:sz w:val="40"/>
          <w:szCs w:val="40"/>
        </w:rPr>
      </w:pPr>
      <w:r>
        <w:rPr>
          <w:sz w:val="40"/>
          <w:szCs w:val="40"/>
        </w:rPr>
        <w:tab/>
      </w:r>
    </w:p>
    <w:p w14:paraId="2D254DD0" w14:textId="77777777" w:rsidR="00BE2B85" w:rsidRDefault="00BE2B85" w:rsidP="00C353FC">
      <w:pPr>
        <w:tabs>
          <w:tab w:val="right" w:leader="dot" w:pos="9639"/>
        </w:tabs>
        <w:spacing w:line="276" w:lineRule="auto"/>
        <w:rPr>
          <w:sz w:val="40"/>
          <w:szCs w:val="40"/>
        </w:rPr>
      </w:pPr>
      <w:r>
        <w:rPr>
          <w:sz w:val="40"/>
          <w:szCs w:val="40"/>
        </w:rPr>
        <w:tab/>
      </w:r>
    </w:p>
    <w:p w14:paraId="4B080D79" w14:textId="77777777" w:rsidR="00BE2B85" w:rsidRDefault="00BE2B85" w:rsidP="00C353FC">
      <w:pPr>
        <w:tabs>
          <w:tab w:val="right" w:leader="dot" w:pos="9639"/>
        </w:tabs>
        <w:spacing w:line="276" w:lineRule="auto"/>
        <w:rPr>
          <w:sz w:val="40"/>
          <w:szCs w:val="40"/>
        </w:rPr>
      </w:pPr>
      <w:r>
        <w:rPr>
          <w:sz w:val="40"/>
          <w:szCs w:val="40"/>
        </w:rPr>
        <w:tab/>
      </w:r>
    </w:p>
    <w:p w14:paraId="1F2D21AD" w14:textId="77777777" w:rsidR="00BE2B85" w:rsidRDefault="00BE2B85" w:rsidP="00C353FC">
      <w:pPr>
        <w:tabs>
          <w:tab w:val="right" w:leader="dot" w:pos="9639"/>
        </w:tabs>
        <w:spacing w:line="276" w:lineRule="auto"/>
        <w:rPr>
          <w:sz w:val="40"/>
          <w:szCs w:val="40"/>
        </w:rPr>
      </w:pPr>
      <w:r>
        <w:rPr>
          <w:sz w:val="40"/>
          <w:szCs w:val="40"/>
        </w:rPr>
        <w:tab/>
      </w:r>
    </w:p>
    <w:p w14:paraId="3A415567" w14:textId="7CF24A93" w:rsidR="00A45ECA" w:rsidRPr="00DA467F" w:rsidRDefault="00BE2B85" w:rsidP="00C353FC">
      <w:pPr>
        <w:tabs>
          <w:tab w:val="right" w:leader="dot" w:pos="9639"/>
        </w:tabs>
        <w:spacing w:line="276" w:lineRule="auto"/>
        <w:rPr>
          <w:sz w:val="40"/>
          <w:szCs w:val="40"/>
        </w:rPr>
      </w:pPr>
      <w:r>
        <w:rPr>
          <w:sz w:val="40"/>
          <w:szCs w:val="40"/>
        </w:rPr>
        <w:tab/>
      </w:r>
      <w:r w:rsidR="00AE2265">
        <w:br w:type="page"/>
      </w:r>
    </w:p>
    <w:sdt>
      <w:sdtPr>
        <w:id w:val="1525135143"/>
        <w:docPartObj>
          <w:docPartGallery w:val="Table of Contents"/>
          <w:docPartUnique/>
        </w:docPartObj>
      </w:sdtPr>
      <w:sdtEndPr>
        <w:rPr>
          <w:b/>
          <w:bCs/>
          <w:noProof/>
        </w:rPr>
      </w:sdtEndPr>
      <w:sdtContent>
        <w:p w14:paraId="66DDBDF7" w14:textId="64342DBE" w:rsidR="000A2837" w:rsidRPr="00DD5D49" w:rsidRDefault="00DD5D49" w:rsidP="00C353FC">
          <w:pPr>
            <w:spacing w:line="276" w:lineRule="auto"/>
            <w:jc w:val="center"/>
            <w:rPr>
              <w:b/>
              <w:bCs/>
              <w:sz w:val="40"/>
              <w:szCs w:val="40"/>
            </w:rPr>
          </w:pPr>
          <w:r>
            <w:rPr>
              <w:b/>
              <w:bCs/>
              <w:sz w:val="40"/>
              <w:szCs w:val="40"/>
            </w:rPr>
            <w:t>MỤC LỤC</w:t>
          </w:r>
        </w:p>
        <w:p w14:paraId="243E878A" w14:textId="19F9F49B" w:rsidR="00E909D5" w:rsidRDefault="000A2837">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0601850" w:history="1">
            <w:r w:rsidR="00E909D5" w:rsidRPr="0024635B">
              <w:rPr>
                <w:rStyle w:val="Hyperlink"/>
                <w:noProof/>
              </w:rPr>
              <w:t>CHƯƠNG 1: GIỚI THIỆU</w:t>
            </w:r>
            <w:r w:rsidR="00E909D5">
              <w:rPr>
                <w:noProof/>
                <w:webHidden/>
              </w:rPr>
              <w:tab/>
            </w:r>
            <w:r w:rsidR="00E909D5">
              <w:rPr>
                <w:noProof/>
                <w:webHidden/>
              </w:rPr>
              <w:fldChar w:fldCharType="begin"/>
            </w:r>
            <w:r w:rsidR="00E909D5">
              <w:rPr>
                <w:noProof/>
                <w:webHidden/>
              </w:rPr>
              <w:instrText xml:space="preserve"> PAGEREF _Toc230601850 \h </w:instrText>
            </w:r>
            <w:r w:rsidR="00E909D5">
              <w:rPr>
                <w:noProof/>
                <w:webHidden/>
              </w:rPr>
            </w:r>
            <w:r w:rsidR="00E909D5">
              <w:rPr>
                <w:noProof/>
                <w:webHidden/>
              </w:rPr>
              <w:fldChar w:fldCharType="separate"/>
            </w:r>
            <w:r w:rsidR="00E909D5">
              <w:rPr>
                <w:noProof/>
                <w:webHidden/>
              </w:rPr>
              <w:t>8</w:t>
            </w:r>
            <w:r w:rsidR="00E909D5">
              <w:rPr>
                <w:noProof/>
                <w:webHidden/>
              </w:rPr>
              <w:fldChar w:fldCharType="end"/>
            </w:r>
          </w:hyperlink>
        </w:p>
        <w:p w14:paraId="0DE285B7" w14:textId="4668E217"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51" w:history="1">
            <w:r w:rsidRPr="0024635B">
              <w:rPr>
                <w:rStyle w:val="Hyperlink"/>
                <w:noProof/>
                <w:lang w:val="en-US"/>
              </w:rPr>
              <w:t>1.1 Bối cảnh và lý do chọn đề tài</w:t>
            </w:r>
            <w:r>
              <w:rPr>
                <w:noProof/>
                <w:webHidden/>
              </w:rPr>
              <w:tab/>
            </w:r>
            <w:r>
              <w:rPr>
                <w:noProof/>
                <w:webHidden/>
              </w:rPr>
              <w:fldChar w:fldCharType="begin"/>
            </w:r>
            <w:r>
              <w:rPr>
                <w:noProof/>
                <w:webHidden/>
              </w:rPr>
              <w:instrText xml:space="preserve"> PAGEREF _Toc230601851 \h </w:instrText>
            </w:r>
            <w:r>
              <w:rPr>
                <w:noProof/>
                <w:webHidden/>
              </w:rPr>
            </w:r>
            <w:r>
              <w:rPr>
                <w:noProof/>
                <w:webHidden/>
              </w:rPr>
              <w:fldChar w:fldCharType="separate"/>
            </w:r>
            <w:r>
              <w:rPr>
                <w:noProof/>
                <w:webHidden/>
              </w:rPr>
              <w:t>8</w:t>
            </w:r>
            <w:r>
              <w:rPr>
                <w:noProof/>
                <w:webHidden/>
              </w:rPr>
              <w:fldChar w:fldCharType="end"/>
            </w:r>
          </w:hyperlink>
        </w:p>
        <w:p w14:paraId="46306305" w14:textId="2E6A75A2"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52" w:history="1">
            <w:r w:rsidRPr="0024635B">
              <w:rPr>
                <w:rStyle w:val="Hyperlink"/>
                <w:noProof/>
                <w:lang w:val="en-US"/>
              </w:rPr>
              <w:t>1.2 Mục tiêu đề tài</w:t>
            </w:r>
            <w:r>
              <w:rPr>
                <w:noProof/>
                <w:webHidden/>
              </w:rPr>
              <w:tab/>
            </w:r>
            <w:r>
              <w:rPr>
                <w:noProof/>
                <w:webHidden/>
              </w:rPr>
              <w:fldChar w:fldCharType="begin"/>
            </w:r>
            <w:r>
              <w:rPr>
                <w:noProof/>
                <w:webHidden/>
              </w:rPr>
              <w:instrText xml:space="preserve"> PAGEREF _Toc230601852 \h </w:instrText>
            </w:r>
            <w:r>
              <w:rPr>
                <w:noProof/>
                <w:webHidden/>
              </w:rPr>
            </w:r>
            <w:r>
              <w:rPr>
                <w:noProof/>
                <w:webHidden/>
              </w:rPr>
              <w:fldChar w:fldCharType="separate"/>
            </w:r>
            <w:r>
              <w:rPr>
                <w:noProof/>
                <w:webHidden/>
              </w:rPr>
              <w:t>8</w:t>
            </w:r>
            <w:r>
              <w:rPr>
                <w:noProof/>
                <w:webHidden/>
              </w:rPr>
              <w:fldChar w:fldCharType="end"/>
            </w:r>
          </w:hyperlink>
        </w:p>
        <w:p w14:paraId="495390BB" w14:textId="4DF0A544"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53" w:history="1">
            <w:r w:rsidRPr="0024635B">
              <w:rPr>
                <w:rStyle w:val="Hyperlink"/>
                <w:noProof/>
                <w:lang w:val="en-US"/>
              </w:rPr>
              <w:t>1.3 Tổng quan bài toán</w:t>
            </w:r>
            <w:r>
              <w:rPr>
                <w:noProof/>
                <w:webHidden/>
              </w:rPr>
              <w:tab/>
            </w:r>
            <w:r>
              <w:rPr>
                <w:noProof/>
                <w:webHidden/>
              </w:rPr>
              <w:fldChar w:fldCharType="begin"/>
            </w:r>
            <w:r>
              <w:rPr>
                <w:noProof/>
                <w:webHidden/>
              </w:rPr>
              <w:instrText xml:space="preserve"> PAGEREF _Toc230601853 \h </w:instrText>
            </w:r>
            <w:r>
              <w:rPr>
                <w:noProof/>
                <w:webHidden/>
              </w:rPr>
            </w:r>
            <w:r>
              <w:rPr>
                <w:noProof/>
                <w:webHidden/>
              </w:rPr>
              <w:fldChar w:fldCharType="separate"/>
            </w:r>
            <w:r>
              <w:rPr>
                <w:noProof/>
                <w:webHidden/>
              </w:rPr>
              <w:t>9</w:t>
            </w:r>
            <w:r>
              <w:rPr>
                <w:noProof/>
                <w:webHidden/>
              </w:rPr>
              <w:fldChar w:fldCharType="end"/>
            </w:r>
          </w:hyperlink>
        </w:p>
        <w:p w14:paraId="25E42E93" w14:textId="57C13282" w:rsidR="00E909D5" w:rsidRDefault="00E909D5">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54" w:history="1">
            <w:r w:rsidRPr="0024635B">
              <w:rPr>
                <w:rStyle w:val="Hyperlink"/>
                <w:noProof/>
              </w:rPr>
              <w:t>CHƯƠNG 2: STUDENT DEPRESSION DATASET</w:t>
            </w:r>
            <w:r>
              <w:rPr>
                <w:noProof/>
                <w:webHidden/>
              </w:rPr>
              <w:tab/>
            </w:r>
            <w:r>
              <w:rPr>
                <w:noProof/>
                <w:webHidden/>
              </w:rPr>
              <w:fldChar w:fldCharType="begin"/>
            </w:r>
            <w:r>
              <w:rPr>
                <w:noProof/>
                <w:webHidden/>
              </w:rPr>
              <w:instrText xml:space="preserve"> PAGEREF _Toc230601854 \h </w:instrText>
            </w:r>
            <w:r>
              <w:rPr>
                <w:noProof/>
                <w:webHidden/>
              </w:rPr>
            </w:r>
            <w:r>
              <w:rPr>
                <w:noProof/>
                <w:webHidden/>
              </w:rPr>
              <w:fldChar w:fldCharType="separate"/>
            </w:r>
            <w:r>
              <w:rPr>
                <w:noProof/>
                <w:webHidden/>
              </w:rPr>
              <w:t>10</w:t>
            </w:r>
            <w:r>
              <w:rPr>
                <w:noProof/>
                <w:webHidden/>
              </w:rPr>
              <w:fldChar w:fldCharType="end"/>
            </w:r>
          </w:hyperlink>
        </w:p>
        <w:p w14:paraId="3DDB92AC" w14:textId="1A2BB3A9"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55" w:history="1">
            <w:r w:rsidRPr="0024635B">
              <w:rPr>
                <w:rStyle w:val="Hyperlink"/>
                <w:noProof/>
                <w:lang w:val="en-US"/>
              </w:rPr>
              <w:t>2.1 Mô tả tập dữ liệu</w:t>
            </w:r>
            <w:r>
              <w:rPr>
                <w:noProof/>
                <w:webHidden/>
              </w:rPr>
              <w:tab/>
            </w:r>
            <w:r>
              <w:rPr>
                <w:noProof/>
                <w:webHidden/>
              </w:rPr>
              <w:fldChar w:fldCharType="begin"/>
            </w:r>
            <w:r>
              <w:rPr>
                <w:noProof/>
                <w:webHidden/>
              </w:rPr>
              <w:instrText xml:space="preserve"> PAGEREF _Toc230601855 \h </w:instrText>
            </w:r>
            <w:r>
              <w:rPr>
                <w:noProof/>
                <w:webHidden/>
              </w:rPr>
            </w:r>
            <w:r>
              <w:rPr>
                <w:noProof/>
                <w:webHidden/>
              </w:rPr>
              <w:fldChar w:fldCharType="separate"/>
            </w:r>
            <w:r>
              <w:rPr>
                <w:noProof/>
                <w:webHidden/>
              </w:rPr>
              <w:t>10</w:t>
            </w:r>
            <w:r>
              <w:rPr>
                <w:noProof/>
                <w:webHidden/>
              </w:rPr>
              <w:fldChar w:fldCharType="end"/>
            </w:r>
          </w:hyperlink>
        </w:p>
        <w:p w14:paraId="2B969F16" w14:textId="7986F39C"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56" w:history="1">
            <w:r w:rsidRPr="0024635B">
              <w:rPr>
                <w:rStyle w:val="Hyperlink"/>
                <w:noProof/>
                <w:lang w:val="en-US"/>
              </w:rPr>
              <w:t>2.2 Công cụ khai thác dữ liệu</w:t>
            </w:r>
            <w:r>
              <w:rPr>
                <w:noProof/>
                <w:webHidden/>
              </w:rPr>
              <w:tab/>
            </w:r>
            <w:r>
              <w:rPr>
                <w:noProof/>
                <w:webHidden/>
              </w:rPr>
              <w:fldChar w:fldCharType="begin"/>
            </w:r>
            <w:r>
              <w:rPr>
                <w:noProof/>
                <w:webHidden/>
              </w:rPr>
              <w:instrText xml:space="preserve"> PAGEREF _Toc230601856 \h </w:instrText>
            </w:r>
            <w:r>
              <w:rPr>
                <w:noProof/>
                <w:webHidden/>
              </w:rPr>
            </w:r>
            <w:r>
              <w:rPr>
                <w:noProof/>
                <w:webHidden/>
              </w:rPr>
              <w:fldChar w:fldCharType="separate"/>
            </w:r>
            <w:r>
              <w:rPr>
                <w:noProof/>
                <w:webHidden/>
              </w:rPr>
              <w:t>11</w:t>
            </w:r>
            <w:r>
              <w:rPr>
                <w:noProof/>
                <w:webHidden/>
              </w:rPr>
              <w:fldChar w:fldCharType="end"/>
            </w:r>
          </w:hyperlink>
        </w:p>
        <w:p w14:paraId="4C61D739" w14:textId="388DBC47"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57" w:history="1">
            <w:r w:rsidRPr="0024635B">
              <w:rPr>
                <w:rStyle w:val="Hyperlink"/>
                <w:noProof/>
                <w:lang w:val="en-US"/>
              </w:rPr>
              <w:t>2.3 Tiền xử lý dữ liệu</w:t>
            </w:r>
            <w:r>
              <w:rPr>
                <w:noProof/>
                <w:webHidden/>
              </w:rPr>
              <w:tab/>
            </w:r>
            <w:r>
              <w:rPr>
                <w:noProof/>
                <w:webHidden/>
              </w:rPr>
              <w:fldChar w:fldCharType="begin"/>
            </w:r>
            <w:r>
              <w:rPr>
                <w:noProof/>
                <w:webHidden/>
              </w:rPr>
              <w:instrText xml:space="preserve"> PAGEREF _Toc230601857 \h </w:instrText>
            </w:r>
            <w:r>
              <w:rPr>
                <w:noProof/>
                <w:webHidden/>
              </w:rPr>
            </w:r>
            <w:r>
              <w:rPr>
                <w:noProof/>
                <w:webHidden/>
              </w:rPr>
              <w:fldChar w:fldCharType="separate"/>
            </w:r>
            <w:r>
              <w:rPr>
                <w:noProof/>
                <w:webHidden/>
              </w:rPr>
              <w:t>11</w:t>
            </w:r>
            <w:r>
              <w:rPr>
                <w:noProof/>
                <w:webHidden/>
              </w:rPr>
              <w:fldChar w:fldCharType="end"/>
            </w:r>
          </w:hyperlink>
        </w:p>
        <w:p w14:paraId="608A8371" w14:textId="3A8D28D9"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58" w:history="1">
            <w:r w:rsidRPr="0024635B">
              <w:rPr>
                <w:rStyle w:val="Hyperlink"/>
                <w:noProof/>
                <w:lang w:val="en-US"/>
              </w:rPr>
              <w:t>2.3.1 Xử lý missing values</w:t>
            </w:r>
            <w:r>
              <w:rPr>
                <w:noProof/>
                <w:webHidden/>
              </w:rPr>
              <w:tab/>
            </w:r>
            <w:r>
              <w:rPr>
                <w:noProof/>
                <w:webHidden/>
              </w:rPr>
              <w:fldChar w:fldCharType="begin"/>
            </w:r>
            <w:r>
              <w:rPr>
                <w:noProof/>
                <w:webHidden/>
              </w:rPr>
              <w:instrText xml:space="preserve"> PAGEREF _Toc230601858 \h </w:instrText>
            </w:r>
            <w:r>
              <w:rPr>
                <w:noProof/>
                <w:webHidden/>
              </w:rPr>
            </w:r>
            <w:r>
              <w:rPr>
                <w:noProof/>
                <w:webHidden/>
              </w:rPr>
              <w:fldChar w:fldCharType="separate"/>
            </w:r>
            <w:r>
              <w:rPr>
                <w:noProof/>
                <w:webHidden/>
              </w:rPr>
              <w:t>12</w:t>
            </w:r>
            <w:r>
              <w:rPr>
                <w:noProof/>
                <w:webHidden/>
              </w:rPr>
              <w:fldChar w:fldCharType="end"/>
            </w:r>
          </w:hyperlink>
        </w:p>
        <w:p w14:paraId="3CE168CF" w14:textId="3DCCC7D7"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59" w:history="1">
            <w:r w:rsidRPr="0024635B">
              <w:rPr>
                <w:rStyle w:val="Hyperlink"/>
                <w:noProof/>
                <w:lang w:val="en-US"/>
              </w:rPr>
              <w:t>2.3.2 Mã hóa dữ liệu</w:t>
            </w:r>
            <w:r>
              <w:rPr>
                <w:noProof/>
                <w:webHidden/>
              </w:rPr>
              <w:tab/>
            </w:r>
            <w:r>
              <w:rPr>
                <w:noProof/>
                <w:webHidden/>
              </w:rPr>
              <w:fldChar w:fldCharType="begin"/>
            </w:r>
            <w:r>
              <w:rPr>
                <w:noProof/>
                <w:webHidden/>
              </w:rPr>
              <w:instrText xml:space="preserve"> PAGEREF _Toc230601859 \h </w:instrText>
            </w:r>
            <w:r>
              <w:rPr>
                <w:noProof/>
                <w:webHidden/>
              </w:rPr>
            </w:r>
            <w:r>
              <w:rPr>
                <w:noProof/>
                <w:webHidden/>
              </w:rPr>
              <w:fldChar w:fldCharType="separate"/>
            </w:r>
            <w:r>
              <w:rPr>
                <w:noProof/>
                <w:webHidden/>
              </w:rPr>
              <w:t>12</w:t>
            </w:r>
            <w:r>
              <w:rPr>
                <w:noProof/>
                <w:webHidden/>
              </w:rPr>
              <w:fldChar w:fldCharType="end"/>
            </w:r>
          </w:hyperlink>
        </w:p>
        <w:p w14:paraId="2E7E901D" w14:textId="55400A53"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0" w:history="1">
            <w:r w:rsidRPr="0024635B">
              <w:rPr>
                <w:rStyle w:val="Hyperlink"/>
                <w:noProof/>
                <w:lang w:val="en-US"/>
              </w:rPr>
              <w:t>2.4 Phân tích khám phá dữ liệu</w:t>
            </w:r>
            <w:r>
              <w:rPr>
                <w:noProof/>
                <w:webHidden/>
              </w:rPr>
              <w:tab/>
            </w:r>
            <w:r>
              <w:rPr>
                <w:noProof/>
                <w:webHidden/>
              </w:rPr>
              <w:fldChar w:fldCharType="begin"/>
            </w:r>
            <w:r>
              <w:rPr>
                <w:noProof/>
                <w:webHidden/>
              </w:rPr>
              <w:instrText xml:space="preserve"> PAGEREF _Toc230601860 \h </w:instrText>
            </w:r>
            <w:r>
              <w:rPr>
                <w:noProof/>
                <w:webHidden/>
              </w:rPr>
            </w:r>
            <w:r>
              <w:rPr>
                <w:noProof/>
                <w:webHidden/>
              </w:rPr>
              <w:fldChar w:fldCharType="separate"/>
            </w:r>
            <w:r>
              <w:rPr>
                <w:noProof/>
                <w:webHidden/>
              </w:rPr>
              <w:t>13</w:t>
            </w:r>
            <w:r>
              <w:rPr>
                <w:noProof/>
                <w:webHidden/>
              </w:rPr>
              <w:fldChar w:fldCharType="end"/>
            </w:r>
          </w:hyperlink>
        </w:p>
        <w:p w14:paraId="486B63E1" w14:textId="5FE54C53"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1" w:history="1">
            <w:r w:rsidRPr="0024635B">
              <w:rPr>
                <w:rStyle w:val="Hyperlink"/>
                <w:noProof/>
                <w:lang w:val="en-US"/>
              </w:rPr>
              <w:t>2.4.1 Phân tích đơn biến</w:t>
            </w:r>
            <w:r>
              <w:rPr>
                <w:noProof/>
                <w:webHidden/>
              </w:rPr>
              <w:tab/>
            </w:r>
            <w:r>
              <w:rPr>
                <w:noProof/>
                <w:webHidden/>
              </w:rPr>
              <w:fldChar w:fldCharType="begin"/>
            </w:r>
            <w:r>
              <w:rPr>
                <w:noProof/>
                <w:webHidden/>
              </w:rPr>
              <w:instrText xml:space="preserve"> PAGEREF _Toc230601861 \h </w:instrText>
            </w:r>
            <w:r>
              <w:rPr>
                <w:noProof/>
                <w:webHidden/>
              </w:rPr>
            </w:r>
            <w:r>
              <w:rPr>
                <w:noProof/>
                <w:webHidden/>
              </w:rPr>
              <w:fldChar w:fldCharType="separate"/>
            </w:r>
            <w:r>
              <w:rPr>
                <w:noProof/>
                <w:webHidden/>
              </w:rPr>
              <w:t>13</w:t>
            </w:r>
            <w:r>
              <w:rPr>
                <w:noProof/>
                <w:webHidden/>
              </w:rPr>
              <w:fldChar w:fldCharType="end"/>
            </w:r>
          </w:hyperlink>
        </w:p>
        <w:p w14:paraId="5AE3832E" w14:textId="7EE6B5B7"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2" w:history="1">
            <w:r w:rsidRPr="0024635B">
              <w:rPr>
                <w:rStyle w:val="Hyperlink"/>
                <w:noProof/>
                <w:lang w:val="en-US"/>
              </w:rPr>
              <w:t>2.4.2 Phân tích hai biến</w:t>
            </w:r>
            <w:r>
              <w:rPr>
                <w:noProof/>
                <w:webHidden/>
              </w:rPr>
              <w:tab/>
            </w:r>
            <w:r>
              <w:rPr>
                <w:noProof/>
                <w:webHidden/>
              </w:rPr>
              <w:fldChar w:fldCharType="begin"/>
            </w:r>
            <w:r>
              <w:rPr>
                <w:noProof/>
                <w:webHidden/>
              </w:rPr>
              <w:instrText xml:space="preserve"> PAGEREF _Toc230601862 \h </w:instrText>
            </w:r>
            <w:r>
              <w:rPr>
                <w:noProof/>
                <w:webHidden/>
              </w:rPr>
            </w:r>
            <w:r>
              <w:rPr>
                <w:noProof/>
                <w:webHidden/>
              </w:rPr>
              <w:fldChar w:fldCharType="separate"/>
            </w:r>
            <w:r>
              <w:rPr>
                <w:noProof/>
                <w:webHidden/>
              </w:rPr>
              <w:t>15</w:t>
            </w:r>
            <w:r>
              <w:rPr>
                <w:noProof/>
                <w:webHidden/>
              </w:rPr>
              <w:fldChar w:fldCharType="end"/>
            </w:r>
          </w:hyperlink>
        </w:p>
        <w:p w14:paraId="652C70BF" w14:textId="78F9F775"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3" w:history="1">
            <w:r w:rsidRPr="0024635B">
              <w:rPr>
                <w:rStyle w:val="Hyperlink"/>
                <w:noProof/>
                <w:lang w:val="en-US"/>
              </w:rPr>
              <w:t>2.4.3 Phân tích đa biến</w:t>
            </w:r>
            <w:r>
              <w:rPr>
                <w:noProof/>
                <w:webHidden/>
              </w:rPr>
              <w:tab/>
            </w:r>
            <w:r>
              <w:rPr>
                <w:noProof/>
                <w:webHidden/>
              </w:rPr>
              <w:fldChar w:fldCharType="begin"/>
            </w:r>
            <w:r>
              <w:rPr>
                <w:noProof/>
                <w:webHidden/>
              </w:rPr>
              <w:instrText xml:space="preserve"> PAGEREF _Toc230601863 \h </w:instrText>
            </w:r>
            <w:r>
              <w:rPr>
                <w:noProof/>
                <w:webHidden/>
              </w:rPr>
            </w:r>
            <w:r>
              <w:rPr>
                <w:noProof/>
                <w:webHidden/>
              </w:rPr>
              <w:fldChar w:fldCharType="separate"/>
            </w:r>
            <w:r>
              <w:rPr>
                <w:noProof/>
                <w:webHidden/>
              </w:rPr>
              <w:t>17</w:t>
            </w:r>
            <w:r>
              <w:rPr>
                <w:noProof/>
                <w:webHidden/>
              </w:rPr>
              <w:fldChar w:fldCharType="end"/>
            </w:r>
          </w:hyperlink>
        </w:p>
        <w:p w14:paraId="74EE44F2" w14:textId="4E74C3D8"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4" w:history="1">
            <w:r w:rsidRPr="0024635B">
              <w:rPr>
                <w:rStyle w:val="Hyperlink"/>
                <w:noProof/>
                <w:lang w:val="en-US"/>
              </w:rPr>
              <w:t>2.4.4 Kết quả phân tích khám phá dữ liệu</w:t>
            </w:r>
            <w:r>
              <w:rPr>
                <w:noProof/>
                <w:webHidden/>
              </w:rPr>
              <w:tab/>
            </w:r>
            <w:r>
              <w:rPr>
                <w:noProof/>
                <w:webHidden/>
              </w:rPr>
              <w:fldChar w:fldCharType="begin"/>
            </w:r>
            <w:r>
              <w:rPr>
                <w:noProof/>
                <w:webHidden/>
              </w:rPr>
              <w:instrText xml:space="preserve"> PAGEREF _Toc230601864 \h </w:instrText>
            </w:r>
            <w:r>
              <w:rPr>
                <w:noProof/>
                <w:webHidden/>
              </w:rPr>
            </w:r>
            <w:r>
              <w:rPr>
                <w:noProof/>
                <w:webHidden/>
              </w:rPr>
              <w:fldChar w:fldCharType="separate"/>
            </w:r>
            <w:r>
              <w:rPr>
                <w:noProof/>
                <w:webHidden/>
              </w:rPr>
              <w:t>20</w:t>
            </w:r>
            <w:r>
              <w:rPr>
                <w:noProof/>
                <w:webHidden/>
              </w:rPr>
              <w:fldChar w:fldCharType="end"/>
            </w:r>
          </w:hyperlink>
        </w:p>
        <w:p w14:paraId="73D7F7E4" w14:textId="7D37A752"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5" w:history="1">
            <w:r w:rsidRPr="0024635B">
              <w:rPr>
                <w:rStyle w:val="Hyperlink"/>
                <w:noProof/>
                <w:lang w:val="en-US"/>
              </w:rPr>
              <w:t>2.5 Khai thác dữ liệu</w:t>
            </w:r>
            <w:r>
              <w:rPr>
                <w:noProof/>
                <w:webHidden/>
              </w:rPr>
              <w:tab/>
            </w:r>
            <w:r>
              <w:rPr>
                <w:noProof/>
                <w:webHidden/>
              </w:rPr>
              <w:fldChar w:fldCharType="begin"/>
            </w:r>
            <w:r>
              <w:rPr>
                <w:noProof/>
                <w:webHidden/>
              </w:rPr>
              <w:instrText xml:space="preserve"> PAGEREF _Toc230601865 \h </w:instrText>
            </w:r>
            <w:r>
              <w:rPr>
                <w:noProof/>
                <w:webHidden/>
              </w:rPr>
            </w:r>
            <w:r>
              <w:rPr>
                <w:noProof/>
                <w:webHidden/>
              </w:rPr>
              <w:fldChar w:fldCharType="separate"/>
            </w:r>
            <w:r>
              <w:rPr>
                <w:noProof/>
                <w:webHidden/>
              </w:rPr>
              <w:t>21</w:t>
            </w:r>
            <w:r>
              <w:rPr>
                <w:noProof/>
                <w:webHidden/>
              </w:rPr>
              <w:fldChar w:fldCharType="end"/>
            </w:r>
          </w:hyperlink>
        </w:p>
        <w:p w14:paraId="3F4DC8F5" w14:textId="3629AF85"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6" w:history="1">
            <w:r w:rsidRPr="0024635B">
              <w:rPr>
                <w:rStyle w:val="Hyperlink"/>
                <w:noProof/>
                <w:lang w:val="en-US"/>
              </w:rPr>
              <w:t>2.5.1 Bài toán phân loại: Dự Đoán Trầm Cảm Sinh Viên</w:t>
            </w:r>
            <w:r>
              <w:rPr>
                <w:noProof/>
                <w:webHidden/>
              </w:rPr>
              <w:tab/>
            </w:r>
            <w:r>
              <w:rPr>
                <w:noProof/>
                <w:webHidden/>
              </w:rPr>
              <w:fldChar w:fldCharType="begin"/>
            </w:r>
            <w:r>
              <w:rPr>
                <w:noProof/>
                <w:webHidden/>
              </w:rPr>
              <w:instrText xml:space="preserve"> PAGEREF _Toc230601866 \h </w:instrText>
            </w:r>
            <w:r>
              <w:rPr>
                <w:noProof/>
                <w:webHidden/>
              </w:rPr>
            </w:r>
            <w:r>
              <w:rPr>
                <w:noProof/>
                <w:webHidden/>
              </w:rPr>
              <w:fldChar w:fldCharType="separate"/>
            </w:r>
            <w:r>
              <w:rPr>
                <w:noProof/>
                <w:webHidden/>
              </w:rPr>
              <w:t>21</w:t>
            </w:r>
            <w:r>
              <w:rPr>
                <w:noProof/>
                <w:webHidden/>
              </w:rPr>
              <w:fldChar w:fldCharType="end"/>
            </w:r>
          </w:hyperlink>
        </w:p>
        <w:p w14:paraId="262344D5" w14:textId="2E9961BC"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7" w:history="1">
            <w:r w:rsidRPr="0024635B">
              <w:rPr>
                <w:rStyle w:val="Hyperlink"/>
                <w:noProof/>
                <w:lang w:val="en-US"/>
              </w:rPr>
              <w:t>2.5.2 Bài toán phân cụm: Phân cụm sinh viên theo đặc trưng sức khỏe tinh thần</w:t>
            </w:r>
            <w:r>
              <w:rPr>
                <w:noProof/>
                <w:webHidden/>
              </w:rPr>
              <w:tab/>
            </w:r>
            <w:r>
              <w:rPr>
                <w:noProof/>
                <w:webHidden/>
              </w:rPr>
              <w:fldChar w:fldCharType="begin"/>
            </w:r>
            <w:r>
              <w:rPr>
                <w:noProof/>
                <w:webHidden/>
              </w:rPr>
              <w:instrText xml:space="preserve"> PAGEREF _Toc230601867 \h </w:instrText>
            </w:r>
            <w:r>
              <w:rPr>
                <w:noProof/>
                <w:webHidden/>
              </w:rPr>
            </w:r>
            <w:r>
              <w:rPr>
                <w:noProof/>
                <w:webHidden/>
              </w:rPr>
              <w:fldChar w:fldCharType="separate"/>
            </w:r>
            <w:r>
              <w:rPr>
                <w:noProof/>
                <w:webHidden/>
              </w:rPr>
              <w:t>23</w:t>
            </w:r>
            <w:r>
              <w:rPr>
                <w:noProof/>
                <w:webHidden/>
              </w:rPr>
              <w:fldChar w:fldCharType="end"/>
            </w:r>
          </w:hyperlink>
        </w:p>
        <w:p w14:paraId="32147373" w14:textId="40047D1D" w:rsidR="00E909D5" w:rsidRDefault="00E909D5">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8" w:history="1">
            <w:r w:rsidRPr="0024635B">
              <w:rPr>
                <w:rStyle w:val="Hyperlink"/>
                <w:noProof/>
              </w:rPr>
              <w:t>CHƯƠNG 3: NHANES 2017–2018 DATASET</w:t>
            </w:r>
            <w:r>
              <w:rPr>
                <w:noProof/>
                <w:webHidden/>
              </w:rPr>
              <w:tab/>
            </w:r>
            <w:r>
              <w:rPr>
                <w:noProof/>
                <w:webHidden/>
              </w:rPr>
              <w:fldChar w:fldCharType="begin"/>
            </w:r>
            <w:r>
              <w:rPr>
                <w:noProof/>
                <w:webHidden/>
              </w:rPr>
              <w:instrText xml:space="preserve"> PAGEREF _Toc230601868 \h </w:instrText>
            </w:r>
            <w:r>
              <w:rPr>
                <w:noProof/>
                <w:webHidden/>
              </w:rPr>
            </w:r>
            <w:r>
              <w:rPr>
                <w:noProof/>
                <w:webHidden/>
              </w:rPr>
              <w:fldChar w:fldCharType="separate"/>
            </w:r>
            <w:r>
              <w:rPr>
                <w:noProof/>
                <w:webHidden/>
              </w:rPr>
              <w:t>29</w:t>
            </w:r>
            <w:r>
              <w:rPr>
                <w:noProof/>
                <w:webHidden/>
              </w:rPr>
              <w:fldChar w:fldCharType="end"/>
            </w:r>
          </w:hyperlink>
        </w:p>
        <w:p w14:paraId="559DD4F9" w14:textId="54C94138"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69" w:history="1">
            <w:r w:rsidRPr="0024635B">
              <w:rPr>
                <w:rStyle w:val="Hyperlink"/>
                <w:noProof/>
                <w:lang w:val="en-US"/>
              </w:rPr>
              <w:t>3.1 Mô tả tập dữ liệu</w:t>
            </w:r>
            <w:r>
              <w:rPr>
                <w:noProof/>
                <w:webHidden/>
              </w:rPr>
              <w:tab/>
            </w:r>
            <w:r>
              <w:rPr>
                <w:noProof/>
                <w:webHidden/>
              </w:rPr>
              <w:fldChar w:fldCharType="begin"/>
            </w:r>
            <w:r>
              <w:rPr>
                <w:noProof/>
                <w:webHidden/>
              </w:rPr>
              <w:instrText xml:space="preserve"> PAGEREF _Toc230601869 \h </w:instrText>
            </w:r>
            <w:r>
              <w:rPr>
                <w:noProof/>
                <w:webHidden/>
              </w:rPr>
            </w:r>
            <w:r>
              <w:rPr>
                <w:noProof/>
                <w:webHidden/>
              </w:rPr>
              <w:fldChar w:fldCharType="separate"/>
            </w:r>
            <w:r>
              <w:rPr>
                <w:noProof/>
                <w:webHidden/>
              </w:rPr>
              <w:t>29</w:t>
            </w:r>
            <w:r>
              <w:rPr>
                <w:noProof/>
                <w:webHidden/>
              </w:rPr>
              <w:fldChar w:fldCharType="end"/>
            </w:r>
          </w:hyperlink>
        </w:p>
        <w:p w14:paraId="23003843" w14:textId="3F50E820"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0" w:history="1">
            <w:r w:rsidRPr="0024635B">
              <w:rPr>
                <w:rStyle w:val="Hyperlink"/>
                <w:noProof/>
                <w:lang w:val="en-US"/>
              </w:rPr>
              <w:t>3.1.1 Các file NHANES được sử dụng</w:t>
            </w:r>
            <w:r>
              <w:rPr>
                <w:noProof/>
                <w:webHidden/>
              </w:rPr>
              <w:tab/>
            </w:r>
            <w:r>
              <w:rPr>
                <w:noProof/>
                <w:webHidden/>
              </w:rPr>
              <w:fldChar w:fldCharType="begin"/>
            </w:r>
            <w:r>
              <w:rPr>
                <w:noProof/>
                <w:webHidden/>
              </w:rPr>
              <w:instrText xml:space="preserve"> PAGEREF _Toc230601870 \h </w:instrText>
            </w:r>
            <w:r>
              <w:rPr>
                <w:noProof/>
                <w:webHidden/>
              </w:rPr>
            </w:r>
            <w:r>
              <w:rPr>
                <w:noProof/>
                <w:webHidden/>
              </w:rPr>
              <w:fldChar w:fldCharType="separate"/>
            </w:r>
            <w:r>
              <w:rPr>
                <w:noProof/>
                <w:webHidden/>
              </w:rPr>
              <w:t>29</w:t>
            </w:r>
            <w:r>
              <w:rPr>
                <w:noProof/>
                <w:webHidden/>
              </w:rPr>
              <w:fldChar w:fldCharType="end"/>
            </w:r>
          </w:hyperlink>
        </w:p>
        <w:p w14:paraId="5A7B3A14" w14:textId="18B70133"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1" w:history="1">
            <w:r w:rsidRPr="0024635B">
              <w:rPr>
                <w:rStyle w:val="Hyperlink"/>
                <w:noProof/>
                <w:lang w:val="en-US"/>
              </w:rPr>
              <w:t>3.1.2 Phương pháp thu thập dữ liệu NHANES</w:t>
            </w:r>
            <w:r>
              <w:rPr>
                <w:noProof/>
                <w:webHidden/>
              </w:rPr>
              <w:tab/>
            </w:r>
            <w:r>
              <w:rPr>
                <w:noProof/>
                <w:webHidden/>
              </w:rPr>
              <w:fldChar w:fldCharType="begin"/>
            </w:r>
            <w:r>
              <w:rPr>
                <w:noProof/>
                <w:webHidden/>
              </w:rPr>
              <w:instrText xml:space="preserve"> PAGEREF _Toc230601871 \h </w:instrText>
            </w:r>
            <w:r>
              <w:rPr>
                <w:noProof/>
                <w:webHidden/>
              </w:rPr>
            </w:r>
            <w:r>
              <w:rPr>
                <w:noProof/>
                <w:webHidden/>
              </w:rPr>
              <w:fldChar w:fldCharType="separate"/>
            </w:r>
            <w:r>
              <w:rPr>
                <w:noProof/>
                <w:webHidden/>
              </w:rPr>
              <w:t>30</w:t>
            </w:r>
            <w:r>
              <w:rPr>
                <w:noProof/>
                <w:webHidden/>
              </w:rPr>
              <w:fldChar w:fldCharType="end"/>
            </w:r>
          </w:hyperlink>
        </w:p>
        <w:p w14:paraId="44700601" w14:textId="3949B4E6"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2" w:history="1">
            <w:r w:rsidRPr="0024635B">
              <w:rPr>
                <w:rStyle w:val="Hyperlink"/>
                <w:noProof/>
              </w:rPr>
              <w:t>3.2 Công cụ khai thác dữ liệu</w:t>
            </w:r>
            <w:r>
              <w:rPr>
                <w:noProof/>
                <w:webHidden/>
              </w:rPr>
              <w:tab/>
            </w:r>
            <w:r>
              <w:rPr>
                <w:noProof/>
                <w:webHidden/>
              </w:rPr>
              <w:fldChar w:fldCharType="begin"/>
            </w:r>
            <w:r>
              <w:rPr>
                <w:noProof/>
                <w:webHidden/>
              </w:rPr>
              <w:instrText xml:space="preserve"> PAGEREF _Toc230601872 \h </w:instrText>
            </w:r>
            <w:r>
              <w:rPr>
                <w:noProof/>
                <w:webHidden/>
              </w:rPr>
            </w:r>
            <w:r>
              <w:rPr>
                <w:noProof/>
                <w:webHidden/>
              </w:rPr>
              <w:fldChar w:fldCharType="separate"/>
            </w:r>
            <w:r>
              <w:rPr>
                <w:noProof/>
                <w:webHidden/>
              </w:rPr>
              <w:t>30</w:t>
            </w:r>
            <w:r>
              <w:rPr>
                <w:noProof/>
                <w:webHidden/>
              </w:rPr>
              <w:fldChar w:fldCharType="end"/>
            </w:r>
          </w:hyperlink>
        </w:p>
        <w:p w14:paraId="18A32E0E" w14:textId="2F7F931C"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3" w:history="1">
            <w:r w:rsidRPr="0024635B">
              <w:rPr>
                <w:rStyle w:val="Hyperlink"/>
                <w:noProof/>
                <w:lang w:val="en-US"/>
              </w:rPr>
              <w:t>3.3 Tiền xử lý dữ liệu</w:t>
            </w:r>
            <w:r>
              <w:rPr>
                <w:noProof/>
                <w:webHidden/>
              </w:rPr>
              <w:tab/>
            </w:r>
            <w:r>
              <w:rPr>
                <w:noProof/>
                <w:webHidden/>
              </w:rPr>
              <w:fldChar w:fldCharType="begin"/>
            </w:r>
            <w:r>
              <w:rPr>
                <w:noProof/>
                <w:webHidden/>
              </w:rPr>
              <w:instrText xml:space="preserve"> PAGEREF _Toc230601873 \h </w:instrText>
            </w:r>
            <w:r>
              <w:rPr>
                <w:noProof/>
                <w:webHidden/>
              </w:rPr>
            </w:r>
            <w:r>
              <w:rPr>
                <w:noProof/>
                <w:webHidden/>
              </w:rPr>
              <w:fldChar w:fldCharType="separate"/>
            </w:r>
            <w:r>
              <w:rPr>
                <w:noProof/>
                <w:webHidden/>
              </w:rPr>
              <w:t>31</w:t>
            </w:r>
            <w:r>
              <w:rPr>
                <w:noProof/>
                <w:webHidden/>
              </w:rPr>
              <w:fldChar w:fldCharType="end"/>
            </w:r>
          </w:hyperlink>
        </w:p>
        <w:p w14:paraId="472A92D2" w14:textId="1DF79FF0"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4" w:history="1">
            <w:r w:rsidRPr="0024635B">
              <w:rPr>
                <w:rStyle w:val="Hyperlink"/>
                <w:noProof/>
                <w:lang w:val="en-US"/>
              </w:rPr>
              <w:t>3.3.1 Lựa chọn thuộc tính nghiên cứu</w:t>
            </w:r>
            <w:r>
              <w:rPr>
                <w:noProof/>
                <w:webHidden/>
              </w:rPr>
              <w:tab/>
            </w:r>
            <w:r>
              <w:rPr>
                <w:noProof/>
                <w:webHidden/>
              </w:rPr>
              <w:fldChar w:fldCharType="begin"/>
            </w:r>
            <w:r>
              <w:rPr>
                <w:noProof/>
                <w:webHidden/>
              </w:rPr>
              <w:instrText xml:space="preserve"> PAGEREF _Toc230601874 \h </w:instrText>
            </w:r>
            <w:r>
              <w:rPr>
                <w:noProof/>
                <w:webHidden/>
              </w:rPr>
            </w:r>
            <w:r>
              <w:rPr>
                <w:noProof/>
                <w:webHidden/>
              </w:rPr>
              <w:fldChar w:fldCharType="separate"/>
            </w:r>
            <w:r>
              <w:rPr>
                <w:noProof/>
                <w:webHidden/>
              </w:rPr>
              <w:t>31</w:t>
            </w:r>
            <w:r>
              <w:rPr>
                <w:noProof/>
                <w:webHidden/>
              </w:rPr>
              <w:fldChar w:fldCharType="end"/>
            </w:r>
          </w:hyperlink>
        </w:p>
        <w:p w14:paraId="474F63EC" w14:textId="3228F307"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5" w:history="1">
            <w:r w:rsidRPr="0024635B">
              <w:rPr>
                <w:rStyle w:val="Hyperlink"/>
                <w:noProof/>
              </w:rPr>
              <w:t>3.3.2 Tích hợp dữ liệu (Data Integration)</w:t>
            </w:r>
            <w:r>
              <w:rPr>
                <w:noProof/>
                <w:webHidden/>
              </w:rPr>
              <w:tab/>
            </w:r>
            <w:r>
              <w:rPr>
                <w:noProof/>
                <w:webHidden/>
              </w:rPr>
              <w:fldChar w:fldCharType="begin"/>
            </w:r>
            <w:r>
              <w:rPr>
                <w:noProof/>
                <w:webHidden/>
              </w:rPr>
              <w:instrText xml:space="preserve"> PAGEREF _Toc230601875 \h </w:instrText>
            </w:r>
            <w:r>
              <w:rPr>
                <w:noProof/>
                <w:webHidden/>
              </w:rPr>
            </w:r>
            <w:r>
              <w:rPr>
                <w:noProof/>
                <w:webHidden/>
              </w:rPr>
              <w:fldChar w:fldCharType="separate"/>
            </w:r>
            <w:r>
              <w:rPr>
                <w:noProof/>
                <w:webHidden/>
              </w:rPr>
              <w:t>32</w:t>
            </w:r>
            <w:r>
              <w:rPr>
                <w:noProof/>
                <w:webHidden/>
              </w:rPr>
              <w:fldChar w:fldCharType="end"/>
            </w:r>
          </w:hyperlink>
        </w:p>
        <w:p w14:paraId="4BB92236" w14:textId="6994DD60"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6" w:history="1">
            <w:r w:rsidRPr="0024635B">
              <w:rPr>
                <w:rStyle w:val="Hyperlink"/>
                <w:noProof/>
              </w:rPr>
              <w:t>3.3.3 Xử lý dữ liệu thiếu (Missing Values)</w:t>
            </w:r>
            <w:r>
              <w:rPr>
                <w:noProof/>
                <w:webHidden/>
              </w:rPr>
              <w:tab/>
            </w:r>
            <w:r>
              <w:rPr>
                <w:noProof/>
                <w:webHidden/>
              </w:rPr>
              <w:fldChar w:fldCharType="begin"/>
            </w:r>
            <w:r>
              <w:rPr>
                <w:noProof/>
                <w:webHidden/>
              </w:rPr>
              <w:instrText xml:space="preserve"> PAGEREF _Toc230601876 \h </w:instrText>
            </w:r>
            <w:r>
              <w:rPr>
                <w:noProof/>
                <w:webHidden/>
              </w:rPr>
            </w:r>
            <w:r>
              <w:rPr>
                <w:noProof/>
                <w:webHidden/>
              </w:rPr>
              <w:fldChar w:fldCharType="separate"/>
            </w:r>
            <w:r>
              <w:rPr>
                <w:noProof/>
                <w:webHidden/>
              </w:rPr>
              <w:t>33</w:t>
            </w:r>
            <w:r>
              <w:rPr>
                <w:noProof/>
                <w:webHidden/>
              </w:rPr>
              <w:fldChar w:fldCharType="end"/>
            </w:r>
          </w:hyperlink>
        </w:p>
        <w:p w14:paraId="1862446A" w14:textId="324129A6"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7" w:history="1">
            <w:r w:rsidRPr="0024635B">
              <w:rPr>
                <w:rStyle w:val="Hyperlink"/>
                <w:noProof/>
                <w:lang w:val="en-US"/>
              </w:rPr>
              <w:t>3.4 Phân tích khám phá dữ liệu</w:t>
            </w:r>
            <w:r>
              <w:rPr>
                <w:noProof/>
                <w:webHidden/>
              </w:rPr>
              <w:tab/>
            </w:r>
            <w:r>
              <w:rPr>
                <w:noProof/>
                <w:webHidden/>
              </w:rPr>
              <w:fldChar w:fldCharType="begin"/>
            </w:r>
            <w:r>
              <w:rPr>
                <w:noProof/>
                <w:webHidden/>
              </w:rPr>
              <w:instrText xml:space="preserve"> PAGEREF _Toc230601877 \h </w:instrText>
            </w:r>
            <w:r>
              <w:rPr>
                <w:noProof/>
                <w:webHidden/>
              </w:rPr>
            </w:r>
            <w:r>
              <w:rPr>
                <w:noProof/>
                <w:webHidden/>
              </w:rPr>
              <w:fldChar w:fldCharType="separate"/>
            </w:r>
            <w:r>
              <w:rPr>
                <w:noProof/>
                <w:webHidden/>
              </w:rPr>
              <w:t>35</w:t>
            </w:r>
            <w:r>
              <w:rPr>
                <w:noProof/>
                <w:webHidden/>
              </w:rPr>
              <w:fldChar w:fldCharType="end"/>
            </w:r>
          </w:hyperlink>
        </w:p>
        <w:p w14:paraId="0CE76556" w14:textId="37DFAAFA"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8" w:history="1">
            <w:r w:rsidRPr="0024635B">
              <w:rPr>
                <w:rStyle w:val="Hyperlink"/>
                <w:noProof/>
              </w:rPr>
              <w:t>3.4.1 Phân tích tổng quan dữ liệu (Data Overview Analysis)</w:t>
            </w:r>
            <w:r>
              <w:rPr>
                <w:noProof/>
                <w:webHidden/>
              </w:rPr>
              <w:tab/>
            </w:r>
            <w:r>
              <w:rPr>
                <w:noProof/>
                <w:webHidden/>
              </w:rPr>
              <w:fldChar w:fldCharType="begin"/>
            </w:r>
            <w:r>
              <w:rPr>
                <w:noProof/>
                <w:webHidden/>
              </w:rPr>
              <w:instrText xml:space="preserve"> PAGEREF _Toc230601878 \h </w:instrText>
            </w:r>
            <w:r>
              <w:rPr>
                <w:noProof/>
                <w:webHidden/>
              </w:rPr>
            </w:r>
            <w:r>
              <w:rPr>
                <w:noProof/>
                <w:webHidden/>
              </w:rPr>
              <w:fldChar w:fldCharType="separate"/>
            </w:r>
            <w:r>
              <w:rPr>
                <w:noProof/>
                <w:webHidden/>
              </w:rPr>
              <w:t>35</w:t>
            </w:r>
            <w:r>
              <w:rPr>
                <w:noProof/>
                <w:webHidden/>
              </w:rPr>
              <w:fldChar w:fldCharType="end"/>
            </w:r>
          </w:hyperlink>
        </w:p>
        <w:p w14:paraId="24274B04" w14:textId="497CEE4A"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79" w:history="1">
            <w:r w:rsidRPr="0024635B">
              <w:rPr>
                <w:rStyle w:val="Hyperlink"/>
                <w:noProof/>
              </w:rPr>
              <w:t>3.4.2 Phân tích đơn biến (Univariate Analysis)</w:t>
            </w:r>
            <w:r>
              <w:rPr>
                <w:noProof/>
                <w:webHidden/>
              </w:rPr>
              <w:tab/>
            </w:r>
            <w:r>
              <w:rPr>
                <w:noProof/>
                <w:webHidden/>
              </w:rPr>
              <w:fldChar w:fldCharType="begin"/>
            </w:r>
            <w:r>
              <w:rPr>
                <w:noProof/>
                <w:webHidden/>
              </w:rPr>
              <w:instrText xml:space="preserve"> PAGEREF _Toc230601879 \h </w:instrText>
            </w:r>
            <w:r>
              <w:rPr>
                <w:noProof/>
                <w:webHidden/>
              </w:rPr>
            </w:r>
            <w:r>
              <w:rPr>
                <w:noProof/>
                <w:webHidden/>
              </w:rPr>
              <w:fldChar w:fldCharType="separate"/>
            </w:r>
            <w:r>
              <w:rPr>
                <w:noProof/>
                <w:webHidden/>
              </w:rPr>
              <w:t>39</w:t>
            </w:r>
            <w:r>
              <w:rPr>
                <w:noProof/>
                <w:webHidden/>
              </w:rPr>
              <w:fldChar w:fldCharType="end"/>
            </w:r>
          </w:hyperlink>
        </w:p>
        <w:p w14:paraId="1275A9D4" w14:textId="0341821F"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0" w:history="1">
            <w:r w:rsidRPr="0024635B">
              <w:rPr>
                <w:rStyle w:val="Hyperlink"/>
                <w:noProof/>
              </w:rPr>
              <w:t>3.4.3 Phân tích hai biến (Bivariate Analysis)</w:t>
            </w:r>
            <w:r>
              <w:rPr>
                <w:noProof/>
                <w:webHidden/>
              </w:rPr>
              <w:tab/>
            </w:r>
            <w:r>
              <w:rPr>
                <w:noProof/>
                <w:webHidden/>
              </w:rPr>
              <w:fldChar w:fldCharType="begin"/>
            </w:r>
            <w:r>
              <w:rPr>
                <w:noProof/>
                <w:webHidden/>
              </w:rPr>
              <w:instrText xml:space="preserve"> PAGEREF _Toc230601880 \h </w:instrText>
            </w:r>
            <w:r>
              <w:rPr>
                <w:noProof/>
                <w:webHidden/>
              </w:rPr>
            </w:r>
            <w:r>
              <w:rPr>
                <w:noProof/>
                <w:webHidden/>
              </w:rPr>
              <w:fldChar w:fldCharType="separate"/>
            </w:r>
            <w:r>
              <w:rPr>
                <w:noProof/>
                <w:webHidden/>
              </w:rPr>
              <w:t>46</w:t>
            </w:r>
            <w:r>
              <w:rPr>
                <w:noProof/>
                <w:webHidden/>
              </w:rPr>
              <w:fldChar w:fldCharType="end"/>
            </w:r>
          </w:hyperlink>
        </w:p>
        <w:p w14:paraId="4700E788" w14:textId="6D67E8E6"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1" w:history="1">
            <w:r w:rsidRPr="0024635B">
              <w:rPr>
                <w:rStyle w:val="Hyperlink"/>
                <w:noProof/>
              </w:rPr>
              <w:t>3.4.4 Phân tích đa biến (Multivariate Analysis)</w:t>
            </w:r>
            <w:r>
              <w:rPr>
                <w:noProof/>
                <w:webHidden/>
              </w:rPr>
              <w:tab/>
            </w:r>
            <w:r>
              <w:rPr>
                <w:noProof/>
                <w:webHidden/>
              </w:rPr>
              <w:fldChar w:fldCharType="begin"/>
            </w:r>
            <w:r>
              <w:rPr>
                <w:noProof/>
                <w:webHidden/>
              </w:rPr>
              <w:instrText xml:space="preserve"> PAGEREF _Toc230601881 \h </w:instrText>
            </w:r>
            <w:r>
              <w:rPr>
                <w:noProof/>
                <w:webHidden/>
              </w:rPr>
            </w:r>
            <w:r>
              <w:rPr>
                <w:noProof/>
                <w:webHidden/>
              </w:rPr>
              <w:fldChar w:fldCharType="separate"/>
            </w:r>
            <w:r>
              <w:rPr>
                <w:noProof/>
                <w:webHidden/>
              </w:rPr>
              <w:t>53</w:t>
            </w:r>
            <w:r>
              <w:rPr>
                <w:noProof/>
                <w:webHidden/>
              </w:rPr>
              <w:fldChar w:fldCharType="end"/>
            </w:r>
          </w:hyperlink>
        </w:p>
        <w:p w14:paraId="08BF2B1F" w14:textId="3C5F3440"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2" w:history="1">
            <w:r w:rsidRPr="0024635B">
              <w:rPr>
                <w:rStyle w:val="Hyperlink"/>
                <w:noProof/>
              </w:rPr>
              <w:t>3.4.5 Tổng kết EDA (EDA Summary) và Định hướng mô hình</w:t>
            </w:r>
            <w:r>
              <w:rPr>
                <w:noProof/>
                <w:webHidden/>
              </w:rPr>
              <w:tab/>
            </w:r>
            <w:r>
              <w:rPr>
                <w:noProof/>
                <w:webHidden/>
              </w:rPr>
              <w:fldChar w:fldCharType="begin"/>
            </w:r>
            <w:r>
              <w:rPr>
                <w:noProof/>
                <w:webHidden/>
              </w:rPr>
              <w:instrText xml:space="preserve"> PAGEREF _Toc230601882 \h </w:instrText>
            </w:r>
            <w:r>
              <w:rPr>
                <w:noProof/>
                <w:webHidden/>
              </w:rPr>
            </w:r>
            <w:r>
              <w:rPr>
                <w:noProof/>
                <w:webHidden/>
              </w:rPr>
              <w:fldChar w:fldCharType="separate"/>
            </w:r>
            <w:r>
              <w:rPr>
                <w:noProof/>
                <w:webHidden/>
              </w:rPr>
              <w:t>57</w:t>
            </w:r>
            <w:r>
              <w:rPr>
                <w:noProof/>
                <w:webHidden/>
              </w:rPr>
              <w:fldChar w:fldCharType="end"/>
            </w:r>
          </w:hyperlink>
        </w:p>
        <w:p w14:paraId="28E5E827" w14:textId="41079D36"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3" w:history="1">
            <w:r w:rsidRPr="0024635B">
              <w:rPr>
                <w:rStyle w:val="Hyperlink"/>
                <w:noProof/>
                <w:lang w:val="en-US"/>
              </w:rPr>
              <w:t>3.5 Khai thác dữ liệu</w:t>
            </w:r>
            <w:r>
              <w:rPr>
                <w:noProof/>
                <w:webHidden/>
              </w:rPr>
              <w:tab/>
            </w:r>
            <w:r>
              <w:rPr>
                <w:noProof/>
                <w:webHidden/>
              </w:rPr>
              <w:fldChar w:fldCharType="begin"/>
            </w:r>
            <w:r>
              <w:rPr>
                <w:noProof/>
                <w:webHidden/>
              </w:rPr>
              <w:instrText xml:space="preserve"> PAGEREF _Toc230601883 \h </w:instrText>
            </w:r>
            <w:r>
              <w:rPr>
                <w:noProof/>
                <w:webHidden/>
              </w:rPr>
            </w:r>
            <w:r>
              <w:rPr>
                <w:noProof/>
                <w:webHidden/>
              </w:rPr>
              <w:fldChar w:fldCharType="separate"/>
            </w:r>
            <w:r>
              <w:rPr>
                <w:noProof/>
                <w:webHidden/>
              </w:rPr>
              <w:t>58</w:t>
            </w:r>
            <w:r>
              <w:rPr>
                <w:noProof/>
                <w:webHidden/>
              </w:rPr>
              <w:fldChar w:fldCharType="end"/>
            </w:r>
          </w:hyperlink>
        </w:p>
        <w:p w14:paraId="1707FA3C" w14:textId="5ED34721"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4" w:history="1">
            <w:r w:rsidRPr="0024635B">
              <w:rPr>
                <w:rStyle w:val="Hyperlink"/>
                <w:noProof/>
                <w:lang w:val="en-US"/>
              </w:rPr>
              <w:t>3.5.1 Bài toán 1: Khai phá luật kết hợp giữa sức khỏe và bệnh mãn tính</w:t>
            </w:r>
            <w:r>
              <w:rPr>
                <w:noProof/>
                <w:webHidden/>
              </w:rPr>
              <w:tab/>
            </w:r>
            <w:r>
              <w:rPr>
                <w:noProof/>
                <w:webHidden/>
              </w:rPr>
              <w:fldChar w:fldCharType="begin"/>
            </w:r>
            <w:r>
              <w:rPr>
                <w:noProof/>
                <w:webHidden/>
              </w:rPr>
              <w:instrText xml:space="preserve"> PAGEREF _Toc230601884 \h </w:instrText>
            </w:r>
            <w:r>
              <w:rPr>
                <w:noProof/>
                <w:webHidden/>
              </w:rPr>
            </w:r>
            <w:r>
              <w:rPr>
                <w:noProof/>
                <w:webHidden/>
              </w:rPr>
              <w:fldChar w:fldCharType="separate"/>
            </w:r>
            <w:r>
              <w:rPr>
                <w:noProof/>
                <w:webHidden/>
              </w:rPr>
              <w:t>58</w:t>
            </w:r>
            <w:r>
              <w:rPr>
                <w:noProof/>
                <w:webHidden/>
              </w:rPr>
              <w:fldChar w:fldCharType="end"/>
            </w:r>
          </w:hyperlink>
        </w:p>
        <w:p w14:paraId="28179003" w14:textId="01AABFCC"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5" w:history="1">
            <w:r w:rsidRPr="0024635B">
              <w:rPr>
                <w:rStyle w:val="Hyperlink"/>
                <w:noProof/>
              </w:rPr>
              <w:t>3.5.2 Bài toán 2: Xây dựng mô hình học máy dự đoán nguy cơ cao huyết áp</w:t>
            </w:r>
            <w:r>
              <w:rPr>
                <w:noProof/>
                <w:webHidden/>
              </w:rPr>
              <w:tab/>
            </w:r>
            <w:r>
              <w:rPr>
                <w:noProof/>
                <w:webHidden/>
              </w:rPr>
              <w:fldChar w:fldCharType="begin"/>
            </w:r>
            <w:r>
              <w:rPr>
                <w:noProof/>
                <w:webHidden/>
              </w:rPr>
              <w:instrText xml:space="preserve"> PAGEREF _Toc230601885 \h </w:instrText>
            </w:r>
            <w:r>
              <w:rPr>
                <w:noProof/>
                <w:webHidden/>
              </w:rPr>
            </w:r>
            <w:r>
              <w:rPr>
                <w:noProof/>
                <w:webHidden/>
              </w:rPr>
              <w:fldChar w:fldCharType="separate"/>
            </w:r>
            <w:r>
              <w:rPr>
                <w:noProof/>
                <w:webHidden/>
              </w:rPr>
              <w:t>70</w:t>
            </w:r>
            <w:r>
              <w:rPr>
                <w:noProof/>
                <w:webHidden/>
              </w:rPr>
              <w:fldChar w:fldCharType="end"/>
            </w:r>
          </w:hyperlink>
        </w:p>
        <w:p w14:paraId="2AFC901E" w14:textId="4579F0AD" w:rsidR="00E909D5" w:rsidRDefault="00E909D5">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6" w:history="1">
            <w:r w:rsidRPr="0024635B">
              <w:rPr>
                <w:rStyle w:val="Hyperlink"/>
                <w:noProof/>
              </w:rPr>
              <w:t>CHƯƠNG 4: KẾT LUẬN VÀ HƯỚNG PHÁT TRIỂN</w:t>
            </w:r>
            <w:r>
              <w:rPr>
                <w:noProof/>
                <w:webHidden/>
              </w:rPr>
              <w:tab/>
            </w:r>
            <w:r>
              <w:rPr>
                <w:noProof/>
                <w:webHidden/>
              </w:rPr>
              <w:fldChar w:fldCharType="begin"/>
            </w:r>
            <w:r>
              <w:rPr>
                <w:noProof/>
                <w:webHidden/>
              </w:rPr>
              <w:instrText xml:space="preserve"> PAGEREF _Toc230601886 \h </w:instrText>
            </w:r>
            <w:r>
              <w:rPr>
                <w:noProof/>
                <w:webHidden/>
              </w:rPr>
            </w:r>
            <w:r>
              <w:rPr>
                <w:noProof/>
                <w:webHidden/>
              </w:rPr>
              <w:fldChar w:fldCharType="separate"/>
            </w:r>
            <w:r>
              <w:rPr>
                <w:noProof/>
                <w:webHidden/>
              </w:rPr>
              <w:t>72</w:t>
            </w:r>
            <w:r>
              <w:rPr>
                <w:noProof/>
                <w:webHidden/>
              </w:rPr>
              <w:fldChar w:fldCharType="end"/>
            </w:r>
          </w:hyperlink>
        </w:p>
        <w:p w14:paraId="36319E40" w14:textId="5AC2A44D"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7" w:history="1">
            <w:r w:rsidRPr="0024635B">
              <w:rPr>
                <w:rStyle w:val="Hyperlink"/>
                <w:noProof/>
              </w:rPr>
              <w:t>4.1 Tổng kết kết quả đạt được</w:t>
            </w:r>
            <w:r>
              <w:rPr>
                <w:noProof/>
                <w:webHidden/>
              </w:rPr>
              <w:tab/>
            </w:r>
            <w:r>
              <w:rPr>
                <w:noProof/>
                <w:webHidden/>
              </w:rPr>
              <w:fldChar w:fldCharType="begin"/>
            </w:r>
            <w:r>
              <w:rPr>
                <w:noProof/>
                <w:webHidden/>
              </w:rPr>
              <w:instrText xml:space="preserve"> PAGEREF _Toc230601887 \h </w:instrText>
            </w:r>
            <w:r>
              <w:rPr>
                <w:noProof/>
                <w:webHidden/>
              </w:rPr>
            </w:r>
            <w:r>
              <w:rPr>
                <w:noProof/>
                <w:webHidden/>
              </w:rPr>
              <w:fldChar w:fldCharType="separate"/>
            </w:r>
            <w:r>
              <w:rPr>
                <w:noProof/>
                <w:webHidden/>
              </w:rPr>
              <w:t>72</w:t>
            </w:r>
            <w:r>
              <w:rPr>
                <w:noProof/>
                <w:webHidden/>
              </w:rPr>
              <w:fldChar w:fldCharType="end"/>
            </w:r>
          </w:hyperlink>
        </w:p>
        <w:p w14:paraId="2890BE70" w14:textId="64A92C56"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8" w:history="1">
            <w:r w:rsidRPr="0024635B">
              <w:rPr>
                <w:rStyle w:val="Hyperlink"/>
                <w:noProof/>
              </w:rPr>
              <w:t>4.1.1 Bộ dữ liệu Student Depression Dataset</w:t>
            </w:r>
            <w:r>
              <w:rPr>
                <w:noProof/>
                <w:webHidden/>
              </w:rPr>
              <w:tab/>
            </w:r>
            <w:r>
              <w:rPr>
                <w:noProof/>
                <w:webHidden/>
              </w:rPr>
              <w:fldChar w:fldCharType="begin"/>
            </w:r>
            <w:r>
              <w:rPr>
                <w:noProof/>
                <w:webHidden/>
              </w:rPr>
              <w:instrText xml:space="preserve"> PAGEREF _Toc230601888 \h </w:instrText>
            </w:r>
            <w:r>
              <w:rPr>
                <w:noProof/>
                <w:webHidden/>
              </w:rPr>
            </w:r>
            <w:r>
              <w:rPr>
                <w:noProof/>
                <w:webHidden/>
              </w:rPr>
              <w:fldChar w:fldCharType="separate"/>
            </w:r>
            <w:r>
              <w:rPr>
                <w:noProof/>
                <w:webHidden/>
              </w:rPr>
              <w:t>72</w:t>
            </w:r>
            <w:r>
              <w:rPr>
                <w:noProof/>
                <w:webHidden/>
              </w:rPr>
              <w:fldChar w:fldCharType="end"/>
            </w:r>
          </w:hyperlink>
        </w:p>
        <w:p w14:paraId="53E6A993" w14:textId="08682510" w:rsidR="00E909D5" w:rsidRDefault="00E909D5">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89" w:history="1">
            <w:r w:rsidRPr="0024635B">
              <w:rPr>
                <w:rStyle w:val="Hyperlink"/>
                <w:noProof/>
              </w:rPr>
              <w:t>4.1.2 Bộ dữ liệu NHANES 2017-2018</w:t>
            </w:r>
            <w:r>
              <w:rPr>
                <w:noProof/>
                <w:webHidden/>
              </w:rPr>
              <w:tab/>
            </w:r>
            <w:r>
              <w:rPr>
                <w:noProof/>
                <w:webHidden/>
              </w:rPr>
              <w:fldChar w:fldCharType="begin"/>
            </w:r>
            <w:r>
              <w:rPr>
                <w:noProof/>
                <w:webHidden/>
              </w:rPr>
              <w:instrText xml:space="preserve"> PAGEREF _Toc230601889 \h </w:instrText>
            </w:r>
            <w:r>
              <w:rPr>
                <w:noProof/>
                <w:webHidden/>
              </w:rPr>
            </w:r>
            <w:r>
              <w:rPr>
                <w:noProof/>
                <w:webHidden/>
              </w:rPr>
              <w:fldChar w:fldCharType="separate"/>
            </w:r>
            <w:r>
              <w:rPr>
                <w:noProof/>
                <w:webHidden/>
              </w:rPr>
              <w:t>72</w:t>
            </w:r>
            <w:r>
              <w:rPr>
                <w:noProof/>
                <w:webHidden/>
              </w:rPr>
              <w:fldChar w:fldCharType="end"/>
            </w:r>
          </w:hyperlink>
        </w:p>
        <w:p w14:paraId="530452E7" w14:textId="4537CC5D" w:rsidR="00E909D5" w:rsidRDefault="00E909D5">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90" w:history="1">
            <w:r w:rsidRPr="0024635B">
              <w:rPr>
                <w:rStyle w:val="Hyperlink"/>
                <w:noProof/>
              </w:rPr>
              <w:t>4.2 Hướng phát triển</w:t>
            </w:r>
            <w:r>
              <w:rPr>
                <w:noProof/>
                <w:webHidden/>
              </w:rPr>
              <w:tab/>
            </w:r>
            <w:r>
              <w:rPr>
                <w:noProof/>
                <w:webHidden/>
              </w:rPr>
              <w:fldChar w:fldCharType="begin"/>
            </w:r>
            <w:r>
              <w:rPr>
                <w:noProof/>
                <w:webHidden/>
              </w:rPr>
              <w:instrText xml:space="preserve"> PAGEREF _Toc230601890 \h </w:instrText>
            </w:r>
            <w:r>
              <w:rPr>
                <w:noProof/>
                <w:webHidden/>
              </w:rPr>
            </w:r>
            <w:r>
              <w:rPr>
                <w:noProof/>
                <w:webHidden/>
              </w:rPr>
              <w:fldChar w:fldCharType="separate"/>
            </w:r>
            <w:r>
              <w:rPr>
                <w:noProof/>
                <w:webHidden/>
              </w:rPr>
              <w:t>73</w:t>
            </w:r>
            <w:r>
              <w:rPr>
                <w:noProof/>
                <w:webHidden/>
              </w:rPr>
              <w:fldChar w:fldCharType="end"/>
            </w:r>
          </w:hyperlink>
        </w:p>
        <w:p w14:paraId="67ED5456" w14:textId="2EF55C35" w:rsidR="00E909D5" w:rsidRDefault="00E909D5">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30601891" w:history="1">
            <w:r w:rsidRPr="0024635B">
              <w:rPr>
                <w:rStyle w:val="Hyperlink"/>
                <w:noProof/>
              </w:rPr>
              <w:t>TÀI LIỆU THAM KHẢO</w:t>
            </w:r>
            <w:r>
              <w:rPr>
                <w:noProof/>
                <w:webHidden/>
              </w:rPr>
              <w:tab/>
            </w:r>
            <w:r>
              <w:rPr>
                <w:noProof/>
                <w:webHidden/>
              </w:rPr>
              <w:fldChar w:fldCharType="begin"/>
            </w:r>
            <w:r>
              <w:rPr>
                <w:noProof/>
                <w:webHidden/>
              </w:rPr>
              <w:instrText xml:space="preserve"> PAGEREF _Toc230601891 \h </w:instrText>
            </w:r>
            <w:r>
              <w:rPr>
                <w:noProof/>
                <w:webHidden/>
              </w:rPr>
            </w:r>
            <w:r>
              <w:rPr>
                <w:noProof/>
                <w:webHidden/>
              </w:rPr>
              <w:fldChar w:fldCharType="separate"/>
            </w:r>
            <w:r>
              <w:rPr>
                <w:noProof/>
                <w:webHidden/>
              </w:rPr>
              <w:t>74</w:t>
            </w:r>
            <w:r>
              <w:rPr>
                <w:noProof/>
                <w:webHidden/>
              </w:rPr>
              <w:fldChar w:fldCharType="end"/>
            </w:r>
          </w:hyperlink>
        </w:p>
        <w:p w14:paraId="5D9EEAD2" w14:textId="16C96114" w:rsidR="00DD5D49" w:rsidRDefault="000A2837" w:rsidP="00C353FC">
          <w:pPr>
            <w:spacing w:line="276" w:lineRule="auto"/>
            <w:rPr>
              <w:b/>
              <w:bCs/>
              <w:noProof/>
            </w:rPr>
          </w:pPr>
          <w:r>
            <w:rPr>
              <w:b/>
              <w:bCs/>
              <w:noProof/>
            </w:rPr>
            <w:fldChar w:fldCharType="end"/>
          </w:r>
        </w:p>
      </w:sdtContent>
    </w:sdt>
    <w:p w14:paraId="77763079" w14:textId="662CBEC1" w:rsidR="005F271A" w:rsidRDefault="005F271A" w:rsidP="00C353FC">
      <w:pPr>
        <w:spacing w:line="276" w:lineRule="auto"/>
      </w:pPr>
      <w:r>
        <w:br w:type="page"/>
      </w:r>
    </w:p>
    <w:p w14:paraId="08A95B16" w14:textId="01611982" w:rsidR="008F7212" w:rsidRDefault="008F7212" w:rsidP="00C353FC">
      <w:pPr>
        <w:spacing w:line="276" w:lineRule="auto"/>
        <w:jc w:val="center"/>
        <w:rPr>
          <w:b/>
          <w:bCs/>
          <w:sz w:val="40"/>
          <w:szCs w:val="40"/>
        </w:rPr>
      </w:pPr>
      <w:bookmarkStart w:id="0" w:name="_qlyma7mm3xeg" w:colFirst="0" w:colLast="0"/>
      <w:bookmarkEnd w:id="0"/>
      <w:r>
        <w:rPr>
          <w:b/>
          <w:bCs/>
          <w:sz w:val="40"/>
          <w:szCs w:val="40"/>
        </w:rPr>
        <w:lastRenderedPageBreak/>
        <w:t>MỤC LỤC HÌNH</w:t>
      </w:r>
    </w:p>
    <w:p w14:paraId="3B807318" w14:textId="058DFAAD" w:rsidR="002B316E" w:rsidRPr="002B316E" w:rsidRDefault="00621470"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b/>
          <w:bCs/>
          <w:sz w:val="40"/>
          <w:szCs w:val="40"/>
        </w:rPr>
        <w:fldChar w:fldCharType="begin"/>
      </w:r>
      <w:r>
        <w:rPr>
          <w:b/>
          <w:bCs/>
          <w:sz w:val="40"/>
          <w:szCs w:val="40"/>
        </w:rPr>
        <w:instrText xml:space="preserve"> TOC \h \z \c "Figure" </w:instrText>
      </w:r>
      <w:r>
        <w:rPr>
          <w:b/>
          <w:bCs/>
          <w:sz w:val="40"/>
          <w:szCs w:val="40"/>
        </w:rPr>
        <w:fldChar w:fldCharType="separate"/>
      </w:r>
      <w:hyperlink w:anchor="_Toc230335457" w:history="1">
        <w:r w:rsidR="002B316E" w:rsidRPr="002B316E">
          <w:rPr>
            <w:rStyle w:val="Hyperlink"/>
            <w:noProof/>
          </w:rPr>
          <w:t>Hình 1: Biểu đồ số lượng missing values theo từng cột</w:t>
        </w:r>
        <w:r w:rsidR="002B316E" w:rsidRPr="002B316E">
          <w:rPr>
            <w:noProof/>
            <w:webHidden/>
          </w:rPr>
          <w:tab/>
        </w:r>
        <w:r w:rsidR="002B316E" w:rsidRPr="002B316E">
          <w:rPr>
            <w:noProof/>
            <w:webHidden/>
          </w:rPr>
          <w:fldChar w:fldCharType="begin"/>
        </w:r>
        <w:r w:rsidR="002B316E" w:rsidRPr="002B316E">
          <w:rPr>
            <w:noProof/>
            <w:webHidden/>
          </w:rPr>
          <w:instrText xml:space="preserve"> PAGEREF _Toc230335457 \h </w:instrText>
        </w:r>
        <w:r w:rsidR="002B316E" w:rsidRPr="002B316E">
          <w:rPr>
            <w:noProof/>
            <w:webHidden/>
          </w:rPr>
        </w:r>
        <w:r w:rsidR="002B316E" w:rsidRPr="002B316E">
          <w:rPr>
            <w:noProof/>
            <w:webHidden/>
          </w:rPr>
          <w:fldChar w:fldCharType="separate"/>
        </w:r>
        <w:r w:rsidR="006F7107">
          <w:rPr>
            <w:noProof/>
            <w:webHidden/>
          </w:rPr>
          <w:t>12</w:t>
        </w:r>
        <w:r w:rsidR="002B316E" w:rsidRPr="002B316E">
          <w:rPr>
            <w:noProof/>
            <w:webHidden/>
          </w:rPr>
          <w:fldChar w:fldCharType="end"/>
        </w:r>
      </w:hyperlink>
    </w:p>
    <w:p w14:paraId="49CC3A3B" w14:textId="34C8DA94"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58" w:history="1">
        <w:r w:rsidRPr="002B316E">
          <w:rPr>
            <w:rStyle w:val="Hyperlink"/>
            <w:noProof/>
          </w:rPr>
          <w:t>Hình 2: Biểu đồ phân bố biến mục tiêu Depression</w:t>
        </w:r>
        <w:r w:rsidRPr="002B316E">
          <w:rPr>
            <w:noProof/>
            <w:webHidden/>
          </w:rPr>
          <w:tab/>
        </w:r>
        <w:r w:rsidRPr="002B316E">
          <w:rPr>
            <w:noProof/>
            <w:webHidden/>
          </w:rPr>
          <w:fldChar w:fldCharType="begin"/>
        </w:r>
        <w:r w:rsidRPr="002B316E">
          <w:rPr>
            <w:noProof/>
            <w:webHidden/>
          </w:rPr>
          <w:instrText xml:space="preserve"> PAGEREF _Toc230335458 \h </w:instrText>
        </w:r>
        <w:r w:rsidRPr="002B316E">
          <w:rPr>
            <w:noProof/>
            <w:webHidden/>
          </w:rPr>
        </w:r>
        <w:r w:rsidRPr="002B316E">
          <w:rPr>
            <w:noProof/>
            <w:webHidden/>
          </w:rPr>
          <w:fldChar w:fldCharType="separate"/>
        </w:r>
        <w:r w:rsidR="006F7107">
          <w:rPr>
            <w:noProof/>
            <w:webHidden/>
          </w:rPr>
          <w:t>13</w:t>
        </w:r>
        <w:r w:rsidRPr="002B316E">
          <w:rPr>
            <w:noProof/>
            <w:webHidden/>
          </w:rPr>
          <w:fldChar w:fldCharType="end"/>
        </w:r>
      </w:hyperlink>
    </w:p>
    <w:p w14:paraId="3AE2D375" w14:textId="12BCFEE9"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59" w:history="1">
        <w:r w:rsidRPr="002B316E">
          <w:rPr>
            <w:rStyle w:val="Hyperlink"/>
            <w:noProof/>
          </w:rPr>
          <w:t>Hình 3: Biểu đồ phân bố các thuộc tính số</w:t>
        </w:r>
        <w:r w:rsidRPr="002B316E">
          <w:rPr>
            <w:noProof/>
            <w:webHidden/>
          </w:rPr>
          <w:tab/>
        </w:r>
        <w:r w:rsidRPr="002B316E">
          <w:rPr>
            <w:noProof/>
            <w:webHidden/>
          </w:rPr>
          <w:fldChar w:fldCharType="begin"/>
        </w:r>
        <w:r w:rsidRPr="002B316E">
          <w:rPr>
            <w:noProof/>
            <w:webHidden/>
          </w:rPr>
          <w:instrText xml:space="preserve"> PAGEREF _Toc230335459 \h </w:instrText>
        </w:r>
        <w:r w:rsidRPr="002B316E">
          <w:rPr>
            <w:noProof/>
            <w:webHidden/>
          </w:rPr>
        </w:r>
        <w:r w:rsidRPr="002B316E">
          <w:rPr>
            <w:noProof/>
            <w:webHidden/>
          </w:rPr>
          <w:fldChar w:fldCharType="separate"/>
        </w:r>
        <w:r w:rsidR="006F7107">
          <w:rPr>
            <w:noProof/>
            <w:webHidden/>
          </w:rPr>
          <w:t>13</w:t>
        </w:r>
        <w:r w:rsidRPr="002B316E">
          <w:rPr>
            <w:noProof/>
            <w:webHidden/>
          </w:rPr>
          <w:fldChar w:fldCharType="end"/>
        </w:r>
      </w:hyperlink>
    </w:p>
    <w:p w14:paraId="2AD70A2B" w14:textId="3C03DBDB"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0" w:history="1">
        <w:r w:rsidRPr="002B316E">
          <w:rPr>
            <w:rStyle w:val="Hyperlink"/>
            <w:noProof/>
          </w:rPr>
          <w:t>Hình 4: Biểu đồ phân bố các biến phân loại</w:t>
        </w:r>
        <w:r w:rsidRPr="002B316E">
          <w:rPr>
            <w:noProof/>
            <w:webHidden/>
          </w:rPr>
          <w:tab/>
        </w:r>
        <w:r w:rsidRPr="002B316E">
          <w:rPr>
            <w:noProof/>
            <w:webHidden/>
          </w:rPr>
          <w:fldChar w:fldCharType="begin"/>
        </w:r>
        <w:r w:rsidRPr="002B316E">
          <w:rPr>
            <w:noProof/>
            <w:webHidden/>
          </w:rPr>
          <w:instrText xml:space="preserve"> PAGEREF _Toc230335460 \h </w:instrText>
        </w:r>
        <w:r w:rsidRPr="002B316E">
          <w:rPr>
            <w:noProof/>
            <w:webHidden/>
          </w:rPr>
        </w:r>
        <w:r w:rsidRPr="002B316E">
          <w:rPr>
            <w:noProof/>
            <w:webHidden/>
          </w:rPr>
          <w:fldChar w:fldCharType="separate"/>
        </w:r>
        <w:r w:rsidR="006F7107">
          <w:rPr>
            <w:noProof/>
            <w:webHidden/>
          </w:rPr>
          <w:t>14</w:t>
        </w:r>
        <w:r w:rsidRPr="002B316E">
          <w:rPr>
            <w:noProof/>
            <w:webHidden/>
          </w:rPr>
          <w:fldChar w:fldCharType="end"/>
        </w:r>
      </w:hyperlink>
    </w:p>
    <w:p w14:paraId="16ADE539" w14:textId="7AC8E713"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1" w:history="1">
        <w:r w:rsidRPr="002B316E">
          <w:rPr>
            <w:rStyle w:val="Hyperlink"/>
            <w:noProof/>
          </w:rPr>
          <w:t>Hình 5: Biểu đồ cột số lượng sinh viên có suy nghĩ tự tử</w:t>
        </w:r>
        <w:r w:rsidRPr="002B316E">
          <w:rPr>
            <w:noProof/>
            <w:webHidden/>
          </w:rPr>
          <w:tab/>
        </w:r>
        <w:r w:rsidRPr="002B316E">
          <w:rPr>
            <w:noProof/>
            <w:webHidden/>
          </w:rPr>
          <w:fldChar w:fldCharType="begin"/>
        </w:r>
        <w:r w:rsidRPr="002B316E">
          <w:rPr>
            <w:noProof/>
            <w:webHidden/>
          </w:rPr>
          <w:instrText xml:space="preserve"> PAGEREF _Toc230335461 \h </w:instrText>
        </w:r>
        <w:r w:rsidRPr="002B316E">
          <w:rPr>
            <w:noProof/>
            <w:webHidden/>
          </w:rPr>
        </w:r>
        <w:r w:rsidRPr="002B316E">
          <w:rPr>
            <w:noProof/>
            <w:webHidden/>
          </w:rPr>
          <w:fldChar w:fldCharType="separate"/>
        </w:r>
        <w:r w:rsidR="006F7107">
          <w:rPr>
            <w:noProof/>
            <w:webHidden/>
          </w:rPr>
          <w:t>15</w:t>
        </w:r>
        <w:r w:rsidRPr="002B316E">
          <w:rPr>
            <w:noProof/>
            <w:webHidden/>
          </w:rPr>
          <w:fldChar w:fldCharType="end"/>
        </w:r>
      </w:hyperlink>
    </w:p>
    <w:p w14:paraId="283F67C4" w14:textId="757C7CE4"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2" w:history="1">
        <w:r w:rsidRPr="002B316E">
          <w:rPr>
            <w:rStyle w:val="Hyperlink"/>
            <w:noProof/>
          </w:rPr>
          <w:t>Hình 6: Tỷ lệ trầm cảm theo mức độ áp lực học tập</w:t>
        </w:r>
        <w:r w:rsidRPr="002B316E">
          <w:rPr>
            <w:rStyle w:val="Hyperlink"/>
            <w:noProof/>
            <w:lang w:val="en-US"/>
          </w:rPr>
          <w:t xml:space="preserve"> và căng thẳng tài chính</w:t>
        </w:r>
        <w:r w:rsidRPr="002B316E">
          <w:rPr>
            <w:noProof/>
            <w:webHidden/>
          </w:rPr>
          <w:tab/>
        </w:r>
        <w:r w:rsidRPr="002B316E">
          <w:rPr>
            <w:noProof/>
            <w:webHidden/>
          </w:rPr>
          <w:fldChar w:fldCharType="begin"/>
        </w:r>
        <w:r w:rsidRPr="002B316E">
          <w:rPr>
            <w:noProof/>
            <w:webHidden/>
          </w:rPr>
          <w:instrText xml:space="preserve"> PAGEREF _Toc230335462 \h </w:instrText>
        </w:r>
        <w:r w:rsidRPr="002B316E">
          <w:rPr>
            <w:noProof/>
            <w:webHidden/>
          </w:rPr>
        </w:r>
        <w:r w:rsidRPr="002B316E">
          <w:rPr>
            <w:noProof/>
            <w:webHidden/>
          </w:rPr>
          <w:fldChar w:fldCharType="separate"/>
        </w:r>
        <w:r w:rsidR="006F7107">
          <w:rPr>
            <w:noProof/>
            <w:webHidden/>
          </w:rPr>
          <w:t>16</w:t>
        </w:r>
        <w:r w:rsidRPr="002B316E">
          <w:rPr>
            <w:noProof/>
            <w:webHidden/>
          </w:rPr>
          <w:fldChar w:fldCharType="end"/>
        </w:r>
      </w:hyperlink>
    </w:p>
    <w:p w14:paraId="237C9C8D" w14:textId="669432B4"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3" w:history="1">
        <w:r w:rsidRPr="002B316E">
          <w:rPr>
            <w:rStyle w:val="Hyperlink"/>
            <w:noProof/>
          </w:rPr>
          <w:t>Hình 7: Tỷ lệ trầm cảm theo giờ ngủ và chế độ ăn</w:t>
        </w:r>
        <w:r w:rsidRPr="002B316E">
          <w:rPr>
            <w:noProof/>
            <w:webHidden/>
          </w:rPr>
          <w:tab/>
        </w:r>
        <w:r w:rsidRPr="002B316E">
          <w:rPr>
            <w:noProof/>
            <w:webHidden/>
          </w:rPr>
          <w:fldChar w:fldCharType="begin"/>
        </w:r>
        <w:r w:rsidRPr="002B316E">
          <w:rPr>
            <w:noProof/>
            <w:webHidden/>
          </w:rPr>
          <w:instrText xml:space="preserve"> PAGEREF _Toc230335463 \h </w:instrText>
        </w:r>
        <w:r w:rsidRPr="002B316E">
          <w:rPr>
            <w:noProof/>
            <w:webHidden/>
          </w:rPr>
        </w:r>
        <w:r w:rsidRPr="002B316E">
          <w:rPr>
            <w:noProof/>
            <w:webHidden/>
          </w:rPr>
          <w:fldChar w:fldCharType="separate"/>
        </w:r>
        <w:r w:rsidR="006F7107">
          <w:rPr>
            <w:noProof/>
            <w:webHidden/>
          </w:rPr>
          <w:t>16</w:t>
        </w:r>
        <w:r w:rsidRPr="002B316E">
          <w:rPr>
            <w:noProof/>
            <w:webHidden/>
          </w:rPr>
          <w:fldChar w:fldCharType="end"/>
        </w:r>
      </w:hyperlink>
    </w:p>
    <w:p w14:paraId="7E8E9899" w14:textId="648C9C71"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4" w:history="1">
        <w:r w:rsidRPr="002B316E">
          <w:rPr>
            <w:rStyle w:val="Hyperlink"/>
            <w:noProof/>
          </w:rPr>
          <w:t>Hình 8: Tỷ lệ trầm cảm theo suy nghĩ tự tử và tiền sử gia đình</w:t>
        </w:r>
        <w:r w:rsidRPr="002B316E">
          <w:rPr>
            <w:noProof/>
            <w:webHidden/>
          </w:rPr>
          <w:tab/>
        </w:r>
        <w:r w:rsidRPr="002B316E">
          <w:rPr>
            <w:noProof/>
            <w:webHidden/>
          </w:rPr>
          <w:fldChar w:fldCharType="begin"/>
        </w:r>
        <w:r w:rsidRPr="002B316E">
          <w:rPr>
            <w:noProof/>
            <w:webHidden/>
          </w:rPr>
          <w:instrText xml:space="preserve"> PAGEREF _Toc230335464 \h </w:instrText>
        </w:r>
        <w:r w:rsidRPr="002B316E">
          <w:rPr>
            <w:noProof/>
            <w:webHidden/>
          </w:rPr>
        </w:r>
        <w:r w:rsidRPr="002B316E">
          <w:rPr>
            <w:noProof/>
            <w:webHidden/>
          </w:rPr>
          <w:fldChar w:fldCharType="separate"/>
        </w:r>
        <w:r w:rsidR="006F7107">
          <w:rPr>
            <w:noProof/>
            <w:webHidden/>
          </w:rPr>
          <w:t>17</w:t>
        </w:r>
        <w:r w:rsidRPr="002B316E">
          <w:rPr>
            <w:noProof/>
            <w:webHidden/>
          </w:rPr>
          <w:fldChar w:fldCharType="end"/>
        </w:r>
      </w:hyperlink>
    </w:p>
    <w:p w14:paraId="3F811B72" w14:textId="0B4C7E37"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5" w:history="1">
        <w:r w:rsidRPr="002B316E">
          <w:rPr>
            <w:rStyle w:val="Hyperlink"/>
            <w:noProof/>
          </w:rPr>
          <w:t xml:space="preserve">Hình 9: </w:t>
        </w:r>
        <w:r w:rsidRPr="002B316E">
          <w:rPr>
            <w:rStyle w:val="Hyperlink"/>
            <w:noProof/>
            <w:lang w:val="en-US"/>
          </w:rPr>
          <w:t xml:space="preserve">Mối quan hệ giữa </w:t>
        </w:r>
        <w:r w:rsidRPr="002B316E">
          <w:rPr>
            <w:rStyle w:val="Hyperlink"/>
            <w:noProof/>
          </w:rPr>
          <w:t>áp lực học tập</w:t>
        </w:r>
        <w:r w:rsidRPr="002B316E">
          <w:rPr>
            <w:rStyle w:val="Hyperlink"/>
            <w:noProof/>
            <w:lang w:val="en-US"/>
          </w:rPr>
          <w:t xml:space="preserve"> và căng thẳng tài chính</w:t>
        </w:r>
        <w:r w:rsidRPr="002B316E">
          <w:rPr>
            <w:noProof/>
            <w:webHidden/>
          </w:rPr>
          <w:tab/>
        </w:r>
        <w:r w:rsidRPr="002B316E">
          <w:rPr>
            <w:noProof/>
            <w:webHidden/>
          </w:rPr>
          <w:fldChar w:fldCharType="begin"/>
        </w:r>
        <w:r w:rsidRPr="002B316E">
          <w:rPr>
            <w:noProof/>
            <w:webHidden/>
          </w:rPr>
          <w:instrText xml:space="preserve"> PAGEREF _Toc230335465 \h </w:instrText>
        </w:r>
        <w:r w:rsidRPr="002B316E">
          <w:rPr>
            <w:noProof/>
            <w:webHidden/>
          </w:rPr>
        </w:r>
        <w:r w:rsidRPr="002B316E">
          <w:rPr>
            <w:noProof/>
            <w:webHidden/>
          </w:rPr>
          <w:fldChar w:fldCharType="separate"/>
        </w:r>
        <w:r w:rsidR="006F7107">
          <w:rPr>
            <w:noProof/>
            <w:webHidden/>
          </w:rPr>
          <w:t>18</w:t>
        </w:r>
        <w:r w:rsidRPr="002B316E">
          <w:rPr>
            <w:noProof/>
            <w:webHidden/>
          </w:rPr>
          <w:fldChar w:fldCharType="end"/>
        </w:r>
      </w:hyperlink>
    </w:p>
    <w:p w14:paraId="5706B39D" w14:textId="2EBD74CB"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6" w:history="1">
        <w:r w:rsidRPr="002B316E">
          <w:rPr>
            <w:rStyle w:val="Hyperlink"/>
            <w:noProof/>
          </w:rPr>
          <w:t xml:space="preserve">Hình 10: </w:t>
        </w:r>
        <w:r w:rsidRPr="002B316E">
          <w:rPr>
            <w:rStyle w:val="Hyperlink"/>
            <w:noProof/>
            <w:lang w:val="en-US"/>
          </w:rPr>
          <w:t xml:space="preserve">Mối quan hệ giữa </w:t>
        </w:r>
        <w:r w:rsidRPr="002B316E">
          <w:rPr>
            <w:rStyle w:val="Hyperlink"/>
            <w:noProof/>
          </w:rPr>
          <w:t>giờ ngủ và chế độ ăn</w:t>
        </w:r>
        <w:r w:rsidRPr="002B316E">
          <w:rPr>
            <w:noProof/>
            <w:webHidden/>
          </w:rPr>
          <w:tab/>
        </w:r>
        <w:r w:rsidRPr="002B316E">
          <w:rPr>
            <w:noProof/>
            <w:webHidden/>
          </w:rPr>
          <w:fldChar w:fldCharType="begin"/>
        </w:r>
        <w:r w:rsidRPr="002B316E">
          <w:rPr>
            <w:noProof/>
            <w:webHidden/>
          </w:rPr>
          <w:instrText xml:space="preserve"> PAGEREF _Toc230335466 \h </w:instrText>
        </w:r>
        <w:r w:rsidRPr="002B316E">
          <w:rPr>
            <w:noProof/>
            <w:webHidden/>
          </w:rPr>
        </w:r>
        <w:r w:rsidRPr="002B316E">
          <w:rPr>
            <w:noProof/>
            <w:webHidden/>
          </w:rPr>
          <w:fldChar w:fldCharType="separate"/>
        </w:r>
        <w:r w:rsidR="006F7107">
          <w:rPr>
            <w:noProof/>
            <w:webHidden/>
          </w:rPr>
          <w:t>19</w:t>
        </w:r>
        <w:r w:rsidRPr="002B316E">
          <w:rPr>
            <w:noProof/>
            <w:webHidden/>
          </w:rPr>
          <w:fldChar w:fldCharType="end"/>
        </w:r>
      </w:hyperlink>
    </w:p>
    <w:p w14:paraId="372567A6" w14:textId="433018B2"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7" w:history="1">
        <w:r w:rsidRPr="002B316E">
          <w:rPr>
            <w:rStyle w:val="Hyperlink"/>
            <w:noProof/>
          </w:rPr>
          <w:t>Hình 11: Ma trận tương quan giữa các thuộc tính</w:t>
        </w:r>
        <w:r w:rsidRPr="002B316E">
          <w:rPr>
            <w:noProof/>
            <w:webHidden/>
          </w:rPr>
          <w:tab/>
        </w:r>
        <w:r w:rsidRPr="002B316E">
          <w:rPr>
            <w:noProof/>
            <w:webHidden/>
          </w:rPr>
          <w:fldChar w:fldCharType="begin"/>
        </w:r>
        <w:r w:rsidRPr="002B316E">
          <w:rPr>
            <w:noProof/>
            <w:webHidden/>
          </w:rPr>
          <w:instrText xml:space="preserve"> PAGEREF _Toc230335467 \h </w:instrText>
        </w:r>
        <w:r w:rsidRPr="002B316E">
          <w:rPr>
            <w:noProof/>
            <w:webHidden/>
          </w:rPr>
        </w:r>
        <w:r w:rsidRPr="002B316E">
          <w:rPr>
            <w:noProof/>
            <w:webHidden/>
          </w:rPr>
          <w:fldChar w:fldCharType="separate"/>
        </w:r>
        <w:r w:rsidR="006F7107">
          <w:rPr>
            <w:noProof/>
            <w:webHidden/>
          </w:rPr>
          <w:t>20</w:t>
        </w:r>
        <w:r w:rsidRPr="002B316E">
          <w:rPr>
            <w:noProof/>
            <w:webHidden/>
          </w:rPr>
          <w:fldChar w:fldCharType="end"/>
        </w:r>
      </w:hyperlink>
    </w:p>
    <w:p w14:paraId="31062E70" w14:textId="2FF12A51"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8" w:history="1">
        <w:r w:rsidRPr="002B316E">
          <w:rPr>
            <w:rStyle w:val="Hyperlink"/>
            <w:noProof/>
          </w:rPr>
          <w:t>Hình 12: Biểu đồ so sánh hiệu suất các mô hình</w:t>
        </w:r>
        <w:r w:rsidRPr="002B316E">
          <w:rPr>
            <w:noProof/>
            <w:webHidden/>
          </w:rPr>
          <w:tab/>
        </w:r>
        <w:r w:rsidRPr="002B316E">
          <w:rPr>
            <w:noProof/>
            <w:webHidden/>
          </w:rPr>
          <w:fldChar w:fldCharType="begin"/>
        </w:r>
        <w:r w:rsidRPr="002B316E">
          <w:rPr>
            <w:noProof/>
            <w:webHidden/>
          </w:rPr>
          <w:instrText xml:space="preserve"> PAGEREF _Toc230335468 \h </w:instrText>
        </w:r>
        <w:r w:rsidRPr="002B316E">
          <w:rPr>
            <w:noProof/>
            <w:webHidden/>
          </w:rPr>
        </w:r>
        <w:r w:rsidRPr="002B316E">
          <w:rPr>
            <w:noProof/>
            <w:webHidden/>
          </w:rPr>
          <w:fldChar w:fldCharType="separate"/>
        </w:r>
        <w:r w:rsidR="006F7107">
          <w:rPr>
            <w:noProof/>
            <w:webHidden/>
          </w:rPr>
          <w:t>23</w:t>
        </w:r>
        <w:r w:rsidRPr="002B316E">
          <w:rPr>
            <w:noProof/>
            <w:webHidden/>
          </w:rPr>
          <w:fldChar w:fldCharType="end"/>
        </w:r>
      </w:hyperlink>
    </w:p>
    <w:p w14:paraId="55303E13" w14:textId="433FC946"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69" w:history="1">
        <w:r w:rsidRPr="002B316E">
          <w:rPr>
            <w:rStyle w:val="Hyperlink"/>
            <w:noProof/>
          </w:rPr>
          <w:t>Hình 13: Kết quả tính hệ số tương quan corr giữa các đặc trưng và biến mục tiêu Depression</w:t>
        </w:r>
        <w:r w:rsidRPr="002B316E">
          <w:rPr>
            <w:noProof/>
            <w:webHidden/>
          </w:rPr>
          <w:tab/>
        </w:r>
        <w:r w:rsidRPr="002B316E">
          <w:rPr>
            <w:noProof/>
            <w:webHidden/>
          </w:rPr>
          <w:fldChar w:fldCharType="begin"/>
        </w:r>
        <w:r w:rsidRPr="002B316E">
          <w:rPr>
            <w:noProof/>
            <w:webHidden/>
          </w:rPr>
          <w:instrText xml:space="preserve"> PAGEREF _Toc230335469 \h </w:instrText>
        </w:r>
        <w:r w:rsidRPr="002B316E">
          <w:rPr>
            <w:noProof/>
            <w:webHidden/>
          </w:rPr>
        </w:r>
        <w:r w:rsidRPr="002B316E">
          <w:rPr>
            <w:noProof/>
            <w:webHidden/>
          </w:rPr>
          <w:fldChar w:fldCharType="separate"/>
        </w:r>
        <w:r w:rsidR="006F7107">
          <w:rPr>
            <w:noProof/>
            <w:webHidden/>
          </w:rPr>
          <w:t>25</w:t>
        </w:r>
        <w:r w:rsidRPr="002B316E">
          <w:rPr>
            <w:noProof/>
            <w:webHidden/>
          </w:rPr>
          <w:fldChar w:fldCharType="end"/>
        </w:r>
      </w:hyperlink>
    </w:p>
    <w:p w14:paraId="36CA525E" w14:textId="7154AC35"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0" w:history="1">
        <w:r w:rsidRPr="002B316E">
          <w:rPr>
            <w:rStyle w:val="Hyperlink"/>
            <w:noProof/>
          </w:rPr>
          <w:t>Hình 14: Biểu đồ Elbow Method cho thuật toán K-Means</w:t>
        </w:r>
        <w:r w:rsidRPr="002B316E">
          <w:rPr>
            <w:noProof/>
            <w:webHidden/>
          </w:rPr>
          <w:tab/>
        </w:r>
        <w:r w:rsidRPr="002B316E">
          <w:rPr>
            <w:noProof/>
            <w:webHidden/>
          </w:rPr>
          <w:fldChar w:fldCharType="begin"/>
        </w:r>
        <w:r w:rsidRPr="002B316E">
          <w:rPr>
            <w:noProof/>
            <w:webHidden/>
          </w:rPr>
          <w:instrText xml:space="preserve"> PAGEREF _Toc230335470 \h </w:instrText>
        </w:r>
        <w:r w:rsidRPr="002B316E">
          <w:rPr>
            <w:noProof/>
            <w:webHidden/>
          </w:rPr>
        </w:r>
        <w:r w:rsidRPr="002B316E">
          <w:rPr>
            <w:noProof/>
            <w:webHidden/>
          </w:rPr>
          <w:fldChar w:fldCharType="separate"/>
        </w:r>
        <w:r w:rsidR="006F7107">
          <w:rPr>
            <w:noProof/>
            <w:webHidden/>
          </w:rPr>
          <w:t>26</w:t>
        </w:r>
        <w:r w:rsidRPr="002B316E">
          <w:rPr>
            <w:noProof/>
            <w:webHidden/>
          </w:rPr>
          <w:fldChar w:fldCharType="end"/>
        </w:r>
      </w:hyperlink>
    </w:p>
    <w:p w14:paraId="0AC6B678" w14:textId="0D557E7E"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1" w:history="1">
        <w:r w:rsidRPr="002B316E">
          <w:rPr>
            <w:rStyle w:val="Hyperlink"/>
            <w:noProof/>
          </w:rPr>
          <w:t>Hình 15: Biểu đồ Dendrogram từ dữ liệu</w:t>
        </w:r>
        <w:r w:rsidRPr="002B316E">
          <w:rPr>
            <w:noProof/>
            <w:webHidden/>
          </w:rPr>
          <w:tab/>
        </w:r>
        <w:r w:rsidRPr="002B316E">
          <w:rPr>
            <w:noProof/>
            <w:webHidden/>
          </w:rPr>
          <w:fldChar w:fldCharType="begin"/>
        </w:r>
        <w:r w:rsidRPr="002B316E">
          <w:rPr>
            <w:noProof/>
            <w:webHidden/>
          </w:rPr>
          <w:instrText xml:space="preserve"> PAGEREF _Toc230335471 \h </w:instrText>
        </w:r>
        <w:r w:rsidRPr="002B316E">
          <w:rPr>
            <w:noProof/>
            <w:webHidden/>
          </w:rPr>
        </w:r>
        <w:r w:rsidRPr="002B316E">
          <w:rPr>
            <w:noProof/>
            <w:webHidden/>
          </w:rPr>
          <w:fldChar w:fldCharType="separate"/>
        </w:r>
        <w:r w:rsidR="006F7107">
          <w:rPr>
            <w:noProof/>
            <w:webHidden/>
          </w:rPr>
          <w:t>27</w:t>
        </w:r>
        <w:r w:rsidRPr="002B316E">
          <w:rPr>
            <w:noProof/>
            <w:webHidden/>
          </w:rPr>
          <w:fldChar w:fldCharType="end"/>
        </w:r>
      </w:hyperlink>
    </w:p>
    <w:p w14:paraId="0452D6AA" w14:textId="47F07E3A"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2" w:history="1">
        <w:r w:rsidRPr="002B316E">
          <w:rPr>
            <w:rStyle w:val="Hyperlink"/>
            <w:noProof/>
          </w:rPr>
          <w:t>Hình 16: Số lượng missing values</w:t>
        </w:r>
        <w:r w:rsidRPr="002B316E">
          <w:rPr>
            <w:noProof/>
            <w:webHidden/>
          </w:rPr>
          <w:tab/>
        </w:r>
        <w:r w:rsidRPr="002B316E">
          <w:rPr>
            <w:noProof/>
            <w:webHidden/>
          </w:rPr>
          <w:fldChar w:fldCharType="begin"/>
        </w:r>
        <w:r w:rsidRPr="002B316E">
          <w:rPr>
            <w:noProof/>
            <w:webHidden/>
          </w:rPr>
          <w:instrText xml:space="preserve"> PAGEREF _Toc230335472 \h </w:instrText>
        </w:r>
        <w:r w:rsidRPr="002B316E">
          <w:rPr>
            <w:noProof/>
            <w:webHidden/>
          </w:rPr>
        </w:r>
        <w:r w:rsidRPr="002B316E">
          <w:rPr>
            <w:noProof/>
            <w:webHidden/>
          </w:rPr>
          <w:fldChar w:fldCharType="separate"/>
        </w:r>
        <w:r w:rsidR="006F7107">
          <w:rPr>
            <w:noProof/>
            <w:webHidden/>
          </w:rPr>
          <w:t>33</w:t>
        </w:r>
        <w:r w:rsidRPr="002B316E">
          <w:rPr>
            <w:noProof/>
            <w:webHidden/>
          </w:rPr>
          <w:fldChar w:fldCharType="end"/>
        </w:r>
      </w:hyperlink>
    </w:p>
    <w:p w14:paraId="7901ECA7" w14:textId="50C2E6C9"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3" w:history="1">
        <w:r w:rsidRPr="002B316E">
          <w:rPr>
            <w:rStyle w:val="Hyperlink"/>
            <w:noProof/>
          </w:rPr>
          <w:t>Hình 17: Phân bố alcohol_g</w:t>
        </w:r>
        <w:r w:rsidRPr="002B316E">
          <w:rPr>
            <w:noProof/>
            <w:webHidden/>
          </w:rPr>
          <w:tab/>
        </w:r>
        <w:r w:rsidRPr="002B316E">
          <w:rPr>
            <w:noProof/>
            <w:webHidden/>
          </w:rPr>
          <w:fldChar w:fldCharType="begin"/>
        </w:r>
        <w:r w:rsidRPr="002B316E">
          <w:rPr>
            <w:noProof/>
            <w:webHidden/>
          </w:rPr>
          <w:instrText xml:space="preserve"> PAGEREF _Toc230335473 \h </w:instrText>
        </w:r>
        <w:r w:rsidRPr="002B316E">
          <w:rPr>
            <w:noProof/>
            <w:webHidden/>
          </w:rPr>
        </w:r>
        <w:r w:rsidRPr="002B316E">
          <w:rPr>
            <w:noProof/>
            <w:webHidden/>
          </w:rPr>
          <w:fldChar w:fldCharType="separate"/>
        </w:r>
        <w:r w:rsidR="006F7107">
          <w:rPr>
            <w:noProof/>
            <w:webHidden/>
          </w:rPr>
          <w:t>36</w:t>
        </w:r>
        <w:r w:rsidRPr="002B316E">
          <w:rPr>
            <w:noProof/>
            <w:webHidden/>
          </w:rPr>
          <w:fldChar w:fldCharType="end"/>
        </w:r>
      </w:hyperlink>
    </w:p>
    <w:p w14:paraId="59E0CC03" w14:textId="64B713D5"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4" w:history="1">
        <w:r w:rsidRPr="002B316E">
          <w:rPr>
            <w:rStyle w:val="Hyperlink"/>
            <w:noProof/>
          </w:rPr>
          <w:t>Hình 18: Phân bố sugar_g</w:t>
        </w:r>
        <w:r w:rsidRPr="002B316E">
          <w:rPr>
            <w:noProof/>
            <w:webHidden/>
          </w:rPr>
          <w:tab/>
        </w:r>
        <w:r w:rsidRPr="002B316E">
          <w:rPr>
            <w:noProof/>
            <w:webHidden/>
          </w:rPr>
          <w:fldChar w:fldCharType="begin"/>
        </w:r>
        <w:r w:rsidRPr="002B316E">
          <w:rPr>
            <w:noProof/>
            <w:webHidden/>
          </w:rPr>
          <w:instrText xml:space="preserve"> PAGEREF _Toc230335474 \h </w:instrText>
        </w:r>
        <w:r w:rsidRPr="002B316E">
          <w:rPr>
            <w:noProof/>
            <w:webHidden/>
          </w:rPr>
        </w:r>
        <w:r w:rsidRPr="002B316E">
          <w:rPr>
            <w:noProof/>
            <w:webHidden/>
          </w:rPr>
          <w:fldChar w:fldCharType="separate"/>
        </w:r>
        <w:r w:rsidR="006F7107">
          <w:rPr>
            <w:noProof/>
            <w:webHidden/>
          </w:rPr>
          <w:t>36</w:t>
        </w:r>
        <w:r w:rsidRPr="002B316E">
          <w:rPr>
            <w:noProof/>
            <w:webHidden/>
          </w:rPr>
          <w:fldChar w:fldCharType="end"/>
        </w:r>
      </w:hyperlink>
    </w:p>
    <w:p w14:paraId="1FFF66FC" w14:textId="322ECF00"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5" w:history="1">
        <w:r w:rsidRPr="002B316E">
          <w:rPr>
            <w:rStyle w:val="Hyperlink"/>
            <w:noProof/>
          </w:rPr>
          <w:t>Hình 19: Phâm bố sodium_mg</w:t>
        </w:r>
        <w:r w:rsidRPr="002B316E">
          <w:rPr>
            <w:noProof/>
            <w:webHidden/>
          </w:rPr>
          <w:tab/>
        </w:r>
        <w:r w:rsidRPr="002B316E">
          <w:rPr>
            <w:noProof/>
            <w:webHidden/>
          </w:rPr>
          <w:fldChar w:fldCharType="begin"/>
        </w:r>
        <w:r w:rsidRPr="002B316E">
          <w:rPr>
            <w:noProof/>
            <w:webHidden/>
          </w:rPr>
          <w:instrText xml:space="preserve"> PAGEREF _Toc230335475 \h </w:instrText>
        </w:r>
        <w:r w:rsidRPr="002B316E">
          <w:rPr>
            <w:noProof/>
            <w:webHidden/>
          </w:rPr>
        </w:r>
        <w:r w:rsidRPr="002B316E">
          <w:rPr>
            <w:noProof/>
            <w:webHidden/>
          </w:rPr>
          <w:fldChar w:fldCharType="separate"/>
        </w:r>
        <w:r w:rsidR="006F7107">
          <w:rPr>
            <w:noProof/>
            <w:webHidden/>
          </w:rPr>
          <w:t>37</w:t>
        </w:r>
        <w:r w:rsidRPr="002B316E">
          <w:rPr>
            <w:noProof/>
            <w:webHidden/>
          </w:rPr>
          <w:fldChar w:fldCharType="end"/>
        </w:r>
      </w:hyperlink>
    </w:p>
    <w:p w14:paraId="241E877F" w14:textId="0A6F2BA5"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6" w:history="1">
        <w:r w:rsidRPr="002B316E">
          <w:rPr>
            <w:rStyle w:val="Hyperlink"/>
            <w:noProof/>
          </w:rPr>
          <w:t xml:space="preserve">Hình 20: </w:t>
        </w:r>
        <w:r w:rsidRPr="002B316E">
          <w:rPr>
            <w:rStyle w:val="Hyperlink"/>
            <w:noProof/>
            <w:lang w:val="en-US"/>
          </w:rPr>
          <w:t>Hành vi nạp vi chất</w:t>
        </w:r>
        <w:r w:rsidRPr="002B316E">
          <w:rPr>
            <w:noProof/>
            <w:webHidden/>
          </w:rPr>
          <w:tab/>
        </w:r>
        <w:r w:rsidRPr="002B316E">
          <w:rPr>
            <w:noProof/>
            <w:webHidden/>
          </w:rPr>
          <w:fldChar w:fldCharType="begin"/>
        </w:r>
        <w:r w:rsidRPr="002B316E">
          <w:rPr>
            <w:noProof/>
            <w:webHidden/>
          </w:rPr>
          <w:instrText xml:space="preserve"> PAGEREF _Toc230335476 \h </w:instrText>
        </w:r>
        <w:r w:rsidRPr="002B316E">
          <w:rPr>
            <w:noProof/>
            <w:webHidden/>
          </w:rPr>
        </w:r>
        <w:r w:rsidRPr="002B316E">
          <w:rPr>
            <w:noProof/>
            <w:webHidden/>
          </w:rPr>
          <w:fldChar w:fldCharType="separate"/>
        </w:r>
        <w:r w:rsidR="006F7107">
          <w:rPr>
            <w:noProof/>
            <w:webHidden/>
          </w:rPr>
          <w:t>37</w:t>
        </w:r>
        <w:r w:rsidRPr="002B316E">
          <w:rPr>
            <w:noProof/>
            <w:webHidden/>
          </w:rPr>
          <w:fldChar w:fldCharType="end"/>
        </w:r>
      </w:hyperlink>
    </w:p>
    <w:p w14:paraId="4240E495" w14:textId="20FD6C75"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7" w:history="1">
        <w:r w:rsidRPr="002B316E">
          <w:rPr>
            <w:rStyle w:val="Hyperlink"/>
            <w:noProof/>
          </w:rPr>
          <w:t xml:space="preserve">Hình 21: </w:t>
        </w:r>
        <w:r w:rsidRPr="002B316E">
          <w:rPr>
            <w:rStyle w:val="Hyperlink"/>
            <w:noProof/>
            <w:lang w:val="en-US"/>
          </w:rPr>
          <w:t>Nhóm năng lượng cơ bản</w:t>
        </w:r>
        <w:r w:rsidRPr="002B316E">
          <w:rPr>
            <w:noProof/>
            <w:webHidden/>
          </w:rPr>
          <w:tab/>
        </w:r>
        <w:r w:rsidRPr="002B316E">
          <w:rPr>
            <w:noProof/>
            <w:webHidden/>
          </w:rPr>
          <w:fldChar w:fldCharType="begin"/>
        </w:r>
        <w:r w:rsidRPr="002B316E">
          <w:rPr>
            <w:noProof/>
            <w:webHidden/>
          </w:rPr>
          <w:instrText xml:space="preserve"> PAGEREF _Toc230335477 \h </w:instrText>
        </w:r>
        <w:r w:rsidRPr="002B316E">
          <w:rPr>
            <w:noProof/>
            <w:webHidden/>
          </w:rPr>
        </w:r>
        <w:r w:rsidRPr="002B316E">
          <w:rPr>
            <w:noProof/>
            <w:webHidden/>
          </w:rPr>
          <w:fldChar w:fldCharType="separate"/>
        </w:r>
        <w:r w:rsidR="006F7107">
          <w:rPr>
            <w:noProof/>
            <w:webHidden/>
          </w:rPr>
          <w:t>38</w:t>
        </w:r>
        <w:r w:rsidRPr="002B316E">
          <w:rPr>
            <w:noProof/>
            <w:webHidden/>
          </w:rPr>
          <w:fldChar w:fldCharType="end"/>
        </w:r>
      </w:hyperlink>
    </w:p>
    <w:p w14:paraId="4E8E12FA" w14:textId="7C8D6108"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8" w:history="1">
        <w:r w:rsidRPr="002B316E">
          <w:rPr>
            <w:rStyle w:val="Hyperlink"/>
            <w:noProof/>
          </w:rPr>
          <w:t>Hình 22: Phân bố tỷ lệ mắc bệnh trong tập dữ liệu</w:t>
        </w:r>
        <w:r w:rsidRPr="002B316E">
          <w:rPr>
            <w:noProof/>
            <w:webHidden/>
          </w:rPr>
          <w:tab/>
        </w:r>
        <w:r w:rsidRPr="002B316E">
          <w:rPr>
            <w:noProof/>
            <w:webHidden/>
          </w:rPr>
          <w:fldChar w:fldCharType="begin"/>
        </w:r>
        <w:r w:rsidRPr="002B316E">
          <w:rPr>
            <w:noProof/>
            <w:webHidden/>
          </w:rPr>
          <w:instrText xml:space="preserve"> PAGEREF _Toc230335478 \h </w:instrText>
        </w:r>
        <w:r w:rsidRPr="002B316E">
          <w:rPr>
            <w:noProof/>
            <w:webHidden/>
          </w:rPr>
        </w:r>
        <w:r w:rsidRPr="002B316E">
          <w:rPr>
            <w:noProof/>
            <w:webHidden/>
          </w:rPr>
          <w:fldChar w:fldCharType="separate"/>
        </w:r>
        <w:r w:rsidR="006F7107">
          <w:rPr>
            <w:noProof/>
            <w:webHidden/>
          </w:rPr>
          <w:t>38</w:t>
        </w:r>
        <w:r w:rsidRPr="002B316E">
          <w:rPr>
            <w:noProof/>
            <w:webHidden/>
          </w:rPr>
          <w:fldChar w:fldCharType="end"/>
        </w:r>
      </w:hyperlink>
    </w:p>
    <w:p w14:paraId="3B7ADB69" w14:textId="0D5F3797"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79" w:history="1">
        <w:r w:rsidRPr="002B316E">
          <w:rPr>
            <w:rStyle w:val="Hyperlink"/>
            <w:noProof/>
          </w:rPr>
          <w:t>Hình 23: Boxplot phân bố các biến năng lượng cơ bản</w:t>
        </w:r>
        <w:r w:rsidRPr="002B316E">
          <w:rPr>
            <w:noProof/>
            <w:webHidden/>
          </w:rPr>
          <w:tab/>
        </w:r>
        <w:r w:rsidRPr="002B316E">
          <w:rPr>
            <w:noProof/>
            <w:webHidden/>
          </w:rPr>
          <w:fldChar w:fldCharType="begin"/>
        </w:r>
        <w:r w:rsidRPr="002B316E">
          <w:rPr>
            <w:noProof/>
            <w:webHidden/>
          </w:rPr>
          <w:instrText xml:space="preserve"> PAGEREF _Toc230335479 \h </w:instrText>
        </w:r>
        <w:r w:rsidRPr="002B316E">
          <w:rPr>
            <w:noProof/>
            <w:webHidden/>
          </w:rPr>
        </w:r>
        <w:r w:rsidRPr="002B316E">
          <w:rPr>
            <w:noProof/>
            <w:webHidden/>
          </w:rPr>
          <w:fldChar w:fldCharType="separate"/>
        </w:r>
        <w:r w:rsidR="006F7107">
          <w:rPr>
            <w:noProof/>
            <w:webHidden/>
          </w:rPr>
          <w:t>40</w:t>
        </w:r>
        <w:r w:rsidRPr="002B316E">
          <w:rPr>
            <w:noProof/>
            <w:webHidden/>
          </w:rPr>
          <w:fldChar w:fldCharType="end"/>
        </w:r>
      </w:hyperlink>
    </w:p>
    <w:p w14:paraId="734015C5" w14:textId="01DAB78C"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0" w:history="1">
        <w:r w:rsidRPr="002B316E">
          <w:rPr>
            <w:rStyle w:val="Hyperlink"/>
            <w:noProof/>
          </w:rPr>
          <w:t>Hình 24: Boxplot nhóm Đường, Muối và các Vi chất (Vitamins, Khoáng chất)</w:t>
        </w:r>
        <w:r w:rsidRPr="002B316E">
          <w:rPr>
            <w:noProof/>
            <w:webHidden/>
          </w:rPr>
          <w:tab/>
        </w:r>
        <w:r w:rsidRPr="002B316E">
          <w:rPr>
            <w:noProof/>
            <w:webHidden/>
          </w:rPr>
          <w:fldChar w:fldCharType="begin"/>
        </w:r>
        <w:r w:rsidRPr="002B316E">
          <w:rPr>
            <w:noProof/>
            <w:webHidden/>
          </w:rPr>
          <w:instrText xml:space="preserve"> PAGEREF _Toc230335480 \h </w:instrText>
        </w:r>
        <w:r w:rsidRPr="002B316E">
          <w:rPr>
            <w:noProof/>
            <w:webHidden/>
          </w:rPr>
        </w:r>
        <w:r w:rsidRPr="002B316E">
          <w:rPr>
            <w:noProof/>
            <w:webHidden/>
          </w:rPr>
          <w:fldChar w:fldCharType="separate"/>
        </w:r>
        <w:r w:rsidR="006F7107">
          <w:rPr>
            <w:noProof/>
            <w:webHidden/>
          </w:rPr>
          <w:t>41</w:t>
        </w:r>
        <w:r w:rsidRPr="002B316E">
          <w:rPr>
            <w:noProof/>
            <w:webHidden/>
          </w:rPr>
          <w:fldChar w:fldCharType="end"/>
        </w:r>
      </w:hyperlink>
    </w:p>
    <w:p w14:paraId="7C902378" w14:textId="087656FC"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1" w:history="1">
        <w:r w:rsidRPr="002B316E">
          <w:rPr>
            <w:rStyle w:val="Hyperlink"/>
            <w:noProof/>
          </w:rPr>
          <w:t>Hình 25: Boxplot các biến phân hóa hành vi đặc biệt</w:t>
        </w:r>
        <w:r w:rsidRPr="002B316E">
          <w:rPr>
            <w:noProof/>
            <w:webHidden/>
          </w:rPr>
          <w:tab/>
        </w:r>
        <w:r w:rsidRPr="002B316E">
          <w:rPr>
            <w:noProof/>
            <w:webHidden/>
          </w:rPr>
          <w:fldChar w:fldCharType="begin"/>
        </w:r>
        <w:r w:rsidRPr="002B316E">
          <w:rPr>
            <w:noProof/>
            <w:webHidden/>
          </w:rPr>
          <w:instrText xml:space="preserve"> PAGEREF _Toc230335481 \h </w:instrText>
        </w:r>
        <w:r w:rsidRPr="002B316E">
          <w:rPr>
            <w:noProof/>
            <w:webHidden/>
          </w:rPr>
        </w:r>
        <w:r w:rsidRPr="002B316E">
          <w:rPr>
            <w:noProof/>
            <w:webHidden/>
          </w:rPr>
          <w:fldChar w:fldCharType="separate"/>
        </w:r>
        <w:r w:rsidR="006F7107">
          <w:rPr>
            <w:noProof/>
            <w:webHidden/>
          </w:rPr>
          <w:t>42</w:t>
        </w:r>
        <w:r w:rsidRPr="002B316E">
          <w:rPr>
            <w:noProof/>
            <w:webHidden/>
          </w:rPr>
          <w:fldChar w:fldCharType="end"/>
        </w:r>
      </w:hyperlink>
    </w:p>
    <w:p w14:paraId="40ADAB01" w14:textId="05ED1D46"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2" w:history="1">
        <w:r w:rsidRPr="002B316E">
          <w:rPr>
            <w:rStyle w:val="Hyperlink"/>
            <w:noProof/>
          </w:rPr>
          <w:t>Hình 26: Phân bố BMI</w:t>
        </w:r>
        <w:r w:rsidRPr="002B316E">
          <w:rPr>
            <w:noProof/>
            <w:webHidden/>
          </w:rPr>
          <w:tab/>
        </w:r>
        <w:r w:rsidRPr="002B316E">
          <w:rPr>
            <w:noProof/>
            <w:webHidden/>
          </w:rPr>
          <w:fldChar w:fldCharType="begin"/>
        </w:r>
        <w:r w:rsidRPr="002B316E">
          <w:rPr>
            <w:noProof/>
            <w:webHidden/>
          </w:rPr>
          <w:instrText xml:space="preserve"> PAGEREF _Toc230335482 \h </w:instrText>
        </w:r>
        <w:r w:rsidRPr="002B316E">
          <w:rPr>
            <w:noProof/>
            <w:webHidden/>
          </w:rPr>
        </w:r>
        <w:r w:rsidRPr="002B316E">
          <w:rPr>
            <w:noProof/>
            <w:webHidden/>
          </w:rPr>
          <w:fldChar w:fldCharType="separate"/>
        </w:r>
        <w:r w:rsidR="006F7107">
          <w:rPr>
            <w:noProof/>
            <w:webHidden/>
          </w:rPr>
          <w:t>43</w:t>
        </w:r>
        <w:r w:rsidRPr="002B316E">
          <w:rPr>
            <w:noProof/>
            <w:webHidden/>
          </w:rPr>
          <w:fldChar w:fldCharType="end"/>
        </w:r>
      </w:hyperlink>
    </w:p>
    <w:p w14:paraId="61861B4E" w14:textId="560FB942"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3" w:history="1">
        <w:r w:rsidRPr="002B316E">
          <w:rPr>
            <w:rStyle w:val="Hyperlink"/>
            <w:noProof/>
          </w:rPr>
          <w:t>Hình 27: Phân bố vòng eo</w:t>
        </w:r>
        <w:r w:rsidRPr="002B316E">
          <w:rPr>
            <w:noProof/>
            <w:webHidden/>
          </w:rPr>
          <w:tab/>
        </w:r>
        <w:r w:rsidRPr="002B316E">
          <w:rPr>
            <w:noProof/>
            <w:webHidden/>
          </w:rPr>
          <w:fldChar w:fldCharType="begin"/>
        </w:r>
        <w:r w:rsidRPr="002B316E">
          <w:rPr>
            <w:noProof/>
            <w:webHidden/>
          </w:rPr>
          <w:instrText xml:space="preserve"> PAGEREF _Toc230335483 \h </w:instrText>
        </w:r>
        <w:r w:rsidRPr="002B316E">
          <w:rPr>
            <w:noProof/>
            <w:webHidden/>
          </w:rPr>
        </w:r>
        <w:r w:rsidRPr="002B316E">
          <w:rPr>
            <w:noProof/>
            <w:webHidden/>
          </w:rPr>
          <w:fldChar w:fldCharType="separate"/>
        </w:r>
        <w:r w:rsidR="006F7107">
          <w:rPr>
            <w:noProof/>
            <w:webHidden/>
          </w:rPr>
          <w:t>43</w:t>
        </w:r>
        <w:r w:rsidRPr="002B316E">
          <w:rPr>
            <w:noProof/>
            <w:webHidden/>
          </w:rPr>
          <w:fldChar w:fldCharType="end"/>
        </w:r>
      </w:hyperlink>
    </w:p>
    <w:p w14:paraId="70D26649" w14:textId="53E51C7C"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4" w:history="1">
        <w:r w:rsidRPr="002B316E">
          <w:rPr>
            <w:rStyle w:val="Hyperlink"/>
            <w:noProof/>
          </w:rPr>
          <w:t>Hình 28: Phân bố Cholesterol</w:t>
        </w:r>
        <w:r w:rsidRPr="002B316E">
          <w:rPr>
            <w:noProof/>
            <w:webHidden/>
          </w:rPr>
          <w:tab/>
        </w:r>
        <w:r w:rsidRPr="002B316E">
          <w:rPr>
            <w:noProof/>
            <w:webHidden/>
          </w:rPr>
          <w:fldChar w:fldCharType="begin"/>
        </w:r>
        <w:r w:rsidRPr="002B316E">
          <w:rPr>
            <w:noProof/>
            <w:webHidden/>
          </w:rPr>
          <w:instrText xml:space="preserve"> PAGEREF _Toc230335484 \h </w:instrText>
        </w:r>
        <w:r w:rsidRPr="002B316E">
          <w:rPr>
            <w:noProof/>
            <w:webHidden/>
          </w:rPr>
        </w:r>
        <w:r w:rsidRPr="002B316E">
          <w:rPr>
            <w:noProof/>
            <w:webHidden/>
          </w:rPr>
          <w:fldChar w:fldCharType="separate"/>
        </w:r>
        <w:r w:rsidR="006F7107">
          <w:rPr>
            <w:noProof/>
            <w:webHidden/>
          </w:rPr>
          <w:t>44</w:t>
        </w:r>
        <w:r w:rsidRPr="002B316E">
          <w:rPr>
            <w:noProof/>
            <w:webHidden/>
          </w:rPr>
          <w:fldChar w:fldCharType="end"/>
        </w:r>
      </w:hyperlink>
    </w:p>
    <w:p w14:paraId="52AAEE63" w14:textId="3C371BA8"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5" w:history="1">
        <w:r w:rsidRPr="002B316E">
          <w:rPr>
            <w:rStyle w:val="Hyperlink"/>
            <w:noProof/>
          </w:rPr>
          <w:t>Hình 29: Phân bố tuổi</w:t>
        </w:r>
        <w:r w:rsidRPr="002B316E">
          <w:rPr>
            <w:noProof/>
            <w:webHidden/>
          </w:rPr>
          <w:tab/>
        </w:r>
        <w:r w:rsidRPr="002B316E">
          <w:rPr>
            <w:noProof/>
            <w:webHidden/>
          </w:rPr>
          <w:fldChar w:fldCharType="begin"/>
        </w:r>
        <w:r w:rsidRPr="002B316E">
          <w:rPr>
            <w:noProof/>
            <w:webHidden/>
          </w:rPr>
          <w:instrText xml:space="preserve"> PAGEREF _Toc230335485 \h </w:instrText>
        </w:r>
        <w:r w:rsidRPr="002B316E">
          <w:rPr>
            <w:noProof/>
            <w:webHidden/>
          </w:rPr>
        </w:r>
        <w:r w:rsidRPr="002B316E">
          <w:rPr>
            <w:noProof/>
            <w:webHidden/>
          </w:rPr>
          <w:fldChar w:fldCharType="separate"/>
        </w:r>
        <w:r w:rsidR="006F7107">
          <w:rPr>
            <w:noProof/>
            <w:webHidden/>
          </w:rPr>
          <w:t>44</w:t>
        </w:r>
        <w:r w:rsidRPr="002B316E">
          <w:rPr>
            <w:noProof/>
            <w:webHidden/>
          </w:rPr>
          <w:fldChar w:fldCharType="end"/>
        </w:r>
      </w:hyperlink>
    </w:p>
    <w:p w14:paraId="02882D27" w14:textId="3A70566A"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6" w:history="1">
        <w:r w:rsidRPr="002B316E">
          <w:rPr>
            <w:rStyle w:val="Hyperlink"/>
            <w:noProof/>
          </w:rPr>
          <w:t>Hình 30: Phân bố giới tính</w:t>
        </w:r>
        <w:r w:rsidRPr="002B316E">
          <w:rPr>
            <w:noProof/>
            <w:webHidden/>
          </w:rPr>
          <w:tab/>
        </w:r>
        <w:r w:rsidRPr="002B316E">
          <w:rPr>
            <w:noProof/>
            <w:webHidden/>
          </w:rPr>
          <w:fldChar w:fldCharType="begin"/>
        </w:r>
        <w:r w:rsidRPr="002B316E">
          <w:rPr>
            <w:noProof/>
            <w:webHidden/>
          </w:rPr>
          <w:instrText xml:space="preserve"> PAGEREF _Toc230335486 \h </w:instrText>
        </w:r>
        <w:r w:rsidRPr="002B316E">
          <w:rPr>
            <w:noProof/>
            <w:webHidden/>
          </w:rPr>
        </w:r>
        <w:r w:rsidRPr="002B316E">
          <w:rPr>
            <w:noProof/>
            <w:webHidden/>
          </w:rPr>
          <w:fldChar w:fldCharType="separate"/>
        </w:r>
        <w:r w:rsidR="006F7107">
          <w:rPr>
            <w:noProof/>
            <w:webHidden/>
          </w:rPr>
          <w:t>45</w:t>
        </w:r>
        <w:r w:rsidRPr="002B316E">
          <w:rPr>
            <w:noProof/>
            <w:webHidden/>
          </w:rPr>
          <w:fldChar w:fldCharType="end"/>
        </w:r>
      </w:hyperlink>
    </w:p>
    <w:p w14:paraId="3D38D4D6" w14:textId="77EE80B3"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7" w:history="1">
        <w:r w:rsidRPr="002B316E">
          <w:rPr>
            <w:rStyle w:val="Hyperlink"/>
            <w:noProof/>
          </w:rPr>
          <w:t>Hình 31: Phân bố dân tộc</w:t>
        </w:r>
        <w:r w:rsidRPr="002B316E">
          <w:rPr>
            <w:noProof/>
            <w:webHidden/>
          </w:rPr>
          <w:tab/>
        </w:r>
        <w:r w:rsidRPr="002B316E">
          <w:rPr>
            <w:noProof/>
            <w:webHidden/>
          </w:rPr>
          <w:fldChar w:fldCharType="begin"/>
        </w:r>
        <w:r w:rsidRPr="002B316E">
          <w:rPr>
            <w:noProof/>
            <w:webHidden/>
          </w:rPr>
          <w:instrText xml:space="preserve"> PAGEREF _Toc230335487 \h </w:instrText>
        </w:r>
        <w:r w:rsidRPr="002B316E">
          <w:rPr>
            <w:noProof/>
            <w:webHidden/>
          </w:rPr>
        </w:r>
        <w:r w:rsidRPr="002B316E">
          <w:rPr>
            <w:noProof/>
            <w:webHidden/>
          </w:rPr>
          <w:fldChar w:fldCharType="separate"/>
        </w:r>
        <w:r w:rsidR="006F7107">
          <w:rPr>
            <w:noProof/>
            <w:webHidden/>
          </w:rPr>
          <w:t>45</w:t>
        </w:r>
        <w:r w:rsidRPr="002B316E">
          <w:rPr>
            <w:noProof/>
            <w:webHidden/>
          </w:rPr>
          <w:fldChar w:fldCharType="end"/>
        </w:r>
      </w:hyperlink>
    </w:p>
    <w:p w14:paraId="4849DAE7" w14:textId="0FF8D576"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8" w:history="1">
        <w:r w:rsidRPr="002B316E">
          <w:rPr>
            <w:rStyle w:val="Hyperlink"/>
            <w:noProof/>
          </w:rPr>
          <w:t>Hình 32: Phân bố nhóm tuổi</w:t>
        </w:r>
        <w:r w:rsidRPr="002B316E">
          <w:rPr>
            <w:noProof/>
            <w:webHidden/>
          </w:rPr>
          <w:tab/>
        </w:r>
        <w:r w:rsidRPr="002B316E">
          <w:rPr>
            <w:noProof/>
            <w:webHidden/>
          </w:rPr>
          <w:fldChar w:fldCharType="begin"/>
        </w:r>
        <w:r w:rsidRPr="002B316E">
          <w:rPr>
            <w:noProof/>
            <w:webHidden/>
          </w:rPr>
          <w:instrText xml:space="preserve"> PAGEREF _Toc230335488 \h </w:instrText>
        </w:r>
        <w:r w:rsidRPr="002B316E">
          <w:rPr>
            <w:noProof/>
            <w:webHidden/>
          </w:rPr>
        </w:r>
        <w:r w:rsidRPr="002B316E">
          <w:rPr>
            <w:noProof/>
            <w:webHidden/>
          </w:rPr>
          <w:fldChar w:fldCharType="separate"/>
        </w:r>
        <w:r w:rsidR="006F7107">
          <w:rPr>
            <w:noProof/>
            <w:webHidden/>
          </w:rPr>
          <w:t>46</w:t>
        </w:r>
        <w:r w:rsidRPr="002B316E">
          <w:rPr>
            <w:noProof/>
            <w:webHidden/>
          </w:rPr>
          <w:fldChar w:fldCharType="end"/>
        </w:r>
      </w:hyperlink>
    </w:p>
    <w:p w14:paraId="545FB37F" w14:textId="312A7DC7"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89" w:history="1">
        <w:r w:rsidRPr="002B316E">
          <w:rPr>
            <w:rStyle w:val="Hyperlink"/>
            <w:noProof/>
          </w:rPr>
          <w:t>Hình 33: Phân loại BMI</w:t>
        </w:r>
        <w:r w:rsidRPr="002B316E">
          <w:rPr>
            <w:noProof/>
            <w:webHidden/>
          </w:rPr>
          <w:tab/>
        </w:r>
        <w:r w:rsidRPr="002B316E">
          <w:rPr>
            <w:noProof/>
            <w:webHidden/>
          </w:rPr>
          <w:fldChar w:fldCharType="begin"/>
        </w:r>
        <w:r w:rsidRPr="002B316E">
          <w:rPr>
            <w:noProof/>
            <w:webHidden/>
          </w:rPr>
          <w:instrText xml:space="preserve"> PAGEREF _Toc230335489 \h </w:instrText>
        </w:r>
        <w:r w:rsidRPr="002B316E">
          <w:rPr>
            <w:noProof/>
            <w:webHidden/>
          </w:rPr>
        </w:r>
        <w:r w:rsidRPr="002B316E">
          <w:rPr>
            <w:noProof/>
            <w:webHidden/>
          </w:rPr>
          <w:fldChar w:fldCharType="separate"/>
        </w:r>
        <w:r w:rsidR="006F7107">
          <w:rPr>
            <w:noProof/>
            <w:webHidden/>
          </w:rPr>
          <w:t>46</w:t>
        </w:r>
        <w:r w:rsidRPr="002B316E">
          <w:rPr>
            <w:noProof/>
            <w:webHidden/>
          </w:rPr>
          <w:fldChar w:fldCharType="end"/>
        </w:r>
      </w:hyperlink>
    </w:p>
    <w:p w14:paraId="7675F855" w14:textId="28642024"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0" w:history="1">
        <w:r w:rsidRPr="002B316E">
          <w:rPr>
            <w:rStyle w:val="Hyperlink"/>
            <w:noProof/>
          </w:rPr>
          <w:t>Hình 34: Phân bố hàm lượng Muối (sodium_mg) và Chất béo (fat_g) ở nhóm bệnh nhân Cao huyết áp (Hypertension)</w:t>
        </w:r>
        <w:r w:rsidRPr="002B316E">
          <w:rPr>
            <w:noProof/>
            <w:webHidden/>
          </w:rPr>
          <w:tab/>
        </w:r>
        <w:r w:rsidRPr="002B316E">
          <w:rPr>
            <w:noProof/>
            <w:webHidden/>
          </w:rPr>
          <w:fldChar w:fldCharType="begin"/>
        </w:r>
        <w:r w:rsidRPr="002B316E">
          <w:rPr>
            <w:noProof/>
            <w:webHidden/>
          </w:rPr>
          <w:instrText xml:space="preserve"> PAGEREF _Toc230335490 \h </w:instrText>
        </w:r>
        <w:r w:rsidRPr="002B316E">
          <w:rPr>
            <w:noProof/>
            <w:webHidden/>
          </w:rPr>
        </w:r>
        <w:r w:rsidRPr="002B316E">
          <w:rPr>
            <w:noProof/>
            <w:webHidden/>
          </w:rPr>
          <w:fldChar w:fldCharType="separate"/>
        </w:r>
        <w:r w:rsidR="006F7107">
          <w:rPr>
            <w:noProof/>
            <w:webHidden/>
          </w:rPr>
          <w:t>47</w:t>
        </w:r>
        <w:r w:rsidRPr="002B316E">
          <w:rPr>
            <w:noProof/>
            <w:webHidden/>
          </w:rPr>
          <w:fldChar w:fldCharType="end"/>
        </w:r>
      </w:hyperlink>
    </w:p>
    <w:p w14:paraId="26C4D5FB" w14:textId="2AB46D58"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1" w:history="1">
        <w:r w:rsidRPr="002B316E">
          <w:rPr>
            <w:rStyle w:val="Hyperlink"/>
            <w:noProof/>
          </w:rPr>
          <w:t>Hình 35: Phân bố hàm lượng Năng lượng (energy_kcal), Đường (sugar_g) và Chất cồn (alcohol_g) ở nhóm bệnh nhân Tiểu đường (Diabetes).</w:t>
        </w:r>
        <w:r w:rsidRPr="002B316E">
          <w:rPr>
            <w:noProof/>
            <w:webHidden/>
          </w:rPr>
          <w:tab/>
        </w:r>
        <w:r w:rsidRPr="002B316E">
          <w:rPr>
            <w:noProof/>
            <w:webHidden/>
          </w:rPr>
          <w:fldChar w:fldCharType="begin"/>
        </w:r>
        <w:r w:rsidRPr="002B316E">
          <w:rPr>
            <w:noProof/>
            <w:webHidden/>
          </w:rPr>
          <w:instrText xml:space="preserve"> PAGEREF _Toc230335491 \h </w:instrText>
        </w:r>
        <w:r w:rsidRPr="002B316E">
          <w:rPr>
            <w:noProof/>
            <w:webHidden/>
          </w:rPr>
        </w:r>
        <w:r w:rsidRPr="002B316E">
          <w:rPr>
            <w:noProof/>
            <w:webHidden/>
          </w:rPr>
          <w:fldChar w:fldCharType="separate"/>
        </w:r>
        <w:r w:rsidR="006F7107">
          <w:rPr>
            <w:noProof/>
            <w:webHidden/>
          </w:rPr>
          <w:t>49</w:t>
        </w:r>
        <w:r w:rsidRPr="002B316E">
          <w:rPr>
            <w:noProof/>
            <w:webHidden/>
          </w:rPr>
          <w:fldChar w:fldCharType="end"/>
        </w:r>
      </w:hyperlink>
    </w:p>
    <w:p w14:paraId="6851D6D2" w14:textId="4E668E24"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2" w:history="1">
        <w:r w:rsidRPr="002B316E">
          <w:rPr>
            <w:rStyle w:val="Hyperlink"/>
            <w:noProof/>
          </w:rPr>
          <w:t>Hình 36: Phân bố hàm lượng Muối (sodium_mg) và Chất xơ (fiber_g) ở nhóm bệnh nhân có biến cố Đột quỵ (Stroke)</w:t>
        </w:r>
        <w:r w:rsidRPr="002B316E">
          <w:rPr>
            <w:noProof/>
            <w:webHidden/>
          </w:rPr>
          <w:tab/>
        </w:r>
        <w:r w:rsidRPr="002B316E">
          <w:rPr>
            <w:noProof/>
            <w:webHidden/>
          </w:rPr>
          <w:fldChar w:fldCharType="begin"/>
        </w:r>
        <w:r w:rsidRPr="002B316E">
          <w:rPr>
            <w:noProof/>
            <w:webHidden/>
          </w:rPr>
          <w:instrText xml:space="preserve"> PAGEREF _Toc230335492 \h </w:instrText>
        </w:r>
        <w:r w:rsidRPr="002B316E">
          <w:rPr>
            <w:noProof/>
            <w:webHidden/>
          </w:rPr>
        </w:r>
        <w:r w:rsidRPr="002B316E">
          <w:rPr>
            <w:noProof/>
            <w:webHidden/>
          </w:rPr>
          <w:fldChar w:fldCharType="separate"/>
        </w:r>
        <w:r w:rsidR="006F7107">
          <w:rPr>
            <w:noProof/>
            <w:webHidden/>
          </w:rPr>
          <w:t>49</w:t>
        </w:r>
        <w:r w:rsidRPr="002B316E">
          <w:rPr>
            <w:noProof/>
            <w:webHidden/>
          </w:rPr>
          <w:fldChar w:fldCharType="end"/>
        </w:r>
      </w:hyperlink>
    </w:p>
    <w:p w14:paraId="26AB31EC" w14:textId="34157753"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3" w:history="1">
        <w:r w:rsidRPr="002B316E">
          <w:rPr>
            <w:rStyle w:val="Hyperlink"/>
            <w:noProof/>
          </w:rPr>
          <w:t>Hình  37: Phân bố hàm lượng Muối (sodium_mg) và Chất béo (fat_g) ở nhóm bệnh nhân Nhồi máu cơ tim (Heart Attack), Bệnh mạch vành (Coronary) và Suy tim (Heart Failure).</w:t>
        </w:r>
        <w:r w:rsidRPr="002B316E">
          <w:rPr>
            <w:noProof/>
            <w:webHidden/>
          </w:rPr>
          <w:tab/>
        </w:r>
        <w:r w:rsidRPr="002B316E">
          <w:rPr>
            <w:noProof/>
            <w:webHidden/>
          </w:rPr>
          <w:fldChar w:fldCharType="begin"/>
        </w:r>
        <w:r w:rsidRPr="002B316E">
          <w:rPr>
            <w:noProof/>
            <w:webHidden/>
          </w:rPr>
          <w:instrText xml:space="preserve"> PAGEREF _Toc230335493 \h </w:instrText>
        </w:r>
        <w:r w:rsidRPr="002B316E">
          <w:rPr>
            <w:noProof/>
            <w:webHidden/>
          </w:rPr>
        </w:r>
        <w:r w:rsidRPr="002B316E">
          <w:rPr>
            <w:noProof/>
            <w:webHidden/>
          </w:rPr>
          <w:fldChar w:fldCharType="separate"/>
        </w:r>
        <w:r w:rsidR="006F7107">
          <w:rPr>
            <w:noProof/>
            <w:webHidden/>
          </w:rPr>
          <w:t>50</w:t>
        </w:r>
        <w:r w:rsidRPr="002B316E">
          <w:rPr>
            <w:noProof/>
            <w:webHidden/>
          </w:rPr>
          <w:fldChar w:fldCharType="end"/>
        </w:r>
      </w:hyperlink>
    </w:p>
    <w:p w14:paraId="10A6F956" w14:textId="7730F387"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4" w:history="1">
        <w:r w:rsidRPr="002B316E">
          <w:rPr>
            <w:rStyle w:val="Hyperlink"/>
            <w:noProof/>
          </w:rPr>
          <w:t>Hình 38: Biểu đồ phân phối mật độ BMI và Chu vi vòng eo (waist_cm) đối với các nhóm bệnh lý.</w:t>
        </w:r>
        <w:r w:rsidRPr="002B316E">
          <w:rPr>
            <w:noProof/>
            <w:webHidden/>
          </w:rPr>
          <w:tab/>
        </w:r>
        <w:r w:rsidRPr="002B316E">
          <w:rPr>
            <w:noProof/>
            <w:webHidden/>
          </w:rPr>
          <w:fldChar w:fldCharType="begin"/>
        </w:r>
        <w:r w:rsidRPr="002B316E">
          <w:rPr>
            <w:noProof/>
            <w:webHidden/>
          </w:rPr>
          <w:instrText xml:space="preserve"> PAGEREF _Toc230335494 \h </w:instrText>
        </w:r>
        <w:r w:rsidRPr="002B316E">
          <w:rPr>
            <w:noProof/>
            <w:webHidden/>
          </w:rPr>
        </w:r>
        <w:r w:rsidRPr="002B316E">
          <w:rPr>
            <w:noProof/>
            <w:webHidden/>
          </w:rPr>
          <w:fldChar w:fldCharType="separate"/>
        </w:r>
        <w:r w:rsidR="006F7107">
          <w:rPr>
            <w:noProof/>
            <w:webHidden/>
          </w:rPr>
          <w:t>51</w:t>
        </w:r>
        <w:r w:rsidRPr="002B316E">
          <w:rPr>
            <w:noProof/>
            <w:webHidden/>
          </w:rPr>
          <w:fldChar w:fldCharType="end"/>
        </w:r>
      </w:hyperlink>
    </w:p>
    <w:p w14:paraId="70B82078" w14:textId="17E22498"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5" w:history="1">
        <w:r w:rsidRPr="002B316E">
          <w:rPr>
            <w:rStyle w:val="Hyperlink"/>
            <w:noProof/>
          </w:rPr>
          <w:t>Hình 39: Tỷ lệ phần trăm mắc các nhóm bệnh lý theo Nhóm tuổi, Giới tính và Dân tộc</w:t>
        </w:r>
        <w:r w:rsidRPr="002B316E">
          <w:rPr>
            <w:noProof/>
            <w:webHidden/>
          </w:rPr>
          <w:tab/>
        </w:r>
        <w:r w:rsidRPr="002B316E">
          <w:rPr>
            <w:noProof/>
            <w:webHidden/>
          </w:rPr>
          <w:fldChar w:fldCharType="begin"/>
        </w:r>
        <w:r w:rsidRPr="002B316E">
          <w:rPr>
            <w:noProof/>
            <w:webHidden/>
          </w:rPr>
          <w:instrText xml:space="preserve"> PAGEREF _Toc230335495 \h </w:instrText>
        </w:r>
        <w:r w:rsidRPr="002B316E">
          <w:rPr>
            <w:noProof/>
            <w:webHidden/>
          </w:rPr>
        </w:r>
        <w:r w:rsidRPr="002B316E">
          <w:rPr>
            <w:noProof/>
            <w:webHidden/>
          </w:rPr>
          <w:fldChar w:fldCharType="separate"/>
        </w:r>
        <w:r w:rsidR="006F7107">
          <w:rPr>
            <w:noProof/>
            <w:webHidden/>
          </w:rPr>
          <w:t>52</w:t>
        </w:r>
        <w:r w:rsidRPr="002B316E">
          <w:rPr>
            <w:noProof/>
            <w:webHidden/>
          </w:rPr>
          <w:fldChar w:fldCharType="end"/>
        </w:r>
      </w:hyperlink>
    </w:p>
    <w:p w14:paraId="62C29FB1" w14:textId="3FC51791"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6" w:history="1">
        <w:r w:rsidRPr="002B316E">
          <w:rPr>
            <w:rStyle w:val="Hyperlink"/>
            <w:noProof/>
          </w:rPr>
          <w:t xml:space="preserve">Hình 40: </w:t>
        </w:r>
        <w:r w:rsidRPr="002B316E">
          <w:rPr>
            <w:rStyle w:val="Hyperlink"/>
            <w:noProof/>
            <w:lang w:val="en-US"/>
          </w:rPr>
          <w:t>Ma trận hệ số tương quan hạng Spearman (p) giữa các đặc trưng dinh dưỡng, chỉ số lâm sàng và trạng thái bệnh lý</w:t>
        </w:r>
        <w:r w:rsidRPr="002B316E">
          <w:rPr>
            <w:noProof/>
            <w:webHidden/>
          </w:rPr>
          <w:tab/>
        </w:r>
        <w:r w:rsidRPr="002B316E">
          <w:rPr>
            <w:noProof/>
            <w:webHidden/>
          </w:rPr>
          <w:fldChar w:fldCharType="begin"/>
        </w:r>
        <w:r w:rsidRPr="002B316E">
          <w:rPr>
            <w:noProof/>
            <w:webHidden/>
          </w:rPr>
          <w:instrText xml:space="preserve"> PAGEREF _Toc230335496 \h </w:instrText>
        </w:r>
        <w:r w:rsidRPr="002B316E">
          <w:rPr>
            <w:noProof/>
            <w:webHidden/>
          </w:rPr>
        </w:r>
        <w:r w:rsidRPr="002B316E">
          <w:rPr>
            <w:noProof/>
            <w:webHidden/>
          </w:rPr>
          <w:fldChar w:fldCharType="separate"/>
        </w:r>
        <w:r w:rsidR="006F7107">
          <w:rPr>
            <w:noProof/>
            <w:webHidden/>
          </w:rPr>
          <w:t>54</w:t>
        </w:r>
        <w:r w:rsidRPr="002B316E">
          <w:rPr>
            <w:noProof/>
            <w:webHidden/>
          </w:rPr>
          <w:fldChar w:fldCharType="end"/>
        </w:r>
      </w:hyperlink>
    </w:p>
    <w:p w14:paraId="5F752C21" w14:textId="3EDA5210"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7" w:history="1">
        <w:r w:rsidRPr="002B316E">
          <w:rPr>
            <w:rStyle w:val="Hyperlink"/>
            <w:noProof/>
          </w:rPr>
          <w:t>Hình 41: Đánh giá đồng thời mối liên hệ giữa điểm chế độ ăn không lành mạnh, yếu tố thể trạng phối hợp và hồ sơ dinh dưỡng chuẩn hóa theo số lượng bệnh mạn tính</w:t>
        </w:r>
        <w:r w:rsidRPr="002B316E">
          <w:rPr>
            <w:noProof/>
            <w:webHidden/>
          </w:rPr>
          <w:tab/>
        </w:r>
        <w:r w:rsidRPr="002B316E">
          <w:rPr>
            <w:noProof/>
            <w:webHidden/>
          </w:rPr>
          <w:fldChar w:fldCharType="begin"/>
        </w:r>
        <w:r w:rsidRPr="002B316E">
          <w:rPr>
            <w:noProof/>
            <w:webHidden/>
          </w:rPr>
          <w:instrText xml:space="preserve"> PAGEREF _Toc230335497 \h </w:instrText>
        </w:r>
        <w:r w:rsidRPr="002B316E">
          <w:rPr>
            <w:noProof/>
            <w:webHidden/>
          </w:rPr>
        </w:r>
        <w:r w:rsidRPr="002B316E">
          <w:rPr>
            <w:noProof/>
            <w:webHidden/>
          </w:rPr>
          <w:fldChar w:fldCharType="separate"/>
        </w:r>
        <w:r w:rsidR="006F7107">
          <w:rPr>
            <w:noProof/>
            <w:webHidden/>
          </w:rPr>
          <w:t>55</w:t>
        </w:r>
        <w:r w:rsidRPr="002B316E">
          <w:rPr>
            <w:noProof/>
            <w:webHidden/>
          </w:rPr>
          <w:fldChar w:fldCharType="end"/>
        </w:r>
      </w:hyperlink>
    </w:p>
    <w:p w14:paraId="2D2ADE3B" w14:textId="1DFB8E01"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8" w:history="1">
        <w:r w:rsidRPr="002B316E">
          <w:rPr>
            <w:rStyle w:val="Hyperlink"/>
            <w:noProof/>
          </w:rPr>
          <w:t>Hình 42: Support của từng item trong tập ARM tổng thể</w:t>
        </w:r>
        <w:r w:rsidRPr="002B316E">
          <w:rPr>
            <w:noProof/>
            <w:webHidden/>
          </w:rPr>
          <w:tab/>
        </w:r>
        <w:r w:rsidRPr="002B316E">
          <w:rPr>
            <w:noProof/>
            <w:webHidden/>
          </w:rPr>
          <w:fldChar w:fldCharType="begin"/>
        </w:r>
        <w:r w:rsidRPr="002B316E">
          <w:rPr>
            <w:noProof/>
            <w:webHidden/>
          </w:rPr>
          <w:instrText xml:space="preserve"> PAGEREF _Toc230335498 \h </w:instrText>
        </w:r>
        <w:r w:rsidRPr="002B316E">
          <w:rPr>
            <w:noProof/>
            <w:webHidden/>
          </w:rPr>
        </w:r>
        <w:r w:rsidRPr="002B316E">
          <w:rPr>
            <w:noProof/>
            <w:webHidden/>
          </w:rPr>
          <w:fldChar w:fldCharType="separate"/>
        </w:r>
        <w:r w:rsidR="006F7107">
          <w:rPr>
            <w:noProof/>
            <w:webHidden/>
          </w:rPr>
          <w:t>62</w:t>
        </w:r>
        <w:r w:rsidRPr="002B316E">
          <w:rPr>
            <w:noProof/>
            <w:webHidden/>
          </w:rPr>
          <w:fldChar w:fldCharType="end"/>
        </w:r>
      </w:hyperlink>
    </w:p>
    <w:p w14:paraId="609C5B04" w14:textId="6019558A"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499" w:history="1">
        <w:r w:rsidRPr="002B316E">
          <w:rPr>
            <w:rStyle w:val="Hyperlink"/>
            <w:noProof/>
          </w:rPr>
          <w:t>Hình 43: Phân bố luật kết hợp theo Support – Confidence và Top luật theo Lift</w:t>
        </w:r>
        <w:r w:rsidRPr="002B316E">
          <w:rPr>
            <w:noProof/>
            <w:webHidden/>
          </w:rPr>
          <w:tab/>
        </w:r>
        <w:r w:rsidRPr="002B316E">
          <w:rPr>
            <w:noProof/>
            <w:webHidden/>
          </w:rPr>
          <w:fldChar w:fldCharType="begin"/>
        </w:r>
        <w:r w:rsidRPr="002B316E">
          <w:rPr>
            <w:noProof/>
            <w:webHidden/>
          </w:rPr>
          <w:instrText xml:space="preserve"> PAGEREF _Toc230335499 \h </w:instrText>
        </w:r>
        <w:r w:rsidRPr="002B316E">
          <w:rPr>
            <w:noProof/>
            <w:webHidden/>
          </w:rPr>
        </w:r>
        <w:r w:rsidRPr="002B316E">
          <w:rPr>
            <w:noProof/>
            <w:webHidden/>
          </w:rPr>
          <w:fldChar w:fldCharType="separate"/>
        </w:r>
        <w:r w:rsidR="006F7107">
          <w:rPr>
            <w:noProof/>
            <w:webHidden/>
          </w:rPr>
          <w:t>64</w:t>
        </w:r>
        <w:r w:rsidRPr="002B316E">
          <w:rPr>
            <w:noProof/>
            <w:webHidden/>
          </w:rPr>
          <w:fldChar w:fldCharType="end"/>
        </w:r>
      </w:hyperlink>
    </w:p>
    <w:p w14:paraId="695CA3A2" w14:textId="7C1EF5CE"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500" w:history="1">
        <w:r w:rsidRPr="002B316E">
          <w:rPr>
            <w:rStyle w:val="Hyperlink"/>
            <w:noProof/>
          </w:rPr>
          <w:t>Hình 44: Ma trận Lift giữa yếu tố nguy cơ và bệnh mãn tính</w:t>
        </w:r>
        <w:r w:rsidRPr="002B316E">
          <w:rPr>
            <w:noProof/>
            <w:webHidden/>
          </w:rPr>
          <w:tab/>
        </w:r>
        <w:r w:rsidRPr="002B316E">
          <w:rPr>
            <w:noProof/>
            <w:webHidden/>
          </w:rPr>
          <w:fldChar w:fldCharType="begin"/>
        </w:r>
        <w:r w:rsidRPr="002B316E">
          <w:rPr>
            <w:noProof/>
            <w:webHidden/>
          </w:rPr>
          <w:instrText xml:space="preserve"> PAGEREF _Toc230335500 \h </w:instrText>
        </w:r>
        <w:r w:rsidRPr="002B316E">
          <w:rPr>
            <w:noProof/>
            <w:webHidden/>
          </w:rPr>
        </w:r>
        <w:r w:rsidRPr="002B316E">
          <w:rPr>
            <w:noProof/>
            <w:webHidden/>
          </w:rPr>
          <w:fldChar w:fldCharType="separate"/>
        </w:r>
        <w:r w:rsidR="006F7107">
          <w:rPr>
            <w:noProof/>
            <w:webHidden/>
          </w:rPr>
          <w:t>66</w:t>
        </w:r>
        <w:r w:rsidRPr="002B316E">
          <w:rPr>
            <w:noProof/>
            <w:webHidden/>
          </w:rPr>
          <w:fldChar w:fldCharType="end"/>
        </w:r>
      </w:hyperlink>
    </w:p>
    <w:p w14:paraId="21FE6F5F" w14:textId="5C040E6C" w:rsidR="002B316E" w:rsidRP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501" w:history="1">
        <w:r w:rsidRPr="002B316E">
          <w:rPr>
            <w:rStyle w:val="Hyperlink"/>
            <w:noProof/>
          </w:rPr>
          <w:t>Hình 45: Phân bố Lift của các luật theo từng bệnh mãn tính</w:t>
        </w:r>
        <w:r w:rsidRPr="002B316E">
          <w:rPr>
            <w:noProof/>
            <w:webHidden/>
          </w:rPr>
          <w:tab/>
        </w:r>
        <w:r w:rsidRPr="002B316E">
          <w:rPr>
            <w:noProof/>
            <w:webHidden/>
          </w:rPr>
          <w:fldChar w:fldCharType="begin"/>
        </w:r>
        <w:r w:rsidRPr="002B316E">
          <w:rPr>
            <w:noProof/>
            <w:webHidden/>
          </w:rPr>
          <w:instrText xml:space="preserve"> PAGEREF _Toc230335501 \h </w:instrText>
        </w:r>
        <w:r w:rsidRPr="002B316E">
          <w:rPr>
            <w:noProof/>
            <w:webHidden/>
          </w:rPr>
        </w:r>
        <w:r w:rsidRPr="002B316E">
          <w:rPr>
            <w:noProof/>
            <w:webHidden/>
          </w:rPr>
          <w:fldChar w:fldCharType="separate"/>
        </w:r>
        <w:r w:rsidR="006F7107">
          <w:rPr>
            <w:noProof/>
            <w:webHidden/>
          </w:rPr>
          <w:t>67</w:t>
        </w:r>
        <w:r w:rsidRPr="002B316E">
          <w:rPr>
            <w:noProof/>
            <w:webHidden/>
          </w:rPr>
          <w:fldChar w:fldCharType="end"/>
        </w:r>
      </w:hyperlink>
    </w:p>
    <w:p w14:paraId="39034A1B" w14:textId="591ACCFF" w:rsidR="002B316E" w:rsidRDefault="002B316E"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35502" w:history="1">
        <w:r w:rsidRPr="002B316E">
          <w:rPr>
            <w:rStyle w:val="Hyperlink"/>
            <w:noProof/>
          </w:rPr>
          <w:t>Hình 46: Đánh giá hiệu suất mô hình dự đoán</w:t>
        </w:r>
        <w:r w:rsidRPr="002B316E">
          <w:rPr>
            <w:noProof/>
            <w:webHidden/>
          </w:rPr>
          <w:tab/>
        </w:r>
        <w:r w:rsidRPr="002B316E">
          <w:rPr>
            <w:noProof/>
            <w:webHidden/>
          </w:rPr>
          <w:fldChar w:fldCharType="begin"/>
        </w:r>
        <w:r w:rsidRPr="002B316E">
          <w:rPr>
            <w:noProof/>
            <w:webHidden/>
          </w:rPr>
          <w:instrText xml:space="preserve"> PAGEREF _Toc230335502 \h </w:instrText>
        </w:r>
        <w:r w:rsidRPr="002B316E">
          <w:rPr>
            <w:noProof/>
            <w:webHidden/>
          </w:rPr>
        </w:r>
        <w:r w:rsidRPr="002B316E">
          <w:rPr>
            <w:noProof/>
            <w:webHidden/>
          </w:rPr>
          <w:fldChar w:fldCharType="separate"/>
        </w:r>
        <w:r w:rsidR="006F7107">
          <w:rPr>
            <w:noProof/>
            <w:webHidden/>
          </w:rPr>
          <w:t>71</w:t>
        </w:r>
        <w:r w:rsidRPr="002B316E">
          <w:rPr>
            <w:noProof/>
            <w:webHidden/>
          </w:rPr>
          <w:fldChar w:fldCharType="end"/>
        </w:r>
      </w:hyperlink>
    </w:p>
    <w:p w14:paraId="051C33E5" w14:textId="4E3EC94C" w:rsidR="008F7212" w:rsidRDefault="00621470" w:rsidP="00C353FC">
      <w:pPr>
        <w:spacing w:line="276" w:lineRule="auto"/>
        <w:rPr>
          <w:b/>
          <w:bCs/>
          <w:sz w:val="40"/>
          <w:szCs w:val="40"/>
        </w:rPr>
      </w:pPr>
      <w:r>
        <w:rPr>
          <w:b/>
          <w:bCs/>
          <w:sz w:val="40"/>
          <w:szCs w:val="40"/>
        </w:rPr>
        <w:fldChar w:fldCharType="end"/>
      </w:r>
      <w:r w:rsidR="008F7212">
        <w:rPr>
          <w:b/>
          <w:bCs/>
          <w:sz w:val="40"/>
          <w:szCs w:val="40"/>
        </w:rPr>
        <w:br w:type="page"/>
      </w:r>
    </w:p>
    <w:p w14:paraId="394AB07A" w14:textId="5BADCA7E" w:rsidR="0021497C" w:rsidRDefault="008F7212" w:rsidP="00C353FC">
      <w:pPr>
        <w:spacing w:line="276" w:lineRule="auto"/>
        <w:jc w:val="center"/>
        <w:rPr>
          <w:b/>
          <w:bCs/>
          <w:sz w:val="40"/>
          <w:szCs w:val="40"/>
        </w:rPr>
      </w:pPr>
      <w:r>
        <w:rPr>
          <w:b/>
          <w:bCs/>
          <w:sz w:val="40"/>
          <w:szCs w:val="40"/>
        </w:rPr>
        <w:lastRenderedPageBreak/>
        <w:t>MỤC LỤC BẢNG</w:t>
      </w:r>
    </w:p>
    <w:p w14:paraId="0138EA6F" w14:textId="195CD5D1" w:rsidR="00110F3A" w:rsidRDefault="00627207"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b/>
          <w:bCs/>
          <w:sz w:val="40"/>
          <w:szCs w:val="40"/>
        </w:rPr>
        <w:fldChar w:fldCharType="begin"/>
      </w:r>
      <w:r>
        <w:rPr>
          <w:b/>
          <w:bCs/>
          <w:sz w:val="40"/>
          <w:szCs w:val="40"/>
        </w:rPr>
        <w:instrText xml:space="preserve"> TOC \h \z \c "Table" </w:instrText>
      </w:r>
      <w:r>
        <w:rPr>
          <w:b/>
          <w:bCs/>
          <w:sz w:val="40"/>
          <w:szCs w:val="40"/>
        </w:rPr>
        <w:fldChar w:fldCharType="separate"/>
      </w:r>
      <w:hyperlink w:anchor="_Toc230329658" w:history="1">
        <w:r w:rsidR="00110F3A" w:rsidRPr="00682007">
          <w:rPr>
            <w:rStyle w:val="Hyperlink"/>
            <w:noProof/>
          </w:rPr>
          <w:t>Bảng 1: Trình bày tóm tắt các bài toán được thực hiện trong nghiên cứu</w:t>
        </w:r>
        <w:r w:rsidR="00110F3A">
          <w:rPr>
            <w:noProof/>
            <w:webHidden/>
          </w:rPr>
          <w:tab/>
        </w:r>
        <w:r w:rsidR="00110F3A">
          <w:rPr>
            <w:noProof/>
            <w:webHidden/>
          </w:rPr>
          <w:fldChar w:fldCharType="begin"/>
        </w:r>
        <w:r w:rsidR="00110F3A">
          <w:rPr>
            <w:noProof/>
            <w:webHidden/>
          </w:rPr>
          <w:instrText xml:space="preserve"> PAGEREF _Toc230329658 \h </w:instrText>
        </w:r>
        <w:r w:rsidR="00110F3A">
          <w:rPr>
            <w:noProof/>
            <w:webHidden/>
          </w:rPr>
        </w:r>
        <w:r w:rsidR="00110F3A">
          <w:rPr>
            <w:noProof/>
            <w:webHidden/>
          </w:rPr>
          <w:fldChar w:fldCharType="separate"/>
        </w:r>
        <w:r w:rsidR="006F7107">
          <w:rPr>
            <w:noProof/>
            <w:webHidden/>
          </w:rPr>
          <w:t>9</w:t>
        </w:r>
        <w:r w:rsidR="00110F3A">
          <w:rPr>
            <w:noProof/>
            <w:webHidden/>
          </w:rPr>
          <w:fldChar w:fldCharType="end"/>
        </w:r>
      </w:hyperlink>
    </w:p>
    <w:p w14:paraId="7F86625C" w14:textId="443E1348"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59" w:history="1">
        <w:r w:rsidRPr="00682007">
          <w:rPr>
            <w:rStyle w:val="Hyperlink"/>
            <w:noProof/>
          </w:rPr>
          <w:t xml:space="preserve">Bảng 2: </w:t>
        </w:r>
        <w:r w:rsidRPr="00682007">
          <w:rPr>
            <w:rStyle w:val="Hyperlink"/>
            <w:noProof/>
            <w:lang w:val="en-US"/>
          </w:rPr>
          <w:t>Mô tả chi tiết từng thuộc tính trong bộ dữ liệu</w:t>
        </w:r>
        <w:r>
          <w:rPr>
            <w:noProof/>
            <w:webHidden/>
          </w:rPr>
          <w:tab/>
        </w:r>
        <w:r>
          <w:rPr>
            <w:noProof/>
            <w:webHidden/>
          </w:rPr>
          <w:fldChar w:fldCharType="begin"/>
        </w:r>
        <w:r>
          <w:rPr>
            <w:noProof/>
            <w:webHidden/>
          </w:rPr>
          <w:instrText xml:space="preserve"> PAGEREF _Toc230329659 \h </w:instrText>
        </w:r>
        <w:r>
          <w:rPr>
            <w:noProof/>
            <w:webHidden/>
          </w:rPr>
        </w:r>
        <w:r>
          <w:rPr>
            <w:noProof/>
            <w:webHidden/>
          </w:rPr>
          <w:fldChar w:fldCharType="separate"/>
        </w:r>
        <w:r w:rsidR="006F7107">
          <w:rPr>
            <w:noProof/>
            <w:webHidden/>
          </w:rPr>
          <w:t>10</w:t>
        </w:r>
        <w:r>
          <w:rPr>
            <w:noProof/>
            <w:webHidden/>
          </w:rPr>
          <w:fldChar w:fldCharType="end"/>
        </w:r>
      </w:hyperlink>
    </w:p>
    <w:p w14:paraId="617872E9" w14:textId="420B76B6"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0" w:history="1">
        <w:r w:rsidRPr="00682007">
          <w:rPr>
            <w:rStyle w:val="Hyperlink"/>
            <w:noProof/>
          </w:rPr>
          <w:t>Bảng 3: Các thư viện chính được sử dụng trong nghiên cứu</w:t>
        </w:r>
        <w:r>
          <w:rPr>
            <w:noProof/>
            <w:webHidden/>
          </w:rPr>
          <w:tab/>
        </w:r>
        <w:r>
          <w:rPr>
            <w:noProof/>
            <w:webHidden/>
          </w:rPr>
          <w:fldChar w:fldCharType="begin"/>
        </w:r>
        <w:r>
          <w:rPr>
            <w:noProof/>
            <w:webHidden/>
          </w:rPr>
          <w:instrText xml:space="preserve"> PAGEREF _Toc230329660 \h </w:instrText>
        </w:r>
        <w:r>
          <w:rPr>
            <w:noProof/>
            <w:webHidden/>
          </w:rPr>
        </w:r>
        <w:r>
          <w:rPr>
            <w:noProof/>
            <w:webHidden/>
          </w:rPr>
          <w:fldChar w:fldCharType="separate"/>
        </w:r>
        <w:r w:rsidR="006F7107">
          <w:rPr>
            <w:noProof/>
            <w:webHidden/>
          </w:rPr>
          <w:t>11</w:t>
        </w:r>
        <w:r>
          <w:rPr>
            <w:noProof/>
            <w:webHidden/>
          </w:rPr>
          <w:fldChar w:fldCharType="end"/>
        </w:r>
      </w:hyperlink>
    </w:p>
    <w:p w14:paraId="64DD3407" w14:textId="5F0E12DC"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1" w:history="1">
        <w:r w:rsidRPr="00682007">
          <w:rPr>
            <w:rStyle w:val="Hyperlink"/>
            <w:noProof/>
          </w:rPr>
          <w:t>Bảng 4: Thông tin mã hóa các biến dữ liệu</w:t>
        </w:r>
        <w:r>
          <w:rPr>
            <w:noProof/>
            <w:webHidden/>
          </w:rPr>
          <w:tab/>
        </w:r>
        <w:r>
          <w:rPr>
            <w:noProof/>
            <w:webHidden/>
          </w:rPr>
          <w:fldChar w:fldCharType="begin"/>
        </w:r>
        <w:r>
          <w:rPr>
            <w:noProof/>
            <w:webHidden/>
          </w:rPr>
          <w:instrText xml:space="preserve"> PAGEREF _Toc230329661 \h </w:instrText>
        </w:r>
        <w:r>
          <w:rPr>
            <w:noProof/>
            <w:webHidden/>
          </w:rPr>
        </w:r>
        <w:r>
          <w:rPr>
            <w:noProof/>
            <w:webHidden/>
          </w:rPr>
          <w:fldChar w:fldCharType="separate"/>
        </w:r>
        <w:r w:rsidR="006F7107">
          <w:rPr>
            <w:noProof/>
            <w:webHidden/>
          </w:rPr>
          <w:t>12</w:t>
        </w:r>
        <w:r>
          <w:rPr>
            <w:noProof/>
            <w:webHidden/>
          </w:rPr>
          <w:fldChar w:fldCharType="end"/>
        </w:r>
      </w:hyperlink>
    </w:p>
    <w:p w14:paraId="1521D327" w14:textId="32BA461D"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2" w:history="1">
        <w:r w:rsidRPr="00682007">
          <w:rPr>
            <w:rStyle w:val="Hyperlink"/>
            <w:noProof/>
          </w:rPr>
          <w:t>Bảng 5: Kết quả đánh giá các mô hình phân loại trên tập test</w:t>
        </w:r>
        <w:r>
          <w:rPr>
            <w:noProof/>
            <w:webHidden/>
          </w:rPr>
          <w:tab/>
        </w:r>
        <w:r>
          <w:rPr>
            <w:noProof/>
            <w:webHidden/>
          </w:rPr>
          <w:fldChar w:fldCharType="begin"/>
        </w:r>
        <w:r>
          <w:rPr>
            <w:noProof/>
            <w:webHidden/>
          </w:rPr>
          <w:instrText xml:space="preserve"> PAGEREF _Toc230329662 \h </w:instrText>
        </w:r>
        <w:r>
          <w:rPr>
            <w:noProof/>
            <w:webHidden/>
          </w:rPr>
        </w:r>
        <w:r>
          <w:rPr>
            <w:noProof/>
            <w:webHidden/>
          </w:rPr>
          <w:fldChar w:fldCharType="separate"/>
        </w:r>
        <w:r w:rsidR="006F7107">
          <w:rPr>
            <w:noProof/>
            <w:webHidden/>
          </w:rPr>
          <w:t>22</w:t>
        </w:r>
        <w:r>
          <w:rPr>
            <w:noProof/>
            <w:webHidden/>
          </w:rPr>
          <w:fldChar w:fldCharType="end"/>
        </w:r>
      </w:hyperlink>
    </w:p>
    <w:p w14:paraId="4DAE3424" w14:textId="624A8C7A"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3" w:history="1">
        <w:r w:rsidRPr="00682007">
          <w:rPr>
            <w:rStyle w:val="Hyperlink"/>
            <w:noProof/>
          </w:rPr>
          <w:t xml:space="preserve">Bảng 6: </w:t>
        </w:r>
        <w:r w:rsidRPr="00682007">
          <w:rPr>
            <w:rStyle w:val="Hyperlink"/>
            <w:noProof/>
            <w:lang w:val="en-US"/>
          </w:rPr>
          <w:t>Kết quả đánh giá thuật toán phân cụm</w:t>
        </w:r>
        <w:r>
          <w:rPr>
            <w:noProof/>
            <w:webHidden/>
          </w:rPr>
          <w:tab/>
        </w:r>
        <w:r>
          <w:rPr>
            <w:noProof/>
            <w:webHidden/>
          </w:rPr>
          <w:fldChar w:fldCharType="begin"/>
        </w:r>
        <w:r>
          <w:rPr>
            <w:noProof/>
            <w:webHidden/>
          </w:rPr>
          <w:instrText xml:space="preserve"> PAGEREF _Toc230329663 \h </w:instrText>
        </w:r>
        <w:r>
          <w:rPr>
            <w:noProof/>
            <w:webHidden/>
          </w:rPr>
        </w:r>
        <w:r>
          <w:rPr>
            <w:noProof/>
            <w:webHidden/>
          </w:rPr>
          <w:fldChar w:fldCharType="separate"/>
        </w:r>
        <w:r w:rsidR="006F7107">
          <w:rPr>
            <w:noProof/>
            <w:webHidden/>
          </w:rPr>
          <w:t>28</w:t>
        </w:r>
        <w:r>
          <w:rPr>
            <w:noProof/>
            <w:webHidden/>
          </w:rPr>
          <w:fldChar w:fldCharType="end"/>
        </w:r>
      </w:hyperlink>
    </w:p>
    <w:p w14:paraId="2F133307" w14:textId="0BA2F198"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4" w:history="1">
        <w:r w:rsidRPr="00682007">
          <w:rPr>
            <w:rStyle w:val="Hyperlink"/>
            <w:noProof/>
          </w:rPr>
          <w:t>Bảng 7: Kết quả phâm cụm của thuật toán K-Means</w:t>
        </w:r>
        <w:r>
          <w:rPr>
            <w:noProof/>
            <w:webHidden/>
          </w:rPr>
          <w:tab/>
        </w:r>
        <w:r>
          <w:rPr>
            <w:noProof/>
            <w:webHidden/>
          </w:rPr>
          <w:fldChar w:fldCharType="begin"/>
        </w:r>
        <w:r>
          <w:rPr>
            <w:noProof/>
            <w:webHidden/>
          </w:rPr>
          <w:instrText xml:space="preserve"> PAGEREF _Toc230329664 \h </w:instrText>
        </w:r>
        <w:r>
          <w:rPr>
            <w:noProof/>
            <w:webHidden/>
          </w:rPr>
        </w:r>
        <w:r>
          <w:rPr>
            <w:noProof/>
            <w:webHidden/>
          </w:rPr>
          <w:fldChar w:fldCharType="separate"/>
        </w:r>
        <w:r w:rsidR="006F7107">
          <w:rPr>
            <w:noProof/>
            <w:webHidden/>
          </w:rPr>
          <w:t>28</w:t>
        </w:r>
        <w:r>
          <w:rPr>
            <w:noProof/>
            <w:webHidden/>
          </w:rPr>
          <w:fldChar w:fldCharType="end"/>
        </w:r>
      </w:hyperlink>
    </w:p>
    <w:p w14:paraId="0E99673E" w14:textId="4BDF22C7"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5" w:history="1">
        <w:r w:rsidRPr="00682007">
          <w:rPr>
            <w:rStyle w:val="Hyperlink"/>
            <w:noProof/>
          </w:rPr>
          <w:t xml:space="preserve">Bảng 8: </w:t>
        </w:r>
        <w:r w:rsidRPr="00682007">
          <w:rPr>
            <w:rStyle w:val="Hyperlink"/>
            <w:noProof/>
            <w:lang w:val="en-US"/>
          </w:rPr>
          <w:t>Các file NHANES 2017-2018 được sử dụng trong nghiên cứu</w:t>
        </w:r>
        <w:r>
          <w:rPr>
            <w:noProof/>
            <w:webHidden/>
          </w:rPr>
          <w:tab/>
        </w:r>
        <w:r>
          <w:rPr>
            <w:noProof/>
            <w:webHidden/>
          </w:rPr>
          <w:fldChar w:fldCharType="begin"/>
        </w:r>
        <w:r>
          <w:rPr>
            <w:noProof/>
            <w:webHidden/>
          </w:rPr>
          <w:instrText xml:space="preserve"> PAGEREF _Toc230329665 \h </w:instrText>
        </w:r>
        <w:r>
          <w:rPr>
            <w:noProof/>
            <w:webHidden/>
          </w:rPr>
        </w:r>
        <w:r>
          <w:rPr>
            <w:noProof/>
            <w:webHidden/>
          </w:rPr>
          <w:fldChar w:fldCharType="separate"/>
        </w:r>
        <w:r w:rsidR="006F7107">
          <w:rPr>
            <w:noProof/>
            <w:webHidden/>
          </w:rPr>
          <w:t>29</w:t>
        </w:r>
        <w:r>
          <w:rPr>
            <w:noProof/>
            <w:webHidden/>
          </w:rPr>
          <w:fldChar w:fldCharType="end"/>
        </w:r>
      </w:hyperlink>
    </w:p>
    <w:p w14:paraId="2E1A64E1" w14:textId="092DF813"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6" w:history="1">
        <w:r w:rsidRPr="00682007">
          <w:rPr>
            <w:rStyle w:val="Hyperlink"/>
            <w:noProof/>
          </w:rPr>
          <w:t>Bảng 9: Phương pháp thu thập dữ liệu theo từng nhóm</w:t>
        </w:r>
        <w:r>
          <w:rPr>
            <w:noProof/>
            <w:webHidden/>
          </w:rPr>
          <w:tab/>
        </w:r>
        <w:r>
          <w:rPr>
            <w:noProof/>
            <w:webHidden/>
          </w:rPr>
          <w:fldChar w:fldCharType="begin"/>
        </w:r>
        <w:r>
          <w:rPr>
            <w:noProof/>
            <w:webHidden/>
          </w:rPr>
          <w:instrText xml:space="preserve"> PAGEREF _Toc230329666 \h </w:instrText>
        </w:r>
        <w:r>
          <w:rPr>
            <w:noProof/>
            <w:webHidden/>
          </w:rPr>
        </w:r>
        <w:r>
          <w:rPr>
            <w:noProof/>
            <w:webHidden/>
          </w:rPr>
          <w:fldChar w:fldCharType="separate"/>
        </w:r>
        <w:r w:rsidR="006F7107">
          <w:rPr>
            <w:noProof/>
            <w:webHidden/>
          </w:rPr>
          <w:t>30</w:t>
        </w:r>
        <w:r>
          <w:rPr>
            <w:noProof/>
            <w:webHidden/>
          </w:rPr>
          <w:fldChar w:fldCharType="end"/>
        </w:r>
      </w:hyperlink>
    </w:p>
    <w:p w14:paraId="459CDDC9" w14:textId="2A9377E5"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7" w:history="1">
        <w:r w:rsidRPr="00682007">
          <w:rPr>
            <w:rStyle w:val="Hyperlink"/>
            <w:noProof/>
          </w:rPr>
          <w:t>Bảng 10: Các thư viện chính được sử dụng trong nghiên cứu</w:t>
        </w:r>
        <w:r>
          <w:rPr>
            <w:noProof/>
            <w:webHidden/>
          </w:rPr>
          <w:tab/>
        </w:r>
        <w:r>
          <w:rPr>
            <w:noProof/>
            <w:webHidden/>
          </w:rPr>
          <w:fldChar w:fldCharType="begin"/>
        </w:r>
        <w:r>
          <w:rPr>
            <w:noProof/>
            <w:webHidden/>
          </w:rPr>
          <w:instrText xml:space="preserve"> PAGEREF _Toc230329667 \h </w:instrText>
        </w:r>
        <w:r>
          <w:rPr>
            <w:noProof/>
            <w:webHidden/>
          </w:rPr>
        </w:r>
        <w:r>
          <w:rPr>
            <w:noProof/>
            <w:webHidden/>
          </w:rPr>
          <w:fldChar w:fldCharType="separate"/>
        </w:r>
        <w:r w:rsidR="006F7107">
          <w:rPr>
            <w:noProof/>
            <w:webHidden/>
          </w:rPr>
          <w:t>30</w:t>
        </w:r>
        <w:r>
          <w:rPr>
            <w:noProof/>
            <w:webHidden/>
          </w:rPr>
          <w:fldChar w:fldCharType="end"/>
        </w:r>
      </w:hyperlink>
    </w:p>
    <w:p w14:paraId="2DF53DE4" w14:textId="308D6DC6"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8" w:history="1">
        <w:r w:rsidRPr="00682007">
          <w:rPr>
            <w:rStyle w:val="Hyperlink"/>
            <w:noProof/>
          </w:rPr>
          <w:t xml:space="preserve">Bảng 11: </w:t>
        </w:r>
        <w:r w:rsidRPr="00682007">
          <w:rPr>
            <w:rStyle w:val="Hyperlink"/>
            <w:noProof/>
            <w:lang w:val="en-US"/>
          </w:rPr>
          <w:t>Biến bệnh lý</w:t>
        </w:r>
        <w:r>
          <w:rPr>
            <w:noProof/>
            <w:webHidden/>
          </w:rPr>
          <w:tab/>
        </w:r>
        <w:r>
          <w:rPr>
            <w:noProof/>
            <w:webHidden/>
          </w:rPr>
          <w:fldChar w:fldCharType="begin"/>
        </w:r>
        <w:r>
          <w:rPr>
            <w:noProof/>
            <w:webHidden/>
          </w:rPr>
          <w:instrText xml:space="preserve"> PAGEREF _Toc230329668 \h </w:instrText>
        </w:r>
        <w:r>
          <w:rPr>
            <w:noProof/>
            <w:webHidden/>
          </w:rPr>
        </w:r>
        <w:r>
          <w:rPr>
            <w:noProof/>
            <w:webHidden/>
          </w:rPr>
          <w:fldChar w:fldCharType="separate"/>
        </w:r>
        <w:r w:rsidR="006F7107">
          <w:rPr>
            <w:noProof/>
            <w:webHidden/>
          </w:rPr>
          <w:t>31</w:t>
        </w:r>
        <w:r>
          <w:rPr>
            <w:noProof/>
            <w:webHidden/>
          </w:rPr>
          <w:fldChar w:fldCharType="end"/>
        </w:r>
      </w:hyperlink>
    </w:p>
    <w:p w14:paraId="34540D73" w14:textId="76E548CD"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69" w:history="1">
        <w:r w:rsidRPr="00682007">
          <w:rPr>
            <w:rStyle w:val="Hyperlink"/>
            <w:noProof/>
          </w:rPr>
          <w:t xml:space="preserve">Bảng 12: </w:t>
        </w:r>
        <w:r w:rsidRPr="00682007">
          <w:rPr>
            <w:rStyle w:val="Hyperlink"/>
            <w:noProof/>
            <w:lang w:val="en-US"/>
          </w:rPr>
          <w:t>Biến chỉ số cơ thể</w:t>
        </w:r>
        <w:r>
          <w:rPr>
            <w:noProof/>
            <w:webHidden/>
          </w:rPr>
          <w:tab/>
        </w:r>
        <w:r>
          <w:rPr>
            <w:noProof/>
            <w:webHidden/>
          </w:rPr>
          <w:fldChar w:fldCharType="begin"/>
        </w:r>
        <w:r>
          <w:rPr>
            <w:noProof/>
            <w:webHidden/>
          </w:rPr>
          <w:instrText xml:space="preserve"> PAGEREF _Toc230329669 \h </w:instrText>
        </w:r>
        <w:r>
          <w:rPr>
            <w:noProof/>
            <w:webHidden/>
          </w:rPr>
        </w:r>
        <w:r>
          <w:rPr>
            <w:noProof/>
            <w:webHidden/>
          </w:rPr>
          <w:fldChar w:fldCharType="separate"/>
        </w:r>
        <w:r w:rsidR="006F7107">
          <w:rPr>
            <w:noProof/>
            <w:webHidden/>
          </w:rPr>
          <w:t>31</w:t>
        </w:r>
        <w:r>
          <w:rPr>
            <w:noProof/>
            <w:webHidden/>
          </w:rPr>
          <w:fldChar w:fldCharType="end"/>
        </w:r>
      </w:hyperlink>
    </w:p>
    <w:p w14:paraId="1794C268" w14:textId="3ED2BC27"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70" w:history="1">
        <w:r w:rsidRPr="00682007">
          <w:rPr>
            <w:rStyle w:val="Hyperlink"/>
            <w:noProof/>
          </w:rPr>
          <w:t xml:space="preserve">Bảng 13: </w:t>
        </w:r>
        <w:r w:rsidRPr="00682007">
          <w:rPr>
            <w:rStyle w:val="Hyperlink"/>
            <w:noProof/>
            <w:lang w:val="en-US"/>
          </w:rPr>
          <w:t>Biến dinh dưỡng (Dietary variables)</w:t>
        </w:r>
        <w:r>
          <w:rPr>
            <w:noProof/>
            <w:webHidden/>
          </w:rPr>
          <w:tab/>
        </w:r>
        <w:r>
          <w:rPr>
            <w:noProof/>
            <w:webHidden/>
          </w:rPr>
          <w:fldChar w:fldCharType="begin"/>
        </w:r>
        <w:r>
          <w:rPr>
            <w:noProof/>
            <w:webHidden/>
          </w:rPr>
          <w:instrText xml:space="preserve"> PAGEREF _Toc230329670 \h </w:instrText>
        </w:r>
        <w:r>
          <w:rPr>
            <w:noProof/>
            <w:webHidden/>
          </w:rPr>
        </w:r>
        <w:r>
          <w:rPr>
            <w:noProof/>
            <w:webHidden/>
          </w:rPr>
          <w:fldChar w:fldCharType="separate"/>
        </w:r>
        <w:r w:rsidR="006F7107">
          <w:rPr>
            <w:noProof/>
            <w:webHidden/>
          </w:rPr>
          <w:t>32</w:t>
        </w:r>
        <w:r>
          <w:rPr>
            <w:noProof/>
            <w:webHidden/>
          </w:rPr>
          <w:fldChar w:fldCharType="end"/>
        </w:r>
      </w:hyperlink>
    </w:p>
    <w:p w14:paraId="40F2CA27" w14:textId="201F1EBF"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71" w:history="1">
        <w:r w:rsidRPr="00682007">
          <w:rPr>
            <w:rStyle w:val="Hyperlink"/>
            <w:noProof/>
          </w:rPr>
          <w:t xml:space="preserve">Bảng 14: </w:t>
        </w:r>
        <w:r w:rsidRPr="00682007">
          <w:rPr>
            <w:rStyle w:val="Hyperlink"/>
            <w:noProof/>
            <w:lang w:val="en-US"/>
          </w:rPr>
          <w:t>Biến nhân khẩu học (Demographic variables)</w:t>
        </w:r>
        <w:r>
          <w:rPr>
            <w:noProof/>
            <w:webHidden/>
          </w:rPr>
          <w:tab/>
        </w:r>
        <w:r>
          <w:rPr>
            <w:noProof/>
            <w:webHidden/>
          </w:rPr>
          <w:fldChar w:fldCharType="begin"/>
        </w:r>
        <w:r>
          <w:rPr>
            <w:noProof/>
            <w:webHidden/>
          </w:rPr>
          <w:instrText xml:space="preserve"> PAGEREF _Toc230329671 \h </w:instrText>
        </w:r>
        <w:r>
          <w:rPr>
            <w:noProof/>
            <w:webHidden/>
          </w:rPr>
        </w:r>
        <w:r>
          <w:rPr>
            <w:noProof/>
            <w:webHidden/>
          </w:rPr>
          <w:fldChar w:fldCharType="separate"/>
        </w:r>
        <w:r w:rsidR="006F7107">
          <w:rPr>
            <w:noProof/>
            <w:webHidden/>
          </w:rPr>
          <w:t>32</w:t>
        </w:r>
        <w:r>
          <w:rPr>
            <w:noProof/>
            <w:webHidden/>
          </w:rPr>
          <w:fldChar w:fldCharType="end"/>
        </w:r>
      </w:hyperlink>
    </w:p>
    <w:p w14:paraId="3D4200C0" w14:textId="427D6613"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72" w:history="1">
        <w:r w:rsidRPr="00682007">
          <w:rPr>
            <w:rStyle w:val="Hyperlink"/>
            <w:noProof/>
          </w:rPr>
          <w:t>Bảng 15: Mức độ trùng khớp participant giữa các dataset</w:t>
        </w:r>
        <w:r>
          <w:rPr>
            <w:noProof/>
            <w:webHidden/>
          </w:rPr>
          <w:tab/>
        </w:r>
        <w:r>
          <w:rPr>
            <w:noProof/>
            <w:webHidden/>
          </w:rPr>
          <w:fldChar w:fldCharType="begin"/>
        </w:r>
        <w:r>
          <w:rPr>
            <w:noProof/>
            <w:webHidden/>
          </w:rPr>
          <w:instrText xml:space="preserve"> PAGEREF _Toc230329672 \h </w:instrText>
        </w:r>
        <w:r>
          <w:rPr>
            <w:noProof/>
            <w:webHidden/>
          </w:rPr>
        </w:r>
        <w:r>
          <w:rPr>
            <w:noProof/>
            <w:webHidden/>
          </w:rPr>
          <w:fldChar w:fldCharType="separate"/>
        </w:r>
        <w:r w:rsidR="006F7107">
          <w:rPr>
            <w:noProof/>
            <w:webHidden/>
          </w:rPr>
          <w:t>33</w:t>
        </w:r>
        <w:r>
          <w:rPr>
            <w:noProof/>
            <w:webHidden/>
          </w:rPr>
          <w:fldChar w:fldCharType="end"/>
        </w:r>
      </w:hyperlink>
    </w:p>
    <w:p w14:paraId="2823A3A3" w14:textId="7E77C1ED"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73" w:history="1">
        <w:r w:rsidRPr="00682007">
          <w:rPr>
            <w:rStyle w:val="Hyperlink"/>
            <w:noProof/>
          </w:rPr>
          <w:t>Bảng 16: Đặc điểm dữ liệu thiếu</w:t>
        </w:r>
        <w:r>
          <w:rPr>
            <w:noProof/>
            <w:webHidden/>
          </w:rPr>
          <w:tab/>
        </w:r>
        <w:r>
          <w:rPr>
            <w:noProof/>
            <w:webHidden/>
          </w:rPr>
          <w:fldChar w:fldCharType="begin"/>
        </w:r>
        <w:r>
          <w:rPr>
            <w:noProof/>
            <w:webHidden/>
          </w:rPr>
          <w:instrText xml:space="preserve"> PAGEREF _Toc230329673 \h </w:instrText>
        </w:r>
        <w:r>
          <w:rPr>
            <w:noProof/>
            <w:webHidden/>
          </w:rPr>
        </w:r>
        <w:r>
          <w:rPr>
            <w:noProof/>
            <w:webHidden/>
          </w:rPr>
          <w:fldChar w:fldCharType="separate"/>
        </w:r>
        <w:r w:rsidR="006F7107">
          <w:rPr>
            <w:noProof/>
            <w:webHidden/>
          </w:rPr>
          <w:t>35</w:t>
        </w:r>
        <w:r>
          <w:rPr>
            <w:noProof/>
            <w:webHidden/>
          </w:rPr>
          <w:fldChar w:fldCharType="end"/>
        </w:r>
      </w:hyperlink>
    </w:p>
    <w:p w14:paraId="7A496E8A" w14:textId="608B73F5"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74" w:history="1">
        <w:r w:rsidRPr="00682007">
          <w:rPr>
            <w:rStyle w:val="Hyperlink"/>
            <w:noProof/>
          </w:rPr>
          <w:t>Bảng 17: Bảng chú thích các ký hiệu thống kê (P-VALUE)</w:t>
        </w:r>
        <w:r>
          <w:rPr>
            <w:noProof/>
            <w:webHidden/>
          </w:rPr>
          <w:tab/>
        </w:r>
        <w:r>
          <w:rPr>
            <w:noProof/>
            <w:webHidden/>
          </w:rPr>
          <w:fldChar w:fldCharType="begin"/>
        </w:r>
        <w:r>
          <w:rPr>
            <w:noProof/>
            <w:webHidden/>
          </w:rPr>
          <w:instrText xml:space="preserve"> PAGEREF _Toc230329674 \h </w:instrText>
        </w:r>
        <w:r>
          <w:rPr>
            <w:noProof/>
            <w:webHidden/>
          </w:rPr>
        </w:r>
        <w:r>
          <w:rPr>
            <w:noProof/>
            <w:webHidden/>
          </w:rPr>
          <w:fldChar w:fldCharType="separate"/>
        </w:r>
        <w:r w:rsidR="006F7107">
          <w:rPr>
            <w:noProof/>
            <w:webHidden/>
          </w:rPr>
          <w:t>47</w:t>
        </w:r>
        <w:r>
          <w:rPr>
            <w:noProof/>
            <w:webHidden/>
          </w:rPr>
          <w:fldChar w:fldCharType="end"/>
        </w:r>
      </w:hyperlink>
    </w:p>
    <w:p w14:paraId="6E22AB87" w14:textId="5DCF3206"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75" w:history="1">
        <w:r w:rsidRPr="00682007">
          <w:rPr>
            <w:rStyle w:val="Hyperlink"/>
            <w:noProof/>
          </w:rPr>
          <w:t xml:space="preserve">Bảng 18: </w:t>
        </w:r>
        <w:r w:rsidRPr="00682007">
          <w:rPr>
            <w:rStyle w:val="Hyperlink"/>
            <w:bCs/>
            <w:noProof/>
          </w:rPr>
          <w:t>Quy ước phân ngưỡng nhị phân cho các biến dinh dưỡng cấu thành</w:t>
        </w:r>
        <w:r>
          <w:rPr>
            <w:noProof/>
            <w:webHidden/>
          </w:rPr>
          <w:tab/>
        </w:r>
        <w:r>
          <w:rPr>
            <w:noProof/>
            <w:webHidden/>
          </w:rPr>
          <w:fldChar w:fldCharType="begin"/>
        </w:r>
        <w:r>
          <w:rPr>
            <w:noProof/>
            <w:webHidden/>
          </w:rPr>
          <w:instrText xml:space="preserve"> PAGEREF _Toc230329675 \h </w:instrText>
        </w:r>
        <w:r>
          <w:rPr>
            <w:noProof/>
            <w:webHidden/>
          </w:rPr>
        </w:r>
        <w:r>
          <w:rPr>
            <w:noProof/>
            <w:webHidden/>
          </w:rPr>
          <w:fldChar w:fldCharType="separate"/>
        </w:r>
        <w:r w:rsidR="006F7107">
          <w:rPr>
            <w:noProof/>
            <w:webHidden/>
          </w:rPr>
          <w:t>55</w:t>
        </w:r>
        <w:r>
          <w:rPr>
            <w:noProof/>
            <w:webHidden/>
          </w:rPr>
          <w:fldChar w:fldCharType="end"/>
        </w:r>
      </w:hyperlink>
    </w:p>
    <w:p w14:paraId="431B3C93" w14:textId="4158C360" w:rsidR="00110F3A" w:rsidRDefault="00110F3A" w:rsidP="00C353F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329676" w:history="1">
        <w:r w:rsidRPr="00682007">
          <w:rPr>
            <w:rStyle w:val="Hyperlink"/>
            <w:noProof/>
          </w:rPr>
          <w:t xml:space="preserve">Bảng 19: Kết quả </w:t>
        </w:r>
        <w:r w:rsidRPr="00682007">
          <w:rPr>
            <w:rStyle w:val="Hyperlink"/>
            <w:noProof/>
            <w:lang w:val="en-US"/>
          </w:rPr>
          <w:t>transaction matrix</w:t>
        </w:r>
        <w:r>
          <w:rPr>
            <w:noProof/>
            <w:webHidden/>
          </w:rPr>
          <w:tab/>
        </w:r>
        <w:r>
          <w:rPr>
            <w:noProof/>
            <w:webHidden/>
          </w:rPr>
          <w:fldChar w:fldCharType="begin"/>
        </w:r>
        <w:r>
          <w:rPr>
            <w:noProof/>
            <w:webHidden/>
          </w:rPr>
          <w:instrText xml:space="preserve"> PAGEREF _Toc230329676 \h </w:instrText>
        </w:r>
        <w:r>
          <w:rPr>
            <w:noProof/>
            <w:webHidden/>
          </w:rPr>
        </w:r>
        <w:r>
          <w:rPr>
            <w:noProof/>
            <w:webHidden/>
          </w:rPr>
          <w:fldChar w:fldCharType="separate"/>
        </w:r>
        <w:r w:rsidR="006F7107">
          <w:rPr>
            <w:noProof/>
            <w:webHidden/>
          </w:rPr>
          <w:t>61</w:t>
        </w:r>
        <w:r>
          <w:rPr>
            <w:noProof/>
            <w:webHidden/>
          </w:rPr>
          <w:fldChar w:fldCharType="end"/>
        </w:r>
      </w:hyperlink>
    </w:p>
    <w:p w14:paraId="49AD8FF3" w14:textId="48E611A0" w:rsidR="008F7212" w:rsidRPr="004175FB" w:rsidRDefault="00627207" w:rsidP="00C353FC">
      <w:pPr>
        <w:spacing w:line="276" w:lineRule="auto"/>
        <w:rPr>
          <w:b/>
          <w:bCs/>
          <w:sz w:val="40"/>
          <w:szCs w:val="40"/>
        </w:rPr>
      </w:pPr>
      <w:r>
        <w:rPr>
          <w:b/>
          <w:bCs/>
          <w:sz w:val="40"/>
          <w:szCs w:val="40"/>
        </w:rPr>
        <w:fldChar w:fldCharType="end"/>
      </w:r>
      <w:r w:rsidR="0021497C">
        <w:br w:type="page"/>
      </w:r>
    </w:p>
    <w:p w14:paraId="0C2E8CEB" w14:textId="584E29FC" w:rsidR="00A45ECA" w:rsidRDefault="00AE2265" w:rsidP="00C353FC">
      <w:pPr>
        <w:pStyle w:val="Heading1"/>
        <w:spacing w:line="276" w:lineRule="auto"/>
        <w:jc w:val="both"/>
      </w:pPr>
      <w:bookmarkStart w:id="1" w:name="_Toc230601850"/>
      <w:r>
        <w:lastRenderedPageBreak/>
        <w:t>CHƯƠNG 1: GIỚI THIỆU</w:t>
      </w:r>
      <w:bookmarkEnd w:id="1"/>
    </w:p>
    <w:p w14:paraId="70E0C9B1" w14:textId="645574DB" w:rsidR="00A45ECA" w:rsidRDefault="00AE2265" w:rsidP="00C353FC">
      <w:pPr>
        <w:pStyle w:val="Heading2"/>
        <w:spacing w:line="276" w:lineRule="auto"/>
        <w:jc w:val="both"/>
      </w:pPr>
      <w:bookmarkStart w:id="2" w:name="_7egiaeffnp51"/>
      <w:bookmarkStart w:id="3" w:name="_Toc230601851"/>
      <w:bookmarkEnd w:id="2"/>
      <w:r w:rsidRPr="3E2832E9">
        <w:rPr>
          <w:lang w:val="en-US"/>
        </w:rPr>
        <w:t xml:space="preserve">1.1 Bối cảnh </w:t>
      </w:r>
      <w:r w:rsidR="006C58E4">
        <w:rPr>
          <w:lang w:val="en-US"/>
        </w:rPr>
        <w:t xml:space="preserve">và lý do chọn đề </w:t>
      </w:r>
      <w:r w:rsidR="003B76FA">
        <w:rPr>
          <w:lang w:val="en-US"/>
        </w:rPr>
        <w:t>tài</w:t>
      </w:r>
      <w:bookmarkEnd w:id="3"/>
    </w:p>
    <w:p w14:paraId="2A351790" w14:textId="1B707DBB" w:rsidR="00C742A1" w:rsidRPr="005312CF" w:rsidRDefault="005312CF" w:rsidP="00C353FC">
      <w:pPr>
        <w:spacing w:line="276" w:lineRule="auto"/>
        <w:ind w:firstLine="720"/>
        <w:jc w:val="both"/>
        <w:rPr>
          <w:lang w:val="en-US"/>
        </w:rPr>
      </w:pPr>
      <w:bookmarkStart w:id="4" w:name="_gbxv771748t6"/>
      <w:bookmarkEnd w:id="4"/>
      <w:r w:rsidRPr="005312CF">
        <w:rPr>
          <w:lang w:val="en-US"/>
        </w:rPr>
        <w:t xml:space="preserve">Trong những năm gần đây, sức khỏe tinh thần và các bệnh mãn tính ngày càng trở thành vấn đề đáng quan tâm trong xã hội hiện đại. </w:t>
      </w:r>
      <w:r w:rsidR="00140390">
        <w:rPr>
          <w:lang w:val="en-US"/>
        </w:rPr>
        <w:t>Con người</w:t>
      </w:r>
      <w:r w:rsidRPr="005312CF">
        <w:rPr>
          <w:lang w:val="en-US"/>
        </w:rPr>
        <w:t xml:space="preserve"> thường chịu nhiều áp lực về học tập, tài chính và cuộc sống, làm gia tăng nguy cơ trầm cảm. Trong khi đó, các bệnh mãn tính như tiểu đường, tăng huyết áp hay tim mạch cũng có xu hướng gia tăng và phần lớn liên quan đến lối sống và chế độ dinh dưỡng.</w:t>
      </w:r>
    </w:p>
    <w:p w14:paraId="11CC2C42" w14:textId="77777777" w:rsidR="00C742A1" w:rsidRPr="005312CF" w:rsidRDefault="00C742A1" w:rsidP="00C353FC">
      <w:pPr>
        <w:spacing w:line="276" w:lineRule="auto"/>
        <w:ind w:firstLine="720"/>
        <w:jc w:val="both"/>
        <w:rPr>
          <w:lang w:val="en-US"/>
        </w:rPr>
      </w:pPr>
    </w:p>
    <w:p w14:paraId="0165AD1D" w14:textId="4E879FDC" w:rsidR="005312CF" w:rsidRPr="005312CF" w:rsidRDefault="005312CF" w:rsidP="00C353FC">
      <w:pPr>
        <w:spacing w:line="276" w:lineRule="auto"/>
        <w:ind w:firstLine="720"/>
        <w:jc w:val="both"/>
        <w:rPr>
          <w:lang w:val="en-US"/>
        </w:rPr>
      </w:pPr>
      <w:r w:rsidRPr="005312CF">
        <w:rPr>
          <w:lang w:val="en-US"/>
        </w:rPr>
        <w:t xml:space="preserve">Trong nghiên cứu này, nhóm sử dụng hai bộ dữ liệu khác nhau để tiếp cận bài toán sức khỏe từ hai góc độ. Bộ dữ liệu </w:t>
      </w:r>
      <w:r w:rsidRPr="005312CF">
        <w:rPr>
          <w:i/>
          <w:iCs/>
          <w:lang w:val="en-US"/>
        </w:rPr>
        <w:t>Student Depression Dataset</w:t>
      </w:r>
      <w:r w:rsidRPr="005312CF">
        <w:rPr>
          <w:lang w:val="en-US"/>
        </w:rPr>
        <w:t xml:space="preserve"> được dùng để xây dựng mô hình dự đoán nguy cơ trầm cảm ở sinh viên dựa trên các yếu tố như áp lực học tập, giấc ngủ và tiền sử gia đình. Bộ dữ liệu </w:t>
      </w:r>
      <w:r w:rsidRPr="005312CF">
        <w:rPr>
          <w:i/>
          <w:iCs/>
          <w:lang w:val="en-US"/>
        </w:rPr>
        <w:t>NHANES 2017–2018</w:t>
      </w:r>
      <w:r w:rsidRPr="005312CF">
        <w:rPr>
          <w:lang w:val="en-US"/>
        </w:rPr>
        <w:t xml:space="preserve"> do Centers for Disease Control and Prevention thu thập cung cấp thông tin về dinh dưỡng, chỉ số lâm sàng và bệnh lý, phục vụ cho việc phân tích mối liên hệ giữa chế độ ăn uống và các bệnh mãn tính.</w:t>
      </w:r>
      <w:r w:rsidR="0099404E">
        <w:rPr>
          <w:lang w:val="en-US"/>
        </w:rPr>
        <w:t xml:space="preserve"> </w:t>
      </w:r>
      <w:r w:rsidRPr="005312CF">
        <w:rPr>
          <w:lang w:val="en-US"/>
        </w:rPr>
        <w:t>Việc kết hợp hai bộ dữ liệu giúp làm rõ vai trò của khai phá dữ liệu trong hỗ trợ chăm sóc và dự đoán sức khỏe cho cả sinh viên và cộng đồng dân cư nói chung.</w:t>
      </w:r>
    </w:p>
    <w:p w14:paraId="5231F6A7" w14:textId="77777777" w:rsidR="00A45ECA" w:rsidRDefault="00AE2265" w:rsidP="00C353FC">
      <w:pPr>
        <w:pStyle w:val="Heading2"/>
        <w:spacing w:line="276" w:lineRule="auto"/>
        <w:jc w:val="both"/>
      </w:pPr>
      <w:bookmarkStart w:id="5" w:name="_Toc230601852"/>
      <w:r w:rsidRPr="3E2832E9">
        <w:rPr>
          <w:lang w:val="en-US"/>
        </w:rPr>
        <w:t>1.2 Mục tiêu đề tài</w:t>
      </w:r>
      <w:bookmarkEnd w:id="5"/>
      <w:r w:rsidRPr="3E2832E9">
        <w:rPr>
          <w:lang w:val="en-US"/>
        </w:rPr>
        <w:t xml:space="preserve"> </w:t>
      </w:r>
    </w:p>
    <w:p w14:paraId="0EB85EDB" w14:textId="77777777" w:rsidR="00A45ECA" w:rsidRDefault="00AE2265" w:rsidP="00C353FC">
      <w:pPr>
        <w:spacing w:before="240" w:after="240" w:line="276" w:lineRule="auto"/>
        <w:ind w:firstLine="720"/>
        <w:jc w:val="both"/>
      </w:pPr>
      <w:r w:rsidRPr="3E2832E9">
        <w:rPr>
          <w:lang w:val="en-US"/>
        </w:rPr>
        <w:t>Với bộ dữ liệu Student Depression Dataset, nhóm hướng đến hai bài toán chính. Thứ nhất là xây dựng mô hình phân loại để dự đoán một sinh viên có nguy cơ trầm cảm hay không, dựa trên các thông tin như áp lực học tập, thói quen ngủ, mức độ hài lòng với việc học và tiền sử sức khỏe tâm thần trong gia đình. Thứ hai là phân cụm sinh viên theo mức độ tương đồng về các đặc trưng sức khỏe tinh thần, từ đó xác định các nhóm đối tượng có đặc điểm chung để phục vụ phân tích sâu hơn.</w:t>
      </w:r>
    </w:p>
    <w:p w14:paraId="521BB7FF" w14:textId="77777777" w:rsidR="00A45ECA" w:rsidRDefault="00AE2265" w:rsidP="00C353FC">
      <w:pPr>
        <w:spacing w:before="240" w:after="240" w:line="276" w:lineRule="auto"/>
        <w:ind w:firstLine="720"/>
        <w:jc w:val="both"/>
      </w:pPr>
      <w:r w:rsidRPr="3E2832E9">
        <w:rPr>
          <w:lang w:val="en-US"/>
        </w:rPr>
        <w:t>Với bộ dữ liệu NHANES 2017–2018, nhóm cũng thực hiện hai bài toán. Một là khai phá luật kết hợp nhằm tìm ra mối liên hệ giữa chế độ dinh dưỡng, hành vi sinh hoạt và tình trạng bệnh lý, ví dụ như liệu những người có chế độ ăn nhiều đường có xu hướng mắc tiểu đường cùng với tăng huyết áp hay không. Hai là xây dựng mô hình phân loại để dự đoán nguy cơ mắc các bệnh mãn tính như tăng huyết áp, tiểu đường, bệnh tim mạch và đột quỵ dựa trên các chỉ số sinh hóa và thông tin dinh dưỡng.</w:t>
      </w:r>
    </w:p>
    <w:p w14:paraId="0C6E9392" w14:textId="77777777" w:rsidR="00A45ECA" w:rsidRDefault="00AE2265" w:rsidP="00C353FC">
      <w:pPr>
        <w:spacing w:before="240" w:after="240" w:line="276" w:lineRule="auto"/>
        <w:ind w:firstLine="720"/>
        <w:jc w:val="both"/>
      </w:pPr>
      <w:r w:rsidRPr="3E2832E9">
        <w:rPr>
          <w:lang w:val="en-US"/>
        </w:rPr>
        <w:t>Nhìn chung, cả bốn bài toán đều hướng đến một mục tiêu chung là khai thác những thông tin có ích từ dữ liệu sẵn có, thay vì chỉ mô tả lại số liệu. Nếu các mô hình hoạt động tốt, kết quả có thể được ứng dụng để hỗ trợ phát hiện sớm nguy cơ sức khỏe trong thực tế, dù ở quy mô trường học hay cộng đồng dân cư.</w:t>
      </w:r>
    </w:p>
    <w:p w14:paraId="42148219" w14:textId="5C543B07" w:rsidR="00BB2930" w:rsidRPr="00BB2930" w:rsidRDefault="00AE2265" w:rsidP="00C353FC">
      <w:pPr>
        <w:pStyle w:val="Heading2"/>
        <w:spacing w:line="276" w:lineRule="auto"/>
        <w:jc w:val="both"/>
        <w:rPr>
          <w:lang w:val="en-US"/>
        </w:rPr>
      </w:pPr>
      <w:bookmarkStart w:id="6" w:name="_g3qqzw3grxt8"/>
      <w:bookmarkStart w:id="7" w:name="_Toc230601853"/>
      <w:bookmarkEnd w:id="6"/>
      <w:r w:rsidRPr="3E2832E9">
        <w:rPr>
          <w:lang w:val="en-US"/>
        </w:rPr>
        <w:lastRenderedPageBreak/>
        <w:t xml:space="preserve">1.3 </w:t>
      </w:r>
      <w:r w:rsidR="006C58E4">
        <w:rPr>
          <w:lang w:val="en-US"/>
        </w:rPr>
        <w:t>Tổng quan</w:t>
      </w:r>
      <w:r w:rsidRPr="3E2832E9">
        <w:rPr>
          <w:lang w:val="en-US"/>
        </w:rPr>
        <w:t xml:space="preserve"> bài toán</w:t>
      </w:r>
      <w:bookmarkEnd w:id="7"/>
    </w:p>
    <w:tbl>
      <w:tblPr>
        <w:tblStyle w:val="TableGrid"/>
        <w:tblW w:w="9350" w:type="dxa"/>
        <w:tblLayout w:type="fixed"/>
        <w:tblLook w:val="04A0" w:firstRow="1" w:lastRow="0" w:firstColumn="1" w:lastColumn="0" w:noHBand="0" w:noVBand="1"/>
      </w:tblPr>
      <w:tblGrid>
        <w:gridCol w:w="1129"/>
        <w:gridCol w:w="1276"/>
        <w:gridCol w:w="1134"/>
        <w:gridCol w:w="1559"/>
        <w:gridCol w:w="1304"/>
        <w:gridCol w:w="1531"/>
        <w:gridCol w:w="1417"/>
      </w:tblGrid>
      <w:tr w:rsidR="007E7676" w14:paraId="7F457BD0" w14:textId="77777777" w:rsidTr="00F221A1">
        <w:tc>
          <w:tcPr>
            <w:tcW w:w="1129" w:type="dxa"/>
            <w:vAlign w:val="center"/>
          </w:tcPr>
          <w:p w14:paraId="62F6B283" w14:textId="77777777" w:rsidR="007E7676" w:rsidRDefault="007E7676" w:rsidP="00C353FC">
            <w:pPr>
              <w:spacing w:line="276" w:lineRule="auto"/>
              <w:jc w:val="center"/>
            </w:pPr>
            <w:r w:rsidRPr="004F36DF">
              <w:rPr>
                <w:lang w:val="en-US"/>
              </w:rPr>
              <w:t>Dataset</w:t>
            </w:r>
          </w:p>
        </w:tc>
        <w:tc>
          <w:tcPr>
            <w:tcW w:w="1276" w:type="dxa"/>
            <w:vAlign w:val="center"/>
          </w:tcPr>
          <w:p w14:paraId="2D2B3D8F" w14:textId="77777777" w:rsidR="007E7676" w:rsidRDefault="007E7676" w:rsidP="00C353FC">
            <w:pPr>
              <w:spacing w:line="276" w:lineRule="auto"/>
              <w:jc w:val="center"/>
            </w:pPr>
            <w:r w:rsidRPr="004F36DF">
              <w:rPr>
                <w:lang w:val="en-US"/>
              </w:rPr>
              <w:t>Bài toán</w:t>
            </w:r>
          </w:p>
        </w:tc>
        <w:tc>
          <w:tcPr>
            <w:tcW w:w="1134" w:type="dxa"/>
            <w:vAlign w:val="center"/>
          </w:tcPr>
          <w:p w14:paraId="6EE554FD" w14:textId="77777777" w:rsidR="007E7676" w:rsidRDefault="007E7676" w:rsidP="00C353FC">
            <w:pPr>
              <w:spacing w:line="276" w:lineRule="auto"/>
              <w:jc w:val="center"/>
            </w:pPr>
            <w:r w:rsidRPr="004F36DF">
              <w:rPr>
                <w:lang w:val="en-US"/>
              </w:rPr>
              <w:t>Loại bài toán</w:t>
            </w:r>
          </w:p>
        </w:tc>
        <w:tc>
          <w:tcPr>
            <w:tcW w:w="1559" w:type="dxa"/>
            <w:vAlign w:val="center"/>
          </w:tcPr>
          <w:p w14:paraId="6EFA5708" w14:textId="77777777" w:rsidR="007E7676" w:rsidRDefault="007E7676" w:rsidP="00C353FC">
            <w:pPr>
              <w:spacing w:line="276" w:lineRule="auto"/>
              <w:jc w:val="center"/>
            </w:pPr>
            <w:r w:rsidRPr="004F36DF">
              <w:rPr>
                <w:lang w:val="en-US"/>
              </w:rPr>
              <w:t>Dữ liệu đầu vào</w:t>
            </w:r>
          </w:p>
        </w:tc>
        <w:tc>
          <w:tcPr>
            <w:tcW w:w="1304" w:type="dxa"/>
            <w:vAlign w:val="center"/>
          </w:tcPr>
          <w:p w14:paraId="14E9C81E" w14:textId="77777777" w:rsidR="007E7676" w:rsidRDefault="007E7676" w:rsidP="00C353FC">
            <w:pPr>
              <w:spacing w:line="276" w:lineRule="auto"/>
              <w:jc w:val="center"/>
            </w:pPr>
            <w:r w:rsidRPr="004F36DF">
              <w:rPr>
                <w:lang w:val="en-US"/>
              </w:rPr>
              <w:t>Kết quả đẩu ra</w:t>
            </w:r>
          </w:p>
        </w:tc>
        <w:tc>
          <w:tcPr>
            <w:tcW w:w="1531" w:type="dxa"/>
            <w:vAlign w:val="center"/>
          </w:tcPr>
          <w:p w14:paraId="67AEE443" w14:textId="77777777" w:rsidR="007E7676" w:rsidRDefault="007E7676" w:rsidP="00C353FC">
            <w:pPr>
              <w:spacing w:line="276" w:lineRule="auto"/>
              <w:jc w:val="center"/>
            </w:pPr>
            <w:r w:rsidRPr="004F36DF">
              <w:rPr>
                <w:lang w:val="en-US"/>
              </w:rPr>
              <w:t>Thuật toán</w:t>
            </w:r>
          </w:p>
        </w:tc>
        <w:tc>
          <w:tcPr>
            <w:tcW w:w="1417" w:type="dxa"/>
            <w:vAlign w:val="center"/>
          </w:tcPr>
          <w:p w14:paraId="3B77D57A" w14:textId="77777777" w:rsidR="007E7676" w:rsidRDefault="007E7676" w:rsidP="00C353FC">
            <w:pPr>
              <w:spacing w:line="276" w:lineRule="auto"/>
              <w:jc w:val="center"/>
            </w:pPr>
            <w:r w:rsidRPr="004F36DF">
              <w:t>Tiêu chí đánh giá</w:t>
            </w:r>
          </w:p>
        </w:tc>
      </w:tr>
      <w:tr w:rsidR="007B65BE" w14:paraId="5C1DE105" w14:textId="77777777" w:rsidTr="00F221A1">
        <w:tc>
          <w:tcPr>
            <w:tcW w:w="1129" w:type="dxa"/>
            <w:vMerge w:val="restart"/>
            <w:vAlign w:val="center"/>
          </w:tcPr>
          <w:p w14:paraId="27ABDA3E" w14:textId="77777777" w:rsidR="007B65BE" w:rsidRDefault="007B65BE" w:rsidP="00C353FC">
            <w:pPr>
              <w:spacing w:line="276" w:lineRule="auto"/>
              <w:jc w:val="center"/>
            </w:pPr>
            <w:r w:rsidRPr="3E2832E9">
              <w:rPr>
                <w:lang w:val="en-US"/>
              </w:rPr>
              <w:t>Student Depression Dataset</w:t>
            </w:r>
          </w:p>
        </w:tc>
        <w:tc>
          <w:tcPr>
            <w:tcW w:w="1276" w:type="dxa"/>
            <w:vAlign w:val="center"/>
          </w:tcPr>
          <w:p w14:paraId="06E043C9" w14:textId="77777777" w:rsidR="007B65BE" w:rsidRDefault="007B65BE" w:rsidP="00C353FC">
            <w:pPr>
              <w:spacing w:line="276" w:lineRule="auto"/>
              <w:jc w:val="center"/>
            </w:pPr>
            <w:r w:rsidRPr="00424846">
              <w:t>Dự đoán trầm cảm sinh viên</w:t>
            </w:r>
          </w:p>
        </w:tc>
        <w:tc>
          <w:tcPr>
            <w:tcW w:w="1134" w:type="dxa"/>
            <w:vAlign w:val="center"/>
          </w:tcPr>
          <w:p w14:paraId="64951F87" w14:textId="77777777" w:rsidR="007B65BE" w:rsidRDefault="007B65BE" w:rsidP="00C353FC">
            <w:pPr>
              <w:spacing w:line="276" w:lineRule="auto"/>
              <w:jc w:val="center"/>
            </w:pPr>
            <w:r w:rsidRPr="00E56781">
              <w:t>Phân loại</w:t>
            </w:r>
          </w:p>
        </w:tc>
        <w:tc>
          <w:tcPr>
            <w:tcW w:w="1559" w:type="dxa"/>
            <w:vAlign w:val="center"/>
          </w:tcPr>
          <w:p w14:paraId="47E77002" w14:textId="149289CB" w:rsidR="007B65BE" w:rsidRDefault="007B65BE" w:rsidP="00C353FC">
            <w:pPr>
              <w:spacing w:line="276" w:lineRule="auto"/>
              <w:jc w:val="center"/>
            </w:pPr>
            <w:r w:rsidRPr="00CD67EF">
              <w:t>16 đặc trưng về nhân khẩu học, học tập, lối sống và tâm lý của sinh viên</w:t>
            </w:r>
          </w:p>
        </w:tc>
        <w:tc>
          <w:tcPr>
            <w:tcW w:w="1304" w:type="dxa"/>
            <w:vAlign w:val="center"/>
          </w:tcPr>
          <w:p w14:paraId="14C0E122" w14:textId="1A62C410" w:rsidR="007B65BE" w:rsidRDefault="007B65BE" w:rsidP="00C353FC">
            <w:pPr>
              <w:spacing w:line="276" w:lineRule="auto"/>
              <w:jc w:val="center"/>
            </w:pPr>
            <w:r w:rsidRPr="00CF67DE">
              <w:t>Nhãn nhị phân: 0/1 (có</w:t>
            </w:r>
            <w:r>
              <w:t>/không có</w:t>
            </w:r>
            <w:r w:rsidRPr="00CF67DE">
              <w:t xml:space="preserve"> dấu hiệu trầm cảm)</w:t>
            </w:r>
          </w:p>
        </w:tc>
        <w:tc>
          <w:tcPr>
            <w:tcW w:w="1531" w:type="dxa"/>
            <w:vAlign w:val="center"/>
          </w:tcPr>
          <w:p w14:paraId="4689981D" w14:textId="3090C76B" w:rsidR="007B65BE" w:rsidRDefault="007B65BE" w:rsidP="00C353FC">
            <w:pPr>
              <w:spacing w:line="276" w:lineRule="auto"/>
              <w:jc w:val="center"/>
            </w:pPr>
            <w:r w:rsidRPr="00CF67DE">
              <w:t>Logistic Regression, Random Forest, XGBoost</w:t>
            </w:r>
          </w:p>
        </w:tc>
        <w:tc>
          <w:tcPr>
            <w:tcW w:w="1417" w:type="dxa"/>
            <w:vAlign w:val="center"/>
          </w:tcPr>
          <w:p w14:paraId="279D644F" w14:textId="77777777" w:rsidR="007B65BE" w:rsidRDefault="007B65BE" w:rsidP="00C353FC">
            <w:pPr>
              <w:spacing w:line="276" w:lineRule="auto"/>
              <w:jc w:val="center"/>
            </w:pPr>
            <w:r w:rsidRPr="00243182">
              <w:t>Accuracy, Precision, Recall, F1-score, AUC</w:t>
            </w:r>
          </w:p>
        </w:tc>
      </w:tr>
      <w:tr w:rsidR="007B65BE" w14:paraId="54D94A7F" w14:textId="77777777" w:rsidTr="00F221A1">
        <w:tc>
          <w:tcPr>
            <w:tcW w:w="1129" w:type="dxa"/>
            <w:vMerge/>
            <w:vAlign w:val="center"/>
          </w:tcPr>
          <w:p w14:paraId="014E711C" w14:textId="5F829CF9" w:rsidR="007B65BE" w:rsidRDefault="007B65BE" w:rsidP="00C353FC">
            <w:pPr>
              <w:spacing w:line="276" w:lineRule="auto"/>
              <w:jc w:val="center"/>
            </w:pPr>
          </w:p>
        </w:tc>
        <w:tc>
          <w:tcPr>
            <w:tcW w:w="1276" w:type="dxa"/>
            <w:vAlign w:val="center"/>
          </w:tcPr>
          <w:p w14:paraId="3955EF0D" w14:textId="77777777" w:rsidR="007B65BE" w:rsidRDefault="007B65BE" w:rsidP="00C353FC">
            <w:pPr>
              <w:spacing w:line="276" w:lineRule="auto"/>
              <w:jc w:val="center"/>
            </w:pPr>
            <w:r w:rsidRPr="00A55148">
              <w:t>Phân nhóm nguy cơ trầm cảm sinh viên</w:t>
            </w:r>
          </w:p>
        </w:tc>
        <w:tc>
          <w:tcPr>
            <w:tcW w:w="1134" w:type="dxa"/>
            <w:vAlign w:val="center"/>
          </w:tcPr>
          <w:p w14:paraId="30C0A230" w14:textId="77777777" w:rsidR="007B65BE" w:rsidRDefault="007B65BE" w:rsidP="00C353FC">
            <w:pPr>
              <w:spacing w:line="276" w:lineRule="auto"/>
              <w:jc w:val="center"/>
            </w:pPr>
            <w:r w:rsidRPr="00E56781">
              <w:t>Phân cụm</w:t>
            </w:r>
          </w:p>
        </w:tc>
        <w:tc>
          <w:tcPr>
            <w:tcW w:w="1559" w:type="dxa"/>
            <w:vAlign w:val="center"/>
          </w:tcPr>
          <w:p w14:paraId="691ACFEB" w14:textId="0A0AB202" w:rsidR="007B65BE" w:rsidRDefault="007B65BE" w:rsidP="00C353FC">
            <w:pPr>
              <w:spacing w:line="276" w:lineRule="auto"/>
              <w:jc w:val="center"/>
            </w:pPr>
            <w:r w:rsidRPr="00557EDC">
              <w:t>4 đặc trưng tổng hợp được xây dựng từ các biến về áp lực, lối sống và tâm lý</w:t>
            </w:r>
          </w:p>
        </w:tc>
        <w:tc>
          <w:tcPr>
            <w:tcW w:w="1304" w:type="dxa"/>
            <w:vAlign w:val="center"/>
          </w:tcPr>
          <w:p w14:paraId="44A76B53" w14:textId="549C992B" w:rsidR="007B65BE" w:rsidRDefault="007B65BE" w:rsidP="00C353FC">
            <w:pPr>
              <w:spacing w:line="276" w:lineRule="auto"/>
              <w:jc w:val="center"/>
            </w:pPr>
            <w:r w:rsidRPr="00CF67DE">
              <w:t>3 nhóm: High Risk/</w:t>
            </w:r>
            <w:r>
              <w:t xml:space="preserve"> </w:t>
            </w:r>
            <w:r w:rsidRPr="00CF67DE">
              <w:t>Moderate Stress/</w:t>
            </w:r>
            <w:r>
              <w:t xml:space="preserve"> </w:t>
            </w:r>
            <w:r w:rsidRPr="00CF67DE">
              <w:t>Resilient</w:t>
            </w:r>
          </w:p>
        </w:tc>
        <w:tc>
          <w:tcPr>
            <w:tcW w:w="1531" w:type="dxa"/>
            <w:vAlign w:val="center"/>
          </w:tcPr>
          <w:p w14:paraId="65CD19C7" w14:textId="7F89B01E" w:rsidR="007B65BE" w:rsidRDefault="007B65BE" w:rsidP="00C353FC">
            <w:pPr>
              <w:spacing w:line="276" w:lineRule="auto"/>
              <w:jc w:val="center"/>
            </w:pPr>
            <w:r w:rsidRPr="00CF67DE">
              <w:t>K-Means Clustering</w:t>
            </w:r>
            <w:r w:rsidR="003B76FA">
              <w:t>,</w:t>
            </w:r>
            <w:r w:rsidRPr="00CF67DE">
              <w:t xml:space="preserve"> Hierarchical Clustering</w:t>
            </w:r>
          </w:p>
        </w:tc>
        <w:tc>
          <w:tcPr>
            <w:tcW w:w="1417" w:type="dxa"/>
            <w:vAlign w:val="center"/>
          </w:tcPr>
          <w:p w14:paraId="0862E434" w14:textId="77777777" w:rsidR="007B65BE" w:rsidRDefault="007B65BE" w:rsidP="00C353FC">
            <w:pPr>
              <w:spacing w:line="276" w:lineRule="auto"/>
              <w:jc w:val="center"/>
            </w:pPr>
            <w:r w:rsidRPr="00CD67EF">
              <w:t>Silhouette Score, Davies-Bouldin Index, Dunn's Index</w:t>
            </w:r>
          </w:p>
        </w:tc>
      </w:tr>
      <w:tr w:rsidR="007B65BE" w14:paraId="356B7824" w14:textId="77777777" w:rsidTr="00F221A1">
        <w:tc>
          <w:tcPr>
            <w:tcW w:w="1129" w:type="dxa"/>
            <w:vMerge w:val="restart"/>
            <w:vAlign w:val="center"/>
          </w:tcPr>
          <w:p w14:paraId="2F0BDF67" w14:textId="77777777" w:rsidR="007B65BE" w:rsidRDefault="007B65BE" w:rsidP="00C353FC">
            <w:pPr>
              <w:spacing w:line="276" w:lineRule="auto"/>
              <w:jc w:val="center"/>
            </w:pPr>
            <w:r w:rsidRPr="3E2832E9">
              <w:rPr>
                <w:lang w:val="en-US"/>
              </w:rPr>
              <w:t>NHANES 2017–2018</w:t>
            </w:r>
          </w:p>
        </w:tc>
        <w:tc>
          <w:tcPr>
            <w:tcW w:w="1276" w:type="dxa"/>
            <w:vAlign w:val="center"/>
          </w:tcPr>
          <w:p w14:paraId="75863028" w14:textId="121DDF49" w:rsidR="007B65BE" w:rsidRDefault="007B65BE" w:rsidP="00C353FC">
            <w:pPr>
              <w:spacing w:line="276" w:lineRule="auto"/>
              <w:jc w:val="center"/>
            </w:pPr>
            <w:r w:rsidRPr="004F36DF">
              <w:rPr>
                <w:lang w:val="en-US"/>
              </w:rPr>
              <w:t xml:space="preserve">Dự đoán nguy cơ </w:t>
            </w:r>
            <w:r w:rsidR="007218AF" w:rsidRPr="004F36DF">
              <w:rPr>
                <w:lang w:val="en-US"/>
              </w:rPr>
              <w:t>mắc bệnh huyết áp</w:t>
            </w:r>
          </w:p>
        </w:tc>
        <w:tc>
          <w:tcPr>
            <w:tcW w:w="1134" w:type="dxa"/>
            <w:vAlign w:val="center"/>
          </w:tcPr>
          <w:p w14:paraId="37F26225" w14:textId="77777777" w:rsidR="007B65BE" w:rsidRDefault="007B65BE" w:rsidP="00C353FC">
            <w:pPr>
              <w:spacing w:line="276" w:lineRule="auto"/>
              <w:jc w:val="center"/>
            </w:pPr>
            <w:r w:rsidRPr="00E56781">
              <w:t>Phân loại</w:t>
            </w:r>
          </w:p>
        </w:tc>
        <w:tc>
          <w:tcPr>
            <w:tcW w:w="1559" w:type="dxa"/>
            <w:vAlign w:val="center"/>
          </w:tcPr>
          <w:p w14:paraId="05F8A076" w14:textId="697C5A14" w:rsidR="007B709F" w:rsidRPr="007B709F" w:rsidRDefault="00BE07A8" w:rsidP="00C353FC">
            <w:pPr>
              <w:spacing w:line="276" w:lineRule="auto"/>
              <w:jc w:val="center"/>
              <w:rPr>
                <w:vanish/>
                <w:lang w:val="en-US"/>
              </w:rPr>
            </w:pPr>
            <w:r w:rsidRPr="007B709F">
              <w:rPr>
                <w:lang w:val="en-US"/>
              </w:rPr>
              <w:t>Các</w:t>
            </w:r>
            <w:r>
              <w:rPr>
                <w:lang w:val="en-US"/>
              </w:rPr>
              <w:t xml:space="preserve"> </w:t>
            </w:r>
            <w:r w:rsidRPr="007B709F">
              <w:rPr>
                <w:lang w:val="en-US"/>
              </w:rPr>
              <w:t>đặc trưng nhân khẩu học, dinh dưỡng và chỉ số lâm sàng</w:t>
            </w:r>
          </w:p>
          <w:p w14:paraId="68AC09C5" w14:textId="77777777" w:rsidR="007B65BE" w:rsidRDefault="007B65BE" w:rsidP="00C353FC">
            <w:pPr>
              <w:spacing w:line="276" w:lineRule="auto"/>
              <w:jc w:val="center"/>
            </w:pPr>
          </w:p>
        </w:tc>
        <w:tc>
          <w:tcPr>
            <w:tcW w:w="1304" w:type="dxa"/>
            <w:vAlign w:val="center"/>
          </w:tcPr>
          <w:p w14:paraId="2AFFACB9" w14:textId="73995322" w:rsidR="007B65BE" w:rsidRDefault="007B709F" w:rsidP="00C353FC">
            <w:pPr>
              <w:spacing w:line="276" w:lineRule="auto"/>
              <w:jc w:val="center"/>
            </w:pPr>
            <w:r w:rsidRPr="007B709F">
              <w:t>Nhãn nhị phân: 0/1 (không mắc / mắc tăng huyết áp)</w:t>
            </w:r>
          </w:p>
        </w:tc>
        <w:tc>
          <w:tcPr>
            <w:tcW w:w="1531" w:type="dxa"/>
            <w:vAlign w:val="center"/>
          </w:tcPr>
          <w:p w14:paraId="2D920D19" w14:textId="382D3C48" w:rsidR="007B65BE" w:rsidRDefault="000D781E" w:rsidP="00C353FC">
            <w:pPr>
              <w:spacing w:line="276" w:lineRule="auto"/>
              <w:jc w:val="center"/>
            </w:pPr>
            <w:r w:rsidRPr="000D781E">
              <w:t>Logistic Regression, Random Forest, Gradient Boosting</w:t>
            </w:r>
          </w:p>
        </w:tc>
        <w:tc>
          <w:tcPr>
            <w:tcW w:w="1417" w:type="dxa"/>
            <w:vAlign w:val="center"/>
          </w:tcPr>
          <w:p w14:paraId="570D5465" w14:textId="4624B9F6" w:rsidR="007B65BE" w:rsidRDefault="000D781E" w:rsidP="00C353FC">
            <w:pPr>
              <w:spacing w:line="276" w:lineRule="auto"/>
              <w:jc w:val="center"/>
            </w:pPr>
            <w:r w:rsidRPr="000D781E">
              <w:t>Accuracy, Precision, Recall, F1-score, ROC-AUC</w:t>
            </w:r>
          </w:p>
        </w:tc>
      </w:tr>
      <w:tr w:rsidR="007B65BE" w14:paraId="08C3EB07" w14:textId="77777777" w:rsidTr="00F221A1">
        <w:tc>
          <w:tcPr>
            <w:tcW w:w="1129" w:type="dxa"/>
            <w:vMerge/>
            <w:vAlign w:val="center"/>
          </w:tcPr>
          <w:p w14:paraId="76ECC18F" w14:textId="73ED5C77" w:rsidR="007B65BE" w:rsidRDefault="007B65BE" w:rsidP="00C353FC">
            <w:pPr>
              <w:spacing w:line="276" w:lineRule="auto"/>
              <w:jc w:val="center"/>
            </w:pPr>
          </w:p>
        </w:tc>
        <w:tc>
          <w:tcPr>
            <w:tcW w:w="1276" w:type="dxa"/>
            <w:vAlign w:val="center"/>
          </w:tcPr>
          <w:p w14:paraId="73CA8BE6" w14:textId="0B6FC824" w:rsidR="007B65BE" w:rsidRDefault="007B65BE" w:rsidP="00C353FC">
            <w:pPr>
              <w:spacing w:line="276" w:lineRule="auto"/>
              <w:jc w:val="center"/>
            </w:pPr>
            <w:r w:rsidRPr="004F36DF">
              <w:rPr>
                <w:lang w:val="en-US"/>
              </w:rPr>
              <w:t>Khai phá luật kếthợp NHANES</w:t>
            </w:r>
          </w:p>
        </w:tc>
        <w:tc>
          <w:tcPr>
            <w:tcW w:w="1134" w:type="dxa"/>
            <w:vAlign w:val="center"/>
          </w:tcPr>
          <w:p w14:paraId="3C65E79F" w14:textId="69AC3521" w:rsidR="007B65BE" w:rsidRDefault="00767E88" w:rsidP="00C353FC">
            <w:pPr>
              <w:spacing w:line="276" w:lineRule="auto"/>
              <w:jc w:val="center"/>
            </w:pPr>
            <w:r w:rsidRPr="00767E88">
              <w:t>Khai phá luật (Association Rule Mining)</w:t>
            </w:r>
          </w:p>
        </w:tc>
        <w:tc>
          <w:tcPr>
            <w:tcW w:w="1559" w:type="dxa"/>
            <w:vAlign w:val="center"/>
          </w:tcPr>
          <w:p w14:paraId="2C739C59" w14:textId="5F05CF91" w:rsidR="007B65BE" w:rsidRDefault="007B709F" w:rsidP="00C353FC">
            <w:pPr>
              <w:spacing w:line="276" w:lineRule="auto"/>
              <w:jc w:val="center"/>
            </w:pPr>
            <w:r w:rsidRPr="007B709F">
              <w:t>Các biến rời rạc hóa từ thói quen ăn uống, lối sống và chỉ số sức khỏe</w:t>
            </w:r>
          </w:p>
        </w:tc>
        <w:tc>
          <w:tcPr>
            <w:tcW w:w="1304" w:type="dxa"/>
            <w:vAlign w:val="center"/>
          </w:tcPr>
          <w:p w14:paraId="6A41D726" w14:textId="0B3E5A3E" w:rsidR="007B65BE" w:rsidRDefault="00F30C05" w:rsidP="00C353FC">
            <w:pPr>
              <w:spacing w:line="276" w:lineRule="auto"/>
              <w:jc w:val="center"/>
            </w:pPr>
            <w:r w:rsidRPr="00F30C05">
              <w:t>Các luật dạng IF–THEN (support, confidence, lift)</w:t>
            </w:r>
          </w:p>
        </w:tc>
        <w:tc>
          <w:tcPr>
            <w:tcW w:w="1531" w:type="dxa"/>
            <w:vAlign w:val="center"/>
          </w:tcPr>
          <w:p w14:paraId="7AE7BE51" w14:textId="7C34F3A5" w:rsidR="007B65BE" w:rsidRDefault="00E962FA" w:rsidP="00C353FC">
            <w:pPr>
              <w:spacing w:line="276" w:lineRule="auto"/>
              <w:jc w:val="center"/>
            </w:pPr>
            <w:r w:rsidRPr="00E962FA">
              <w:t>Apriori, FP-Growth</w:t>
            </w:r>
          </w:p>
        </w:tc>
        <w:tc>
          <w:tcPr>
            <w:tcW w:w="1417"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962FA" w:rsidRPr="00E962FA" w14:paraId="2CE2B1FA" w14:textId="77777777" w:rsidTr="00BE07A8">
              <w:trPr>
                <w:tblCellSpacing w:w="15" w:type="dxa"/>
              </w:trPr>
              <w:tc>
                <w:tcPr>
                  <w:tcW w:w="36" w:type="dxa"/>
                  <w:vAlign w:val="center"/>
                  <w:hideMark/>
                </w:tcPr>
                <w:p w14:paraId="41F9F2C1" w14:textId="77777777" w:rsidR="00E962FA" w:rsidRPr="00E962FA" w:rsidRDefault="00E962FA" w:rsidP="00C353FC">
                  <w:pPr>
                    <w:keepNext/>
                    <w:spacing w:line="276" w:lineRule="auto"/>
                    <w:jc w:val="center"/>
                    <w:rPr>
                      <w:lang w:val="en-US"/>
                    </w:rPr>
                  </w:pPr>
                </w:p>
              </w:tc>
            </w:tr>
          </w:tbl>
          <w:p w14:paraId="0FD291D3" w14:textId="77777777" w:rsidR="00E962FA" w:rsidRPr="00E962FA" w:rsidRDefault="00E962FA" w:rsidP="00C353FC">
            <w:pPr>
              <w:keepNext/>
              <w:spacing w:line="276" w:lineRule="auto"/>
              <w:jc w:val="center"/>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93"/>
            </w:tblGrid>
            <w:tr w:rsidR="00E962FA" w:rsidRPr="00E962FA" w14:paraId="1F39C0D8" w14:textId="77777777" w:rsidTr="00BE07A8">
              <w:trPr>
                <w:tblCellSpacing w:w="15" w:type="dxa"/>
              </w:trPr>
              <w:tc>
                <w:tcPr>
                  <w:tcW w:w="1233" w:type="dxa"/>
                  <w:vAlign w:val="center"/>
                  <w:hideMark/>
                </w:tcPr>
                <w:p w14:paraId="1C310281" w14:textId="77777777" w:rsidR="00E962FA" w:rsidRPr="00E962FA" w:rsidRDefault="00E962FA" w:rsidP="00C353FC">
                  <w:pPr>
                    <w:keepNext/>
                    <w:spacing w:line="276" w:lineRule="auto"/>
                    <w:jc w:val="center"/>
                    <w:rPr>
                      <w:lang w:val="en-US"/>
                    </w:rPr>
                  </w:pPr>
                  <w:r w:rsidRPr="00E962FA">
                    <w:rPr>
                      <w:lang w:val="en-US"/>
                    </w:rPr>
                    <w:t>Support, Confidence, Lift</w:t>
                  </w:r>
                </w:p>
              </w:tc>
            </w:tr>
          </w:tbl>
          <w:p w14:paraId="277D30C0" w14:textId="77777777" w:rsidR="007B65BE" w:rsidRDefault="007B65BE" w:rsidP="00C353FC">
            <w:pPr>
              <w:keepNext/>
              <w:spacing w:line="276" w:lineRule="auto"/>
              <w:jc w:val="center"/>
            </w:pPr>
          </w:p>
        </w:tc>
      </w:tr>
    </w:tbl>
    <w:p w14:paraId="0727C9C3" w14:textId="6CDAB22E" w:rsidR="00A4289E" w:rsidRPr="00A4289E" w:rsidRDefault="00627207" w:rsidP="00C353FC">
      <w:pPr>
        <w:pStyle w:val="Caption"/>
        <w:jc w:val="center"/>
        <w:rPr>
          <w:color w:val="000000" w:themeColor="text1"/>
          <w:sz w:val="26"/>
          <w:szCs w:val="26"/>
        </w:rPr>
      </w:pPr>
      <w:bookmarkStart w:id="8" w:name="_Toc230329658"/>
      <w:r>
        <w:rPr>
          <w:color w:val="000000" w:themeColor="text1"/>
          <w:sz w:val="26"/>
          <w:szCs w:val="26"/>
        </w:rPr>
        <w:t>Bảng</w:t>
      </w:r>
      <w:r w:rsidR="00A4289E" w:rsidRPr="00A4289E">
        <w:rPr>
          <w:color w:val="000000" w:themeColor="text1"/>
          <w:sz w:val="26"/>
          <w:szCs w:val="26"/>
        </w:rPr>
        <w:t xml:space="preserve"> </w:t>
      </w:r>
      <w:r w:rsidR="00A4289E" w:rsidRPr="00A4289E">
        <w:rPr>
          <w:color w:val="000000" w:themeColor="text1"/>
          <w:sz w:val="26"/>
          <w:szCs w:val="26"/>
        </w:rPr>
        <w:fldChar w:fldCharType="begin"/>
      </w:r>
      <w:r w:rsidR="00A4289E" w:rsidRPr="00A4289E">
        <w:rPr>
          <w:color w:val="000000" w:themeColor="text1"/>
          <w:sz w:val="26"/>
          <w:szCs w:val="26"/>
        </w:rPr>
        <w:instrText xml:space="preserve"> SEQ Table \* ARABIC </w:instrText>
      </w:r>
      <w:r w:rsidR="00A4289E" w:rsidRPr="00A4289E">
        <w:rPr>
          <w:color w:val="000000" w:themeColor="text1"/>
          <w:sz w:val="26"/>
          <w:szCs w:val="26"/>
        </w:rPr>
        <w:fldChar w:fldCharType="separate"/>
      </w:r>
      <w:r w:rsidR="00D06403">
        <w:rPr>
          <w:noProof/>
          <w:color w:val="000000" w:themeColor="text1"/>
          <w:sz w:val="26"/>
          <w:szCs w:val="26"/>
        </w:rPr>
        <w:t>1</w:t>
      </w:r>
      <w:r w:rsidR="00A4289E" w:rsidRPr="00A4289E">
        <w:rPr>
          <w:color w:val="000000" w:themeColor="text1"/>
          <w:sz w:val="26"/>
          <w:szCs w:val="26"/>
        </w:rPr>
        <w:fldChar w:fldCharType="end"/>
      </w:r>
      <w:r w:rsidR="00A4289E" w:rsidRPr="00A4289E">
        <w:rPr>
          <w:color w:val="000000" w:themeColor="text1"/>
          <w:sz w:val="26"/>
          <w:szCs w:val="26"/>
        </w:rPr>
        <w:t>: Trình bày tóm tắt các bài toán được thực hiện trong nghiên cứu</w:t>
      </w:r>
      <w:bookmarkEnd w:id="8"/>
    </w:p>
    <w:p w14:paraId="45FB7571" w14:textId="10A15C66" w:rsidR="00682127" w:rsidRPr="002E3CDA" w:rsidRDefault="00682127" w:rsidP="00C353FC">
      <w:pPr>
        <w:spacing w:after="240" w:line="276" w:lineRule="auto"/>
        <w:jc w:val="both"/>
      </w:pPr>
      <w:r>
        <w:br w:type="page"/>
      </w:r>
    </w:p>
    <w:p w14:paraId="67608AB7" w14:textId="29B954EB" w:rsidR="00F333AB" w:rsidRDefault="009246B3" w:rsidP="00C353FC">
      <w:pPr>
        <w:pStyle w:val="Heading1"/>
        <w:spacing w:line="276" w:lineRule="auto"/>
      </w:pPr>
      <w:bookmarkStart w:id="9" w:name="_Toc230601854"/>
      <w:r w:rsidRPr="009246B3">
        <w:lastRenderedPageBreak/>
        <w:t>CHƯƠNG 2: STUDENT DEPRESSION DATASET</w:t>
      </w:r>
      <w:bookmarkEnd w:id="9"/>
    </w:p>
    <w:p w14:paraId="7EFD4976" w14:textId="3BDFFB74" w:rsidR="006E02BE" w:rsidRDefault="006E02BE" w:rsidP="00C353FC">
      <w:pPr>
        <w:pStyle w:val="Heading2"/>
        <w:spacing w:line="276" w:lineRule="auto"/>
        <w:ind w:firstLine="0"/>
        <w:rPr>
          <w:lang w:val="en-US"/>
        </w:rPr>
      </w:pPr>
      <w:bookmarkStart w:id="10" w:name="_Toc230601855"/>
      <w:r w:rsidRPr="00271E25">
        <w:rPr>
          <w:lang w:val="en-US"/>
        </w:rPr>
        <w:t>2.1 Mô tả tập dữ liệu</w:t>
      </w:r>
      <w:bookmarkEnd w:id="10"/>
    </w:p>
    <w:p w14:paraId="7B5E9682" w14:textId="589AE9D2" w:rsidR="00BE4711" w:rsidRPr="00F60532" w:rsidRDefault="005A616C" w:rsidP="00C353FC">
      <w:pPr>
        <w:spacing w:line="276" w:lineRule="auto"/>
        <w:ind w:firstLine="720"/>
        <w:jc w:val="both"/>
      </w:pPr>
      <w:r w:rsidRPr="00485DCB">
        <w:t xml:space="preserve">Bộ dữ liệu </w:t>
      </w:r>
      <w:r w:rsidRPr="00FD5EA0">
        <w:rPr>
          <w:i/>
          <w:iCs/>
        </w:rPr>
        <w:t>Student</w:t>
      </w:r>
      <w:r w:rsidR="00702F10" w:rsidRPr="00FD5EA0">
        <w:rPr>
          <w:i/>
          <w:iCs/>
        </w:rPr>
        <w:t>_</w:t>
      </w:r>
      <w:r w:rsidRPr="00FD5EA0">
        <w:rPr>
          <w:i/>
          <w:iCs/>
        </w:rPr>
        <w:t>Depression</w:t>
      </w:r>
      <w:r w:rsidR="00702F10" w:rsidRPr="00FD5EA0">
        <w:rPr>
          <w:i/>
          <w:iCs/>
        </w:rPr>
        <w:t>_</w:t>
      </w:r>
      <w:r w:rsidRPr="00FD5EA0">
        <w:rPr>
          <w:i/>
          <w:iCs/>
        </w:rPr>
        <w:t>Dataset</w:t>
      </w:r>
      <w:r w:rsidR="00081609" w:rsidRPr="00FD5EA0">
        <w:rPr>
          <w:i/>
          <w:iCs/>
        </w:rPr>
        <w:t>.csv</w:t>
      </w:r>
      <w:r w:rsidR="002A580E">
        <w:t xml:space="preserve"> </w:t>
      </w:r>
      <w:r w:rsidRPr="00485DCB">
        <w:t xml:space="preserve">được </w:t>
      </w:r>
      <w:r w:rsidR="009C363B">
        <w:t xml:space="preserve">trích </w:t>
      </w:r>
      <w:r w:rsidR="00C0772C">
        <w:t>dẫn</w:t>
      </w:r>
      <w:r w:rsidRPr="00485DCB">
        <w:t xml:space="preserve"> từ</w:t>
      </w:r>
      <w:r w:rsidR="00CD3709">
        <w:t xml:space="preserve"> nền tảng</w:t>
      </w:r>
      <w:r w:rsidR="002A580E">
        <w:t xml:space="preserve"> </w:t>
      </w:r>
      <w:hyperlink r:id="rId12" w:history="1">
        <w:r w:rsidR="00E06662">
          <w:rPr>
            <w:rStyle w:val="Hyperlink"/>
          </w:rPr>
          <w:t>Ka</w:t>
        </w:r>
        <w:bookmarkStart w:id="11" w:name="_Hlt230294036"/>
        <w:r w:rsidR="00E06662">
          <w:rPr>
            <w:rStyle w:val="Hyperlink"/>
          </w:rPr>
          <w:t>g</w:t>
        </w:r>
        <w:bookmarkEnd w:id="11"/>
        <w:r w:rsidR="00E06662">
          <w:rPr>
            <w:rStyle w:val="Hyperlink"/>
          </w:rPr>
          <w:t>gle</w:t>
        </w:r>
      </w:hyperlink>
      <w:r w:rsidR="005B2A66">
        <w:t xml:space="preserve"> </w:t>
      </w:r>
      <w:r w:rsidR="005B2A66" w:rsidRPr="005B2A66">
        <w:t>và được chia sẻ nhằm phục vụ cho các bài toán phân tích dữ liệu liên quan đến sức khỏe tâm thần của sinh viên</w:t>
      </w:r>
      <w:r w:rsidR="002A580E">
        <w:t xml:space="preserve">. </w:t>
      </w:r>
      <w:r w:rsidRPr="00485DCB">
        <w:t>Dữ liệu được xây dựng dựa trên hình thức khảo sát tự khai báo, phản ánh các yếu tố về học tập, lối sống, áp lực cá nhân và tình trạng tâm lý của sinh viên.</w:t>
      </w:r>
    </w:p>
    <w:p w14:paraId="36EDC15B" w14:textId="77777777" w:rsidR="00C641D3" w:rsidRDefault="00C641D3" w:rsidP="00C353FC">
      <w:pPr>
        <w:spacing w:line="276" w:lineRule="auto"/>
        <w:ind w:firstLine="720"/>
        <w:jc w:val="both"/>
        <w:rPr>
          <w:lang w:val="en-US"/>
        </w:rPr>
      </w:pPr>
    </w:p>
    <w:p w14:paraId="693E05F0" w14:textId="0637F5B4" w:rsidR="001971BD" w:rsidRDefault="005A616C" w:rsidP="00C353FC">
      <w:pPr>
        <w:spacing w:line="276" w:lineRule="auto"/>
        <w:ind w:firstLine="720"/>
        <w:jc w:val="both"/>
        <w:rPr>
          <w:lang w:val="en-US"/>
        </w:rPr>
      </w:pPr>
      <w:r w:rsidRPr="00F44F10">
        <w:rPr>
          <w:lang w:val="en-US"/>
        </w:rPr>
        <w:t>Bộ dữ liệu có kích thước 27.901 dòng và 18 cột, trong đó mỗi dòng tương ứng với một sinh viên</w:t>
      </w:r>
      <w:r>
        <w:rPr>
          <w:lang w:val="en-US"/>
        </w:rPr>
        <w:t xml:space="preserve"> và cột chính là các thuộc tính</w:t>
      </w:r>
      <w:r w:rsidRPr="00F44F10">
        <w:rPr>
          <w:lang w:val="en-US"/>
        </w:rPr>
        <w:t>.</w:t>
      </w:r>
    </w:p>
    <w:p w14:paraId="59320C58" w14:textId="77777777" w:rsidR="00D336AF" w:rsidRDefault="00D336AF" w:rsidP="00C353FC">
      <w:pPr>
        <w:spacing w:line="276" w:lineRule="auto"/>
        <w:ind w:firstLine="720"/>
        <w:jc w:val="both"/>
        <w:rPr>
          <w:lang w:val="en-US"/>
        </w:rPr>
      </w:pPr>
    </w:p>
    <w:tbl>
      <w:tblPr>
        <w:tblStyle w:val="TableGrid"/>
        <w:tblW w:w="9493" w:type="dxa"/>
        <w:tblLook w:val="04A0" w:firstRow="1" w:lastRow="0" w:firstColumn="1" w:lastColumn="0" w:noHBand="0" w:noVBand="1"/>
      </w:tblPr>
      <w:tblGrid>
        <w:gridCol w:w="3114"/>
        <w:gridCol w:w="1559"/>
        <w:gridCol w:w="4820"/>
      </w:tblGrid>
      <w:tr w:rsidR="005A616C" w14:paraId="5A5390AE" w14:textId="77777777" w:rsidTr="0060233C">
        <w:tc>
          <w:tcPr>
            <w:tcW w:w="3114" w:type="dxa"/>
            <w:vAlign w:val="center"/>
          </w:tcPr>
          <w:p w14:paraId="4FABA56D" w14:textId="77777777" w:rsidR="005A616C" w:rsidRDefault="005A616C" w:rsidP="00C353FC">
            <w:pPr>
              <w:spacing w:line="276" w:lineRule="auto"/>
              <w:jc w:val="center"/>
              <w:rPr>
                <w:lang w:val="en-US"/>
              </w:rPr>
            </w:pPr>
            <w:r w:rsidRPr="00F44F10">
              <w:rPr>
                <w:b/>
                <w:bCs/>
                <w:lang w:val="en-US"/>
              </w:rPr>
              <w:t>Thuộc tính</w:t>
            </w:r>
          </w:p>
        </w:tc>
        <w:tc>
          <w:tcPr>
            <w:tcW w:w="1559" w:type="dxa"/>
            <w:vAlign w:val="center"/>
          </w:tcPr>
          <w:p w14:paraId="06F63259" w14:textId="77777777" w:rsidR="005A616C" w:rsidRDefault="005A616C" w:rsidP="00C353FC">
            <w:pPr>
              <w:spacing w:line="276" w:lineRule="auto"/>
              <w:jc w:val="center"/>
              <w:rPr>
                <w:lang w:val="en-US"/>
              </w:rPr>
            </w:pPr>
            <w:r w:rsidRPr="00F44F10">
              <w:rPr>
                <w:b/>
                <w:bCs/>
                <w:lang w:val="en-US"/>
              </w:rPr>
              <w:t>Kiểu dữ liệu</w:t>
            </w:r>
          </w:p>
        </w:tc>
        <w:tc>
          <w:tcPr>
            <w:tcW w:w="4820" w:type="dxa"/>
            <w:vAlign w:val="center"/>
          </w:tcPr>
          <w:p w14:paraId="2DF63B74" w14:textId="77777777" w:rsidR="005A616C" w:rsidRDefault="005A616C" w:rsidP="00C353FC">
            <w:pPr>
              <w:spacing w:line="276" w:lineRule="auto"/>
              <w:jc w:val="center"/>
              <w:rPr>
                <w:lang w:val="en-US"/>
              </w:rPr>
            </w:pPr>
            <w:r w:rsidRPr="00F44F10">
              <w:rPr>
                <w:b/>
                <w:bCs/>
                <w:lang w:val="en-US"/>
              </w:rPr>
              <w:t>Mô tả</w:t>
            </w:r>
          </w:p>
        </w:tc>
      </w:tr>
      <w:tr w:rsidR="005A616C" w14:paraId="56C69819" w14:textId="77777777" w:rsidTr="0060233C">
        <w:tc>
          <w:tcPr>
            <w:tcW w:w="3114" w:type="dxa"/>
            <w:vAlign w:val="center"/>
          </w:tcPr>
          <w:p w14:paraId="52E23E3F" w14:textId="77777777" w:rsidR="005A616C" w:rsidRDefault="005A616C" w:rsidP="00C353FC">
            <w:pPr>
              <w:spacing w:line="276" w:lineRule="auto"/>
              <w:rPr>
                <w:lang w:val="en-US"/>
              </w:rPr>
            </w:pPr>
            <w:r w:rsidRPr="00F44F10">
              <w:rPr>
                <w:lang w:val="en-US"/>
              </w:rPr>
              <w:t>id</w:t>
            </w:r>
          </w:p>
        </w:tc>
        <w:tc>
          <w:tcPr>
            <w:tcW w:w="1559" w:type="dxa"/>
            <w:vAlign w:val="center"/>
          </w:tcPr>
          <w:p w14:paraId="4C7AEB53" w14:textId="5CE645F5" w:rsidR="005A616C" w:rsidRDefault="001B67CD" w:rsidP="00C353FC">
            <w:pPr>
              <w:spacing w:line="276" w:lineRule="auto"/>
              <w:rPr>
                <w:lang w:val="en-US"/>
              </w:rPr>
            </w:pPr>
            <w:r w:rsidRPr="001B67CD">
              <w:t>Numerical</w:t>
            </w:r>
          </w:p>
        </w:tc>
        <w:tc>
          <w:tcPr>
            <w:tcW w:w="4820" w:type="dxa"/>
            <w:vAlign w:val="center"/>
          </w:tcPr>
          <w:p w14:paraId="22A2B355" w14:textId="77777777" w:rsidR="005A616C" w:rsidRDefault="005A616C" w:rsidP="00C353FC">
            <w:pPr>
              <w:spacing w:line="276" w:lineRule="auto"/>
              <w:rPr>
                <w:lang w:val="en-US"/>
              </w:rPr>
            </w:pPr>
            <w:r w:rsidRPr="00F44F10">
              <w:rPr>
                <w:lang w:val="en-US"/>
              </w:rPr>
              <w:t>Mã định danh sinh viên</w:t>
            </w:r>
          </w:p>
        </w:tc>
      </w:tr>
      <w:tr w:rsidR="005A616C" w14:paraId="43D1013E" w14:textId="77777777" w:rsidTr="0060233C">
        <w:tc>
          <w:tcPr>
            <w:tcW w:w="3114" w:type="dxa"/>
            <w:vAlign w:val="center"/>
          </w:tcPr>
          <w:p w14:paraId="1BC5D738" w14:textId="77777777" w:rsidR="005A616C" w:rsidRDefault="005A616C" w:rsidP="00C353FC">
            <w:pPr>
              <w:spacing w:line="276" w:lineRule="auto"/>
              <w:rPr>
                <w:lang w:val="en-US"/>
              </w:rPr>
            </w:pPr>
            <w:r w:rsidRPr="00F44F10">
              <w:rPr>
                <w:lang w:val="en-US"/>
              </w:rPr>
              <w:t>Gender</w:t>
            </w:r>
          </w:p>
        </w:tc>
        <w:tc>
          <w:tcPr>
            <w:tcW w:w="1559" w:type="dxa"/>
            <w:vAlign w:val="center"/>
          </w:tcPr>
          <w:p w14:paraId="0FDE348C" w14:textId="638ECEFD" w:rsidR="005A616C" w:rsidRDefault="0076636D" w:rsidP="00C353FC">
            <w:pPr>
              <w:spacing w:line="276" w:lineRule="auto"/>
              <w:rPr>
                <w:lang w:val="en-US"/>
              </w:rPr>
            </w:pPr>
            <w:r w:rsidRPr="0076636D">
              <w:t>Categorical</w:t>
            </w:r>
          </w:p>
        </w:tc>
        <w:tc>
          <w:tcPr>
            <w:tcW w:w="4820" w:type="dxa"/>
            <w:vAlign w:val="center"/>
          </w:tcPr>
          <w:p w14:paraId="5A9290FC" w14:textId="77777777" w:rsidR="005A616C" w:rsidRDefault="005A616C" w:rsidP="00C353FC">
            <w:pPr>
              <w:spacing w:line="276" w:lineRule="auto"/>
              <w:rPr>
                <w:lang w:val="en-US"/>
              </w:rPr>
            </w:pPr>
            <w:r w:rsidRPr="00F44F10">
              <w:rPr>
                <w:lang w:val="en-US"/>
              </w:rPr>
              <w:t>Giới tính</w:t>
            </w:r>
            <w:r>
              <w:rPr>
                <w:lang w:val="en-US"/>
              </w:rPr>
              <w:t xml:space="preserve"> của sinh viên</w:t>
            </w:r>
            <w:r w:rsidRPr="00F44F10">
              <w:rPr>
                <w:lang w:val="en-US"/>
              </w:rPr>
              <w:t xml:space="preserve"> (Male/Female)</w:t>
            </w:r>
          </w:p>
        </w:tc>
      </w:tr>
      <w:tr w:rsidR="005A616C" w14:paraId="0FC7E24F" w14:textId="77777777" w:rsidTr="0060233C">
        <w:tc>
          <w:tcPr>
            <w:tcW w:w="3114" w:type="dxa"/>
            <w:vAlign w:val="center"/>
          </w:tcPr>
          <w:p w14:paraId="44297E5E" w14:textId="77777777" w:rsidR="005A616C" w:rsidRDefault="005A616C" w:rsidP="00C353FC">
            <w:pPr>
              <w:spacing w:line="276" w:lineRule="auto"/>
              <w:rPr>
                <w:lang w:val="en-US"/>
              </w:rPr>
            </w:pPr>
            <w:r w:rsidRPr="00F44F10">
              <w:rPr>
                <w:lang w:val="en-US"/>
              </w:rPr>
              <w:t>Age</w:t>
            </w:r>
          </w:p>
        </w:tc>
        <w:tc>
          <w:tcPr>
            <w:tcW w:w="1559" w:type="dxa"/>
            <w:vAlign w:val="center"/>
          </w:tcPr>
          <w:p w14:paraId="06E1A3A2" w14:textId="5C9A0ABE" w:rsidR="005A616C" w:rsidRDefault="001B67CD" w:rsidP="00C353FC">
            <w:pPr>
              <w:spacing w:line="276" w:lineRule="auto"/>
              <w:rPr>
                <w:lang w:val="en-US"/>
              </w:rPr>
            </w:pPr>
            <w:r w:rsidRPr="001B67CD">
              <w:t>Numerical</w:t>
            </w:r>
          </w:p>
        </w:tc>
        <w:tc>
          <w:tcPr>
            <w:tcW w:w="4820" w:type="dxa"/>
            <w:vAlign w:val="center"/>
          </w:tcPr>
          <w:p w14:paraId="194F3C45" w14:textId="77777777" w:rsidR="005A616C" w:rsidRDefault="005A616C" w:rsidP="00C353FC">
            <w:pPr>
              <w:spacing w:line="276" w:lineRule="auto"/>
              <w:rPr>
                <w:lang w:val="en-US"/>
              </w:rPr>
            </w:pPr>
            <w:r w:rsidRPr="00F44F10">
              <w:rPr>
                <w:lang w:val="en-US"/>
              </w:rPr>
              <w:t>Tuổi</w:t>
            </w:r>
            <w:r>
              <w:rPr>
                <w:lang w:val="en-US"/>
              </w:rPr>
              <w:t xml:space="preserve"> của</w:t>
            </w:r>
            <w:r w:rsidRPr="00F44F10">
              <w:rPr>
                <w:lang w:val="en-US"/>
              </w:rPr>
              <w:t xml:space="preserve"> sinh viên</w:t>
            </w:r>
          </w:p>
        </w:tc>
      </w:tr>
      <w:tr w:rsidR="0076636D" w14:paraId="19508F1E" w14:textId="77777777" w:rsidTr="0060233C">
        <w:tc>
          <w:tcPr>
            <w:tcW w:w="3114" w:type="dxa"/>
            <w:vAlign w:val="center"/>
          </w:tcPr>
          <w:p w14:paraId="0241AFDE" w14:textId="77777777" w:rsidR="0076636D" w:rsidRDefault="0076636D" w:rsidP="00C353FC">
            <w:pPr>
              <w:spacing w:line="276" w:lineRule="auto"/>
              <w:rPr>
                <w:lang w:val="en-US"/>
              </w:rPr>
            </w:pPr>
            <w:r w:rsidRPr="00F44F10">
              <w:rPr>
                <w:lang w:val="en-US"/>
              </w:rPr>
              <w:t>City</w:t>
            </w:r>
          </w:p>
        </w:tc>
        <w:tc>
          <w:tcPr>
            <w:tcW w:w="1559" w:type="dxa"/>
          </w:tcPr>
          <w:p w14:paraId="2D048FD9" w14:textId="17D67AAA" w:rsidR="0076636D" w:rsidRDefault="0076636D" w:rsidP="00C353FC">
            <w:pPr>
              <w:spacing w:line="276" w:lineRule="auto"/>
              <w:rPr>
                <w:lang w:val="en-US"/>
              </w:rPr>
            </w:pPr>
            <w:r w:rsidRPr="000E3A0C">
              <w:t>Categorical</w:t>
            </w:r>
          </w:p>
        </w:tc>
        <w:tc>
          <w:tcPr>
            <w:tcW w:w="4820" w:type="dxa"/>
            <w:vAlign w:val="center"/>
          </w:tcPr>
          <w:p w14:paraId="230F3427" w14:textId="77777777" w:rsidR="0076636D" w:rsidRDefault="0076636D" w:rsidP="00C353FC">
            <w:pPr>
              <w:spacing w:line="276" w:lineRule="auto"/>
              <w:rPr>
                <w:lang w:val="en-US"/>
              </w:rPr>
            </w:pPr>
            <w:r w:rsidRPr="00F44F10">
              <w:rPr>
                <w:lang w:val="en-US"/>
              </w:rPr>
              <w:t>Thành phố sinh sống</w:t>
            </w:r>
          </w:p>
        </w:tc>
      </w:tr>
      <w:tr w:rsidR="0076636D" w14:paraId="46EC2E62" w14:textId="77777777" w:rsidTr="0060233C">
        <w:tc>
          <w:tcPr>
            <w:tcW w:w="3114" w:type="dxa"/>
            <w:vAlign w:val="center"/>
          </w:tcPr>
          <w:p w14:paraId="428F284C" w14:textId="77777777" w:rsidR="0076636D" w:rsidRDefault="0076636D" w:rsidP="00C353FC">
            <w:pPr>
              <w:spacing w:line="276" w:lineRule="auto"/>
              <w:rPr>
                <w:lang w:val="en-US"/>
              </w:rPr>
            </w:pPr>
            <w:r w:rsidRPr="00F44F10">
              <w:rPr>
                <w:lang w:val="en-US"/>
              </w:rPr>
              <w:t>Profession</w:t>
            </w:r>
          </w:p>
        </w:tc>
        <w:tc>
          <w:tcPr>
            <w:tcW w:w="1559" w:type="dxa"/>
          </w:tcPr>
          <w:p w14:paraId="0909C082" w14:textId="398FA1A8" w:rsidR="0076636D" w:rsidRDefault="0076636D" w:rsidP="00C353FC">
            <w:pPr>
              <w:spacing w:line="276" w:lineRule="auto"/>
              <w:rPr>
                <w:lang w:val="en-US"/>
              </w:rPr>
            </w:pPr>
            <w:r w:rsidRPr="000E3A0C">
              <w:t>Categorical</w:t>
            </w:r>
          </w:p>
        </w:tc>
        <w:tc>
          <w:tcPr>
            <w:tcW w:w="4820" w:type="dxa"/>
            <w:vAlign w:val="center"/>
          </w:tcPr>
          <w:p w14:paraId="562AE6FC" w14:textId="77777777" w:rsidR="0076636D" w:rsidRDefault="0076636D" w:rsidP="00C353FC">
            <w:pPr>
              <w:spacing w:line="276" w:lineRule="auto"/>
              <w:rPr>
                <w:lang w:val="en-US"/>
              </w:rPr>
            </w:pPr>
            <w:r w:rsidRPr="00F44F10">
              <w:rPr>
                <w:lang w:val="en-US"/>
              </w:rPr>
              <w:t>Nghề nghiệp</w:t>
            </w:r>
            <w:r>
              <w:rPr>
                <w:lang w:val="en-US"/>
              </w:rPr>
              <w:t xml:space="preserve"> hoặc </w:t>
            </w:r>
            <w:r w:rsidRPr="00F44F10">
              <w:rPr>
                <w:lang w:val="en-US"/>
              </w:rPr>
              <w:t>chuyên ngành</w:t>
            </w:r>
            <w:r>
              <w:rPr>
                <w:lang w:val="en-US"/>
              </w:rPr>
              <w:t xml:space="preserve"> học</w:t>
            </w:r>
          </w:p>
        </w:tc>
      </w:tr>
      <w:tr w:rsidR="005A616C" w14:paraId="7B9D1626" w14:textId="77777777" w:rsidTr="0060233C">
        <w:tc>
          <w:tcPr>
            <w:tcW w:w="3114" w:type="dxa"/>
            <w:vAlign w:val="center"/>
          </w:tcPr>
          <w:p w14:paraId="6DBC4176" w14:textId="77777777" w:rsidR="005A616C" w:rsidRDefault="005A616C" w:rsidP="00C353FC">
            <w:pPr>
              <w:spacing w:line="276" w:lineRule="auto"/>
              <w:rPr>
                <w:lang w:val="en-US"/>
              </w:rPr>
            </w:pPr>
            <w:r w:rsidRPr="00F44F10">
              <w:rPr>
                <w:lang w:val="en-US"/>
              </w:rPr>
              <w:t>Academic Pressure</w:t>
            </w:r>
          </w:p>
        </w:tc>
        <w:tc>
          <w:tcPr>
            <w:tcW w:w="1559" w:type="dxa"/>
            <w:vAlign w:val="center"/>
          </w:tcPr>
          <w:p w14:paraId="6A28403B" w14:textId="3AF076BE" w:rsidR="005A616C" w:rsidRDefault="0076636D" w:rsidP="00C353FC">
            <w:pPr>
              <w:spacing w:line="276" w:lineRule="auto"/>
              <w:rPr>
                <w:lang w:val="en-US"/>
              </w:rPr>
            </w:pPr>
            <w:r w:rsidRPr="0076636D">
              <w:t>Numerical</w:t>
            </w:r>
          </w:p>
        </w:tc>
        <w:tc>
          <w:tcPr>
            <w:tcW w:w="4820" w:type="dxa"/>
            <w:vAlign w:val="center"/>
          </w:tcPr>
          <w:p w14:paraId="2534F4B9" w14:textId="77777777" w:rsidR="005A616C" w:rsidRDefault="005A616C" w:rsidP="00C353FC">
            <w:pPr>
              <w:spacing w:line="276" w:lineRule="auto"/>
              <w:rPr>
                <w:lang w:val="en-US"/>
              </w:rPr>
            </w:pPr>
            <w:r>
              <w:rPr>
                <w:lang w:val="en-US"/>
              </w:rPr>
              <w:t>Mức độ á</w:t>
            </w:r>
            <w:r w:rsidRPr="00F44F10">
              <w:rPr>
                <w:lang w:val="en-US"/>
              </w:rPr>
              <w:t>p lực học tập (thang 1–5)</w:t>
            </w:r>
          </w:p>
        </w:tc>
      </w:tr>
      <w:tr w:rsidR="005A616C" w14:paraId="64C92A65" w14:textId="77777777" w:rsidTr="0060233C">
        <w:tc>
          <w:tcPr>
            <w:tcW w:w="3114" w:type="dxa"/>
            <w:vAlign w:val="center"/>
          </w:tcPr>
          <w:p w14:paraId="5467B1CE" w14:textId="77777777" w:rsidR="005A616C" w:rsidRDefault="005A616C" w:rsidP="00C353FC">
            <w:pPr>
              <w:spacing w:line="276" w:lineRule="auto"/>
              <w:rPr>
                <w:lang w:val="en-US"/>
              </w:rPr>
            </w:pPr>
            <w:r w:rsidRPr="00F44F10">
              <w:rPr>
                <w:lang w:val="en-US"/>
              </w:rPr>
              <w:t>Work Pressure</w:t>
            </w:r>
          </w:p>
        </w:tc>
        <w:tc>
          <w:tcPr>
            <w:tcW w:w="1559" w:type="dxa"/>
            <w:vAlign w:val="center"/>
          </w:tcPr>
          <w:p w14:paraId="291D0B5F" w14:textId="7D23C3A8" w:rsidR="005A616C" w:rsidRDefault="0076636D" w:rsidP="00C353FC">
            <w:pPr>
              <w:spacing w:line="276" w:lineRule="auto"/>
              <w:rPr>
                <w:lang w:val="en-US"/>
              </w:rPr>
            </w:pPr>
            <w:r w:rsidRPr="0076636D">
              <w:t>Numerical</w:t>
            </w:r>
          </w:p>
        </w:tc>
        <w:tc>
          <w:tcPr>
            <w:tcW w:w="4820" w:type="dxa"/>
            <w:vAlign w:val="center"/>
          </w:tcPr>
          <w:p w14:paraId="5A4A05B0" w14:textId="77777777" w:rsidR="005A616C" w:rsidRDefault="005A616C" w:rsidP="00C353FC">
            <w:pPr>
              <w:spacing w:line="276" w:lineRule="auto"/>
              <w:rPr>
                <w:lang w:val="en-US"/>
              </w:rPr>
            </w:pPr>
            <w:r>
              <w:rPr>
                <w:lang w:val="en-US"/>
              </w:rPr>
              <w:t>Mức độ á</w:t>
            </w:r>
            <w:r w:rsidRPr="00F44F10">
              <w:rPr>
                <w:lang w:val="en-US"/>
              </w:rPr>
              <w:t>p lực công việc (thang 1–5)</w:t>
            </w:r>
          </w:p>
        </w:tc>
      </w:tr>
      <w:tr w:rsidR="0076636D" w14:paraId="1D4F31E2" w14:textId="77777777" w:rsidTr="0060233C">
        <w:tc>
          <w:tcPr>
            <w:tcW w:w="3114" w:type="dxa"/>
            <w:vAlign w:val="center"/>
          </w:tcPr>
          <w:p w14:paraId="146C4F64" w14:textId="77777777" w:rsidR="0076636D" w:rsidRDefault="0076636D" w:rsidP="00C353FC">
            <w:pPr>
              <w:spacing w:line="276" w:lineRule="auto"/>
              <w:rPr>
                <w:lang w:val="en-US"/>
              </w:rPr>
            </w:pPr>
            <w:r w:rsidRPr="00F44F10">
              <w:rPr>
                <w:lang w:val="en-US"/>
              </w:rPr>
              <w:t>CGPA</w:t>
            </w:r>
          </w:p>
        </w:tc>
        <w:tc>
          <w:tcPr>
            <w:tcW w:w="1559" w:type="dxa"/>
          </w:tcPr>
          <w:p w14:paraId="1A2E7BFB" w14:textId="40AEB0AA" w:rsidR="0076636D" w:rsidRDefault="0076636D" w:rsidP="00C353FC">
            <w:pPr>
              <w:spacing w:line="276" w:lineRule="auto"/>
              <w:rPr>
                <w:lang w:val="en-US"/>
              </w:rPr>
            </w:pPr>
            <w:r w:rsidRPr="00EA0156">
              <w:t>Numerical</w:t>
            </w:r>
          </w:p>
        </w:tc>
        <w:tc>
          <w:tcPr>
            <w:tcW w:w="4820" w:type="dxa"/>
            <w:vAlign w:val="center"/>
          </w:tcPr>
          <w:p w14:paraId="04571F0F" w14:textId="77777777" w:rsidR="0076636D" w:rsidRDefault="0076636D" w:rsidP="00C353FC">
            <w:pPr>
              <w:spacing w:line="276" w:lineRule="auto"/>
              <w:rPr>
                <w:lang w:val="en-US"/>
              </w:rPr>
            </w:pPr>
            <w:r w:rsidRPr="00F44F10">
              <w:rPr>
                <w:lang w:val="en-US"/>
              </w:rPr>
              <w:t>Điểm trung bình tích lũy</w:t>
            </w:r>
          </w:p>
        </w:tc>
      </w:tr>
      <w:tr w:rsidR="0076636D" w14:paraId="72E45956" w14:textId="77777777" w:rsidTr="0060233C">
        <w:tc>
          <w:tcPr>
            <w:tcW w:w="3114" w:type="dxa"/>
            <w:vAlign w:val="center"/>
          </w:tcPr>
          <w:p w14:paraId="02395DC2" w14:textId="77777777" w:rsidR="0076636D" w:rsidRDefault="0076636D" w:rsidP="00C353FC">
            <w:pPr>
              <w:spacing w:line="276" w:lineRule="auto"/>
              <w:rPr>
                <w:lang w:val="en-US"/>
              </w:rPr>
            </w:pPr>
            <w:r w:rsidRPr="00F44F10">
              <w:rPr>
                <w:lang w:val="en-US"/>
              </w:rPr>
              <w:t>Study Satisfaction</w:t>
            </w:r>
          </w:p>
        </w:tc>
        <w:tc>
          <w:tcPr>
            <w:tcW w:w="1559" w:type="dxa"/>
          </w:tcPr>
          <w:p w14:paraId="6DCE86DC" w14:textId="39B0B3CC" w:rsidR="0076636D" w:rsidRDefault="0076636D" w:rsidP="00C353FC">
            <w:pPr>
              <w:spacing w:line="276" w:lineRule="auto"/>
              <w:rPr>
                <w:lang w:val="en-US"/>
              </w:rPr>
            </w:pPr>
            <w:r w:rsidRPr="00EA0156">
              <w:t>Numerical</w:t>
            </w:r>
          </w:p>
        </w:tc>
        <w:tc>
          <w:tcPr>
            <w:tcW w:w="4820" w:type="dxa"/>
            <w:vAlign w:val="center"/>
          </w:tcPr>
          <w:p w14:paraId="27188649" w14:textId="77777777" w:rsidR="0076636D" w:rsidRDefault="0076636D" w:rsidP="00C353FC">
            <w:pPr>
              <w:spacing w:line="276" w:lineRule="auto"/>
              <w:rPr>
                <w:lang w:val="en-US"/>
              </w:rPr>
            </w:pPr>
            <w:r w:rsidRPr="00F44F10">
              <w:rPr>
                <w:lang w:val="en-US"/>
              </w:rPr>
              <w:t>Mức độ hài lòng với việc học (thang 1–5)</w:t>
            </w:r>
          </w:p>
        </w:tc>
      </w:tr>
      <w:tr w:rsidR="0076636D" w14:paraId="7AAB4B31" w14:textId="77777777" w:rsidTr="0060233C">
        <w:tc>
          <w:tcPr>
            <w:tcW w:w="3114" w:type="dxa"/>
            <w:vAlign w:val="center"/>
          </w:tcPr>
          <w:p w14:paraId="3D4428A3" w14:textId="77777777" w:rsidR="0076636D" w:rsidRDefault="0076636D" w:rsidP="00C353FC">
            <w:pPr>
              <w:spacing w:line="276" w:lineRule="auto"/>
              <w:rPr>
                <w:lang w:val="en-US"/>
              </w:rPr>
            </w:pPr>
            <w:r w:rsidRPr="00F44F10">
              <w:rPr>
                <w:lang w:val="en-US"/>
              </w:rPr>
              <w:t>Job Satisfaction</w:t>
            </w:r>
          </w:p>
        </w:tc>
        <w:tc>
          <w:tcPr>
            <w:tcW w:w="1559" w:type="dxa"/>
          </w:tcPr>
          <w:p w14:paraId="7AD7BA5F" w14:textId="386F0971" w:rsidR="0076636D" w:rsidRDefault="0076636D" w:rsidP="00C353FC">
            <w:pPr>
              <w:spacing w:line="276" w:lineRule="auto"/>
              <w:rPr>
                <w:lang w:val="en-US"/>
              </w:rPr>
            </w:pPr>
            <w:r w:rsidRPr="00EA0156">
              <w:t>Numerical</w:t>
            </w:r>
          </w:p>
        </w:tc>
        <w:tc>
          <w:tcPr>
            <w:tcW w:w="4820" w:type="dxa"/>
            <w:vAlign w:val="center"/>
          </w:tcPr>
          <w:p w14:paraId="4115C174" w14:textId="77777777" w:rsidR="0076636D" w:rsidRDefault="0076636D" w:rsidP="00C353FC">
            <w:pPr>
              <w:spacing w:line="276" w:lineRule="auto"/>
              <w:rPr>
                <w:lang w:val="en-US"/>
              </w:rPr>
            </w:pPr>
            <w:r w:rsidRPr="00F44F10">
              <w:rPr>
                <w:lang w:val="en-US"/>
              </w:rPr>
              <w:t>Mức độ hài lòng với công việc (thang 1–5)</w:t>
            </w:r>
          </w:p>
        </w:tc>
      </w:tr>
      <w:tr w:rsidR="0076636D" w14:paraId="74D6F880" w14:textId="77777777" w:rsidTr="0060233C">
        <w:tc>
          <w:tcPr>
            <w:tcW w:w="3114" w:type="dxa"/>
            <w:vAlign w:val="center"/>
          </w:tcPr>
          <w:p w14:paraId="18707EA7" w14:textId="77777777" w:rsidR="0076636D" w:rsidRDefault="0076636D" w:rsidP="00C353FC">
            <w:pPr>
              <w:spacing w:line="276" w:lineRule="auto"/>
              <w:rPr>
                <w:lang w:val="en-US"/>
              </w:rPr>
            </w:pPr>
            <w:r w:rsidRPr="00F44F10">
              <w:rPr>
                <w:lang w:val="en-US"/>
              </w:rPr>
              <w:t>Sleep Duration</w:t>
            </w:r>
          </w:p>
        </w:tc>
        <w:tc>
          <w:tcPr>
            <w:tcW w:w="1559" w:type="dxa"/>
          </w:tcPr>
          <w:p w14:paraId="2EB79D38" w14:textId="12983B77" w:rsidR="0076636D" w:rsidRDefault="0076636D" w:rsidP="00C353FC">
            <w:pPr>
              <w:spacing w:line="276" w:lineRule="auto"/>
              <w:rPr>
                <w:lang w:val="en-US"/>
              </w:rPr>
            </w:pPr>
            <w:r w:rsidRPr="008B587B">
              <w:t>Categorical</w:t>
            </w:r>
          </w:p>
        </w:tc>
        <w:tc>
          <w:tcPr>
            <w:tcW w:w="4820" w:type="dxa"/>
            <w:vAlign w:val="center"/>
          </w:tcPr>
          <w:p w14:paraId="55172AEF" w14:textId="77777777" w:rsidR="0076636D" w:rsidRDefault="0076636D" w:rsidP="00C353FC">
            <w:pPr>
              <w:spacing w:line="276" w:lineRule="auto"/>
              <w:rPr>
                <w:lang w:val="en-US"/>
              </w:rPr>
            </w:pPr>
            <w:r w:rsidRPr="00F44F10">
              <w:rPr>
                <w:lang w:val="en-US"/>
              </w:rPr>
              <w:t>Số giờ ngủ mỗi ngày</w:t>
            </w:r>
          </w:p>
        </w:tc>
      </w:tr>
      <w:tr w:rsidR="0076636D" w14:paraId="6E8BB7A8" w14:textId="77777777" w:rsidTr="0060233C">
        <w:tc>
          <w:tcPr>
            <w:tcW w:w="3114" w:type="dxa"/>
            <w:vAlign w:val="center"/>
          </w:tcPr>
          <w:p w14:paraId="760832FE" w14:textId="77777777" w:rsidR="0076636D" w:rsidRDefault="0076636D" w:rsidP="00C353FC">
            <w:pPr>
              <w:spacing w:line="276" w:lineRule="auto"/>
              <w:rPr>
                <w:lang w:val="en-US"/>
              </w:rPr>
            </w:pPr>
            <w:r w:rsidRPr="00F44F10">
              <w:rPr>
                <w:lang w:val="en-US"/>
              </w:rPr>
              <w:t>Dietary Habits</w:t>
            </w:r>
          </w:p>
        </w:tc>
        <w:tc>
          <w:tcPr>
            <w:tcW w:w="1559" w:type="dxa"/>
          </w:tcPr>
          <w:p w14:paraId="33993B14" w14:textId="007BE14F" w:rsidR="0076636D" w:rsidRDefault="0076636D" w:rsidP="00C353FC">
            <w:pPr>
              <w:spacing w:line="276" w:lineRule="auto"/>
              <w:rPr>
                <w:lang w:val="en-US"/>
              </w:rPr>
            </w:pPr>
            <w:r w:rsidRPr="008B587B">
              <w:t>Categorical</w:t>
            </w:r>
          </w:p>
        </w:tc>
        <w:tc>
          <w:tcPr>
            <w:tcW w:w="4820" w:type="dxa"/>
            <w:vAlign w:val="center"/>
          </w:tcPr>
          <w:p w14:paraId="187C2B09" w14:textId="77777777" w:rsidR="0076636D" w:rsidRDefault="0076636D" w:rsidP="00C353FC">
            <w:pPr>
              <w:spacing w:line="276" w:lineRule="auto"/>
              <w:rPr>
                <w:lang w:val="en-US"/>
              </w:rPr>
            </w:pPr>
            <w:r w:rsidRPr="00F44F10">
              <w:rPr>
                <w:lang w:val="en-US"/>
              </w:rPr>
              <w:t>Thói quen ăn uống (Unhealthy/Moderate/Healthy)</w:t>
            </w:r>
          </w:p>
        </w:tc>
      </w:tr>
      <w:tr w:rsidR="0076636D" w14:paraId="5E0197B1" w14:textId="77777777" w:rsidTr="0060233C">
        <w:tc>
          <w:tcPr>
            <w:tcW w:w="3114" w:type="dxa"/>
            <w:vAlign w:val="center"/>
          </w:tcPr>
          <w:p w14:paraId="01119B80" w14:textId="77777777" w:rsidR="0076636D" w:rsidRDefault="0076636D" w:rsidP="00C353FC">
            <w:pPr>
              <w:spacing w:line="276" w:lineRule="auto"/>
              <w:rPr>
                <w:lang w:val="en-US"/>
              </w:rPr>
            </w:pPr>
            <w:r w:rsidRPr="00F44F10">
              <w:rPr>
                <w:lang w:val="en-US"/>
              </w:rPr>
              <w:t>Degree</w:t>
            </w:r>
          </w:p>
        </w:tc>
        <w:tc>
          <w:tcPr>
            <w:tcW w:w="1559" w:type="dxa"/>
          </w:tcPr>
          <w:p w14:paraId="1B872D88" w14:textId="4B6A6B93" w:rsidR="0076636D" w:rsidRDefault="0076636D" w:rsidP="00C353FC">
            <w:pPr>
              <w:spacing w:line="276" w:lineRule="auto"/>
              <w:rPr>
                <w:lang w:val="en-US"/>
              </w:rPr>
            </w:pPr>
            <w:r w:rsidRPr="008B587B">
              <w:t>Categorical</w:t>
            </w:r>
          </w:p>
        </w:tc>
        <w:tc>
          <w:tcPr>
            <w:tcW w:w="4820" w:type="dxa"/>
            <w:vAlign w:val="center"/>
          </w:tcPr>
          <w:p w14:paraId="2BEA7E72" w14:textId="77777777" w:rsidR="0076636D" w:rsidRDefault="0076636D" w:rsidP="00C353FC">
            <w:pPr>
              <w:spacing w:line="276" w:lineRule="auto"/>
              <w:rPr>
                <w:lang w:val="en-US"/>
              </w:rPr>
            </w:pPr>
            <w:r w:rsidRPr="00F44F10">
              <w:rPr>
                <w:lang w:val="en-US"/>
              </w:rPr>
              <w:t>Bậc học đang theo học</w:t>
            </w:r>
          </w:p>
        </w:tc>
      </w:tr>
      <w:tr w:rsidR="005A616C" w14:paraId="024D1792" w14:textId="77777777" w:rsidTr="0060233C">
        <w:tc>
          <w:tcPr>
            <w:tcW w:w="3114" w:type="dxa"/>
            <w:vAlign w:val="center"/>
          </w:tcPr>
          <w:p w14:paraId="7E25534D" w14:textId="77777777" w:rsidR="005A616C" w:rsidRDefault="005A616C" w:rsidP="00C353FC">
            <w:pPr>
              <w:spacing w:line="276" w:lineRule="auto"/>
              <w:rPr>
                <w:lang w:val="en-US"/>
              </w:rPr>
            </w:pPr>
            <w:r w:rsidRPr="00F44F10">
              <w:rPr>
                <w:lang w:val="en-US"/>
              </w:rPr>
              <w:t>Have you ever had suicidal thoughts?</w:t>
            </w:r>
          </w:p>
        </w:tc>
        <w:tc>
          <w:tcPr>
            <w:tcW w:w="1559" w:type="dxa"/>
            <w:vAlign w:val="center"/>
          </w:tcPr>
          <w:p w14:paraId="78F9AC00" w14:textId="4D60E15D" w:rsidR="005A616C" w:rsidRDefault="0078693C" w:rsidP="00C353FC">
            <w:pPr>
              <w:spacing w:line="276" w:lineRule="auto"/>
              <w:rPr>
                <w:lang w:val="en-US"/>
              </w:rPr>
            </w:pPr>
            <w:r w:rsidRPr="0078693C">
              <w:t>Binary</w:t>
            </w:r>
          </w:p>
        </w:tc>
        <w:tc>
          <w:tcPr>
            <w:tcW w:w="4820" w:type="dxa"/>
            <w:vAlign w:val="center"/>
          </w:tcPr>
          <w:p w14:paraId="1D488618" w14:textId="77777777" w:rsidR="005A616C" w:rsidRDefault="005A616C" w:rsidP="00C353FC">
            <w:pPr>
              <w:spacing w:line="276" w:lineRule="auto"/>
              <w:rPr>
                <w:lang w:val="en-US"/>
              </w:rPr>
            </w:pPr>
            <w:r w:rsidRPr="00F44F10">
              <w:rPr>
                <w:lang w:val="en-US"/>
              </w:rPr>
              <w:t>Từng có suy nghĩ tự tử (Yes/No)</w:t>
            </w:r>
          </w:p>
        </w:tc>
      </w:tr>
      <w:tr w:rsidR="0076636D" w14:paraId="32D2F08A" w14:textId="77777777" w:rsidTr="0060233C">
        <w:tc>
          <w:tcPr>
            <w:tcW w:w="3114" w:type="dxa"/>
            <w:vAlign w:val="center"/>
          </w:tcPr>
          <w:p w14:paraId="628DEF23" w14:textId="77777777" w:rsidR="0076636D" w:rsidRDefault="0076636D" w:rsidP="00C353FC">
            <w:pPr>
              <w:spacing w:line="276" w:lineRule="auto"/>
              <w:rPr>
                <w:lang w:val="en-US"/>
              </w:rPr>
            </w:pPr>
            <w:r w:rsidRPr="00F44F10">
              <w:rPr>
                <w:lang w:val="en-US"/>
              </w:rPr>
              <w:t>Work/Study Hours</w:t>
            </w:r>
          </w:p>
        </w:tc>
        <w:tc>
          <w:tcPr>
            <w:tcW w:w="1559" w:type="dxa"/>
          </w:tcPr>
          <w:p w14:paraId="7A1C0D45" w14:textId="4F440091" w:rsidR="0076636D" w:rsidRDefault="0076636D" w:rsidP="00C353FC">
            <w:pPr>
              <w:spacing w:line="276" w:lineRule="auto"/>
              <w:rPr>
                <w:lang w:val="en-US"/>
              </w:rPr>
            </w:pPr>
            <w:r w:rsidRPr="002C1020">
              <w:t>Numerical</w:t>
            </w:r>
          </w:p>
        </w:tc>
        <w:tc>
          <w:tcPr>
            <w:tcW w:w="4820" w:type="dxa"/>
            <w:vAlign w:val="center"/>
          </w:tcPr>
          <w:p w14:paraId="21361511" w14:textId="77777777" w:rsidR="0076636D" w:rsidRDefault="0076636D" w:rsidP="00C353FC">
            <w:pPr>
              <w:spacing w:line="276" w:lineRule="auto"/>
              <w:rPr>
                <w:lang w:val="en-US"/>
              </w:rPr>
            </w:pPr>
            <w:r w:rsidRPr="00F44F10">
              <w:rPr>
                <w:lang w:val="en-US"/>
              </w:rPr>
              <w:t>Số giờ học hoặc làm việc mỗi ngày</w:t>
            </w:r>
          </w:p>
        </w:tc>
      </w:tr>
      <w:tr w:rsidR="0076636D" w14:paraId="04734245" w14:textId="77777777" w:rsidTr="0060233C">
        <w:tc>
          <w:tcPr>
            <w:tcW w:w="3114" w:type="dxa"/>
            <w:vAlign w:val="center"/>
          </w:tcPr>
          <w:p w14:paraId="61629CEC" w14:textId="77777777" w:rsidR="0076636D" w:rsidRDefault="0076636D" w:rsidP="00C353FC">
            <w:pPr>
              <w:spacing w:line="276" w:lineRule="auto"/>
              <w:rPr>
                <w:lang w:val="en-US"/>
              </w:rPr>
            </w:pPr>
            <w:r w:rsidRPr="00F44F10">
              <w:rPr>
                <w:lang w:val="en-US"/>
              </w:rPr>
              <w:t>Financial Stress</w:t>
            </w:r>
          </w:p>
        </w:tc>
        <w:tc>
          <w:tcPr>
            <w:tcW w:w="1559" w:type="dxa"/>
          </w:tcPr>
          <w:p w14:paraId="1F2AEBD1" w14:textId="07E16B14" w:rsidR="0076636D" w:rsidRDefault="0076636D" w:rsidP="00C353FC">
            <w:pPr>
              <w:spacing w:line="276" w:lineRule="auto"/>
              <w:rPr>
                <w:lang w:val="en-US"/>
              </w:rPr>
            </w:pPr>
            <w:r w:rsidRPr="002C1020">
              <w:t>Numerical</w:t>
            </w:r>
          </w:p>
        </w:tc>
        <w:tc>
          <w:tcPr>
            <w:tcW w:w="4820" w:type="dxa"/>
            <w:vAlign w:val="center"/>
          </w:tcPr>
          <w:p w14:paraId="4CA581D9" w14:textId="77777777" w:rsidR="0076636D" w:rsidRDefault="0076636D" w:rsidP="00C353FC">
            <w:pPr>
              <w:spacing w:line="276" w:lineRule="auto"/>
              <w:rPr>
                <w:lang w:val="en-US"/>
              </w:rPr>
            </w:pPr>
            <w:r w:rsidRPr="00F44F10">
              <w:rPr>
                <w:lang w:val="en-US"/>
              </w:rPr>
              <w:t>Mức độ căng thẳng tài chính (thang 1–5)</w:t>
            </w:r>
          </w:p>
        </w:tc>
      </w:tr>
      <w:tr w:rsidR="005A616C" w14:paraId="52344297" w14:textId="77777777" w:rsidTr="0060233C">
        <w:tc>
          <w:tcPr>
            <w:tcW w:w="3114" w:type="dxa"/>
            <w:vAlign w:val="center"/>
          </w:tcPr>
          <w:p w14:paraId="54C1FBC6" w14:textId="77777777" w:rsidR="005A616C" w:rsidRDefault="005A616C" w:rsidP="00C353FC">
            <w:pPr>
              <w:spacing w:line="276" w:lineRule="auto"/>
              <w:rPr>
                <w:lang w:val="en-US"/>
              </w:rPr>
            </w:pPr>
            <w:r w:rsidRPr="00F44F10">
              <w:rPr>
                <w:lang w:val="en-US"/>
              </w:rPr>
              <w:t>Family History of Mental Illness</w:t>
            </w:r>
          </w:p>
        </w:tc>
        <w:tc>
          <w:tcPr>
            <w:tcW w:w="1559" w:type="dxa"/>
            <w:vAlign w:val="center"/>
          </w:tcPr>
          <w:p w14:paraId="30E4C94D" w14:textId="00862ECC" w:rsidR="005A616C" w:rsidRDefault="0078693C" w:rsidP="00C353FC">
            <w:pPr>
              <w:spacing w:line="276" w:lineRule="auto"/>
              <w:rPr>
                <w:lang w:val="en-US"/>
              </w:rPr>
            </w:pPr>
            <w:r w:rsidRPr="0078693C">
              <w:t>Binary</w:t>
            </w:r>
          </w:p>
        </w:tc>
        <w:tc>
          <w:tcPr>
            <w:tcW w:w="4820" w:type="dxa"/>
            <w:vAlign w:val="center"/>
          </w:tcPr>
          <w:p w14:paraId="540B57CD" w14:textId="77777777" w:rsidR="005A616C" w:rsidRDefault="005A616C" w:rsidP="00C353FC">
            <w:pPr>
              <w:spacing w:line="276" w:lineRule="auto"/>
              <w:rPr>
                <w:lang w:val="en-US"/>
              </w:rPr>
            </w:pPr>
            <w:r w:rsidRPr="00F44F10">
              <w:rPr>
                <w:lang w:val="en-US"/>
              </w:rPr>
              <w:t>Tiền sử bệnh tâm thần trong gia đình (Yes/No)</w:t>
            </w:r>
          </w:p>
        </w:tc>
      </w:tr>
      <w:tr w:rsidR="005A616C" w14:paraId="679769CE" w14:textId="77777777" w:rsidTr="0060233C">
        <w:tc>
          <w:tcPr>
            <w:tcW w:w="3114" w:type="dxa"/>
            <w:vAlign w:val="center"/>
          </w:tcPr>
          <w:p w14:paraId="39EB8302" w14:textId="77777777" w:rsidR="005A616C" w:rsidRPr="001E1E57" w:rsidRDefault="005A616C" w:rsidP="00C353FC">
            <w:pPr>
              <w:spacing w:line="276" w:lineRule="auto"/>
              <w:rPr>
                <w:b/>
                <w:bCs/>
                <w:lang w:val="en-US"/>
              </w:rPr>
            </w:pPr>
            <w:r w:rsidRPr="001E1E57">
              <w:rPr>
                <w:b/>
                <w:bCs/>
                <w:lang w:val="en-US"/>
              </w:rPr>
              <w:t>Depression</w:t>
            </w:r>
          </w:p>
        </w:tc>
        <w:tc>
          <w:tcPr>
            <w:tcW w:w="1559" w:type="dxa"/>
            <w:vAlign w:val="center"/>
          </w:tcPr>
          <w:p w14:paraId="1B0DA9A3" w14:textId="4BC83B28" w:rsidR="005A616C" w:rsidRPr="001E1E57" w:rsidRDefault="0078693C" w:rsidP="00C353FC">
            <w:pPr>
              <w:spacing w:line="276" w:lineRule="auto"/>
              <w:rPr>
                <w:b/>
                <w:bCs/>
                <w:lang w:val="en-US"/>
              </w:rPr>
            </w:pPr>
            <w:r w:rsidRPr="001E1E57">
              <w:rPr>
                <w:b/>
                <w:bCs/>
              </w:rPr>
              <w:t>Binary</w:t>
            </w:r>
          </w:p>
        </w:tc>
        <w:tc>
          <w:tcPr>
            <w:tcW w:w="4820" w:type="dxa"/>
            <w:vAlign w:val="center"/>
          </w:tcPr>
          <w:p w14:paraId="763197BF" w14:textId="77777777" w:rsidR="005A616C" w:rsidRPr="001E1E57" w:rsidRDefault="005A616C" w:rsidP="00C353FC">
            <w:pPr>
              <w:keepNext/>
              <w:spacing w:line="276" w:lineRule="auto"/>
              <w:rPr>
                <w:b/>
                <w:bCs/>
                <w:lang w:val="en-US"/>
              </w:rPr>
            </w:pPr>
            <w:r w:rsidRPr="001E1E57">
              <w:rPr>
                <w:b/>
                <w:bCs/>
              </w:rPr>
              <w:t>Biến mục tiêu (1=có dấu hiệu trầm cảm, 0=không có dấu hiệu trầm cảm)</w:t>
            </w:r>
          </w:p>
        </w:tc>
      </w:tr>
    </w:tbl>
    <w:p w14:paraId="1012EE60" w14:textId="44A13316" w:rsidR="00627207" w:rsidRPr="00627207" w:rsidRDefault="00627207" w:rsidP="00C353FC">
      <w:pPr>
        <w:pStyle w:val="Caption"/>
        <w:jc w:val="center"/>
        <w:rPr>
          <w:color w:val="000000" w:themeColor="text1"/>
          <w:sz w:val="26"/>
          <w:szCs w:val="26"/>
        </w:rPr>
      </w:pPr>
      <w:bookmarkStart w:id="12" w:name="_Toc230329659"/>
      <w:r>
        <w:rPr>
          <w:color w:val="000000" w:themeColor="text1"/>
          <w:sz w:val="26"/>
          <w:szCs w:val="26"/>
        </w:rPr>
        <w:t>Bảng</w:t>
      </w:r>
      <w:r w:rsidRPr="00627207">
        <w:rPr>
          <w:color w:val="000000" w:themeColor="text1"/>
          <w:sz w:val="26"/>
          <w:szCs w:val="26"/>
        </w:rPr>
        <w:t xml:space="preserve"> </w:t>
      </w:r>
      <w:r w:rsidRPr="00627207">
        <w:rPr>
          <w:color w:val="000000" w:themeColor="text1"/>
          <w:sz w:val="26"/>
          <w:szCs w:val="26"/>
        </w:rPr>
        <w:fldChar w:fldCharType="begin"/>
      </w:r>
      <w:r w:rsidRPr="00627207">
        <w:rPr>
          <w:color w:val="000000" w:themeColor="text1"/>
          <w:sz w:val="26"/>
          <w:szCs w:val="26"/>
        </w:rPr>
        <w:instrText xml:space="preserve"> SEQ Table \* ARABIC </w:instrText>
      </w:r>
      <w:r w:rsidRPr="00627207">
        <w:rPr>
          <w:color w:val="000000" w:themeColor="text1"/>
          <w:sz w:val="26"/>
          <w:szCs w:val="26"/>
        </w:rPr>
        <w:fldChar w:fldCharType="separate"/>
      </w:r>
      <w:r w:rsidR="00D06403">
        <w:rPr>
          <w:noProof/>
          <w:color w:val="000000" w:themeColor="text1"/>
          <w:sz w:val="26"/>
          <w:szCs w:val="26"/>
        </w:rPr>
        <w:t>2</w:t>
      </w:r>
      <w:r w:rsidRPr="00627207">
        <w:rPr>
          <w:color w:val="000000" w:themeColor="text1"/>
          <w:sz w:val="26"/>
          <w:szCs w:val="26"/>
        </w:rPr>
        <w:fldChar w:fldCharType="end"/>
      </w:r>
      <w:r w:rsidRPr="00627207">
        <w:rPr>
          <w:color w:val="000000" w:themeColor="text1"/>
          <w:sz w:val="26"/>
          <w:szCs w:val="26"/>
        </w:rPr>
        <w:t xml:space="preserve">: </w:t>
      </w:r>
      <w:r w:rsidRPr="00627207">
        <w:rPr>
          <w:color w:val="000000" w:themeColor="text1"/>
          <w:sz w:val="26"/>
          <w:szCs w:val="26"/>
          <w:lang w:val="en-US"/>
        </w:rPr>
        <w:t>Mô tả chi tiết từng thuộc tính trong bộ dữ liệu</w:t>
      </w:r>
      <w:bookmarkEnd w:id="12"/>
    </w:p>
    <w:p w14:paraId="485F6A24" w14:textId="3539BFF5" w:rsidR="006E02BE" w:rsidRDefault="006E02BE" w:rsidP="00C353FC">
      <w:pPr>
        <w:pStyle w:val="Heading2"/>
        <w:spacing w:line="276" w:lineRule="auto"/>
        <w:ind w:firstLine="0"/>
        <w:rPr>
          <w:lang w:val="en-US"/>
        </w:rPr>
      </w:pPr>
      <w:bookmarkStart w:id="13" w:name="_Toc230601856"/>
      <w:r w:rsidRPr="00271E25">
        <w:rPr>
          <w:lang w:val="en-US"/>
        </w:rPr>
        <w:lastRenderedPageBreak/>
        <w:t>2.2 Công cụ khai thác dữ liệu</w:t>
      </w:r>
      <w:bookmarkEnd w:id="13"/>
    </w:p>
    <w:p w14:paraId="1F96CC58" w14:textId="77777777" w:rsidR="005E07F0" w:rsidRDefault="005E07F0" w:rsidP="00C353FC">
      <w:pPr>
        <w:spacing w:line="276" w:lineRule="auto"/>
        <w:ind w:firstLine="720"/>
        <w:jc w:val="both"/>
        <w:rPr>
          <w:lang w:val="en-US"/>
        </w:rPr>
      </w:pPr>
      <w:r w:rsidRPr="005E07F0">
        <w:rPr>
          <w:lang w:val="en-US"/>
        </w:rPr>
        <w:t>Toàn bộ quá trình khai phá dữ liệu trong nghiên cứu này được thực hiện bằng ngôn ngữ lập trình Python, chạy trên môi trường Jupyter Notebook. Đây là môi trường phổ biến trong lĩnh vực khoa học dữ liệu nhờ khả năng kết hợp code, kết quả và giải thích trong cùng một tài liệu, thuận tiện cho việc trình bày và kiểm tra từng bước xử lý.</w:t>
      </w:r>
    </w:p>
    <w:p w14:paraId="587C7792" w14:textId="334DCB32" w:rsidR="007473C7" w:rsidRDefault="007473C7" w:rsidP="00C353FC">
      <w:pPr>
        <w:spacing w:line="276" w:lineRule="auto"/>
        <w:jc w:val="both"/>
        <w:rPr>
          <w:lang w:val="en-US"/>
        </w:rPr>
      </w:pPr>
    </w:p>
    <w:tbl>
      <w:tblPr>
        <w:tblStyle w:val="TableGrid"/>
        <w:tblW w:w="8733" w:type="dxa"/>
        <w:tblLook w:val="04A0" w:firstRow="1" w:lastRow="0" w:firstColumn="1" w:lastColumn="0" w:noHBand="0" w:noVBand="1"/>
      </w:tblPr>
      <w:tblGrid>
        <w:gridCol w:w="1819"/>
        <w:gridCol w:w="1693"/>
        <w:gridCol w:w="5221"/>
      </w:tblGrid>
      <w:tr w:rsidR="00230064" w14:paraId="7402E7CB" w14:textId="77777777" w:rsidTr="00F221A1">
        <w:trPr>
          <w:trHeight w:val="469"/>
        </w:trPr>
        <w:tc>
          <w:tcPr>
            <w:tcW w:w="1819" w:type="dxa"/>
            <w:vAlign w:val="center"/>
          </w:tcPr>
          <w:p w14:paraId="0FA8F86C" w14:textId="3331A325" w:rsidR="00230064" w:rsidRDefault="00230064" w:rsidP="00C353FC">
            <w:pPr>
              <w:spacing w:line="276" w:lineRule="auto"/>
              <w:jc w:val="center"/>
              <w:rPr>
                <w:lang w:val="en-US"/>
              </w:rPr>
            </w:pPr>
            <w:r w:rsidRPr="005E07F0">
              <w:rPr>
                <w:b/>
                <w:bCs/>
                <w:lang w:val="en-US"/>
              </w:rPr>
              <w:t>Thư viện</w:t>
            </w:r>
          </w:p>
        </w:tc>
        <w:tc>
          <w:tcPr>
            <w:tcW w:w="1693" w:type="dxa"/>
            <w:vAlign w:val="center"/>
          </w:tcPr>
          <w:p w14:paraId="604F09C5" w14:textId="124C85F4" w:rsidR="00230064" w:rsidRDefault="00230064" w:rsidP="00C353FC">
            <w:pPr>
              <w:spacing w:line="276" w:lineRule="auto"/>
              <w:jc w:val="center"/>
              <w:rPr>
                <w:lang w:val="en-US"/>
              </w:rPr>
            </w:pPr>
            <w:r w:rsidRPr="005E07F0">
              <w:rPr>
                <w:b/>
                <w:bCs/>
                <w:lang w:val="en-US"/>
              </w:rPr>
              <w:t>Phiên bản</w:t>
            </w:r>
          </w:p>
        </w:tc>
        <w:tc>
          <w:tcPr>
            <w:tcW w:w="5221" w:type="dxa"/>
            <w:vAlign w:val="center"/>
          </w:tcPr>
          <w:p w14:paraId="5336AFCB" w14:textId="1CBBAE5F" w:rsidR="00230064" w:rsidRDefault="00230064" w:rsidP="00C353FC">
            <w:pPr>
              <w:spacing w:line="276" w:lineRule="auto"/>
              <w:jc w:val="center"/>
              <w:rPr>
                <w:lang w:val="en-US"/>
              </w:rPr>
            </w:pPr>
            <w:r w:rsidRPr="005E07F0">
              <w:rPr>
                <w:b/>
                <w:bCs/>
                <w:lang w:val="en-US"/>
              </w:rPr>
              <w:t>Mục đích sử dụng</w:t>
            </w:r>
          </w:p>
        </w:tc>
      </w:tr>
      <w:tr w:rsidR="00230064" w14:paraId="195CACF5" w14:textId="77777777" w:rsidTr="00F221A1">
        <w:trPr>
          <w:trHeight w:val="239"/>
        </w:trPr>
        <w:tc>
          <w:tcPr>
            <w:tcW w:w="1819" w:type="dxa"/>
            <w:vAlign w:val="center"/>
          </w:tcPr>
          <w:p w14:paraId="2E8349EA" w14:textId="671D25FC" w:rsidR="00230064" w:rsidRDefault="00230064" w:rsidP="00C353FC">
            <w:pPr>
              <w:spacing w:line="276" w:lineRule="auto"/>
              <w:jc w:val="both"/>
              <w:rPr>
                <w:lang w:val="en-US"/>
              </w:rPr>
            </w:pPr>
            <w:r w:rsidRPr="005E07F0">
              <w:rPr>
                <w:lang w:val="en-US"/>
              </w:rPr>
              <w:t>Python</w:t>
            </w:r>
          </w:p>
        </w:tc>
        <w:tc>
          <w:tcPr>
            <w:tcW w:w="1693" w:type="dxa"/>
            <w:vAlign w:val="center"/>
          </w:tcPr>
          <w:p w14:paraId="7DB75086" w14:textId="64472C95" w:rsidR="00230064" w:rsidRDefault="00230064" w:rsidP="00C353FC">
            <w:pPr>
              <w:spacing w:line="276" w:lineRule="auto"/>
              <w:jc w:val="both"/>
              <w:rPr>
                <w:lang w:val="en-US"/>
              </w:rPr>
            </w:pPr>
            <w:r w:rsidRPr="005E07F0">
              <w:rPr>
                <w:lang w:val="en-US"/>
              </w:rPr>
              <w:t>3.10+</w:t>
            </w:r>
          </w:p>
        </w:tc>
        <w:tc>
          <w:tcPr>
            <w:tcW w:w="5221" w:type="dxa"/>
            <w:vAlign w:val="center"/>
          </w:tcPr>
          <w:p w14:paraId="7C991F8F" w14:textId="19862985" w:rsidR="00230064" w:rsidRDefault="00230064" w:rsidP="00C353FC">
            <w:pPr>
              <w:spacing w:line="276" w:lineRule="auto"/>
              <w:jc w:val="both"/>
              <w:rPr>
                <w:lang w:val="en-US"/>
              </w:rPr>
            </w:pPr>
            <w:r w:rsidRPr="005E07F0">
              <w:rPr>
                <w:lang w:val="en-US"/>
              </w:rPr>
              <w:t>Ngôn ngữ lập trình chính</w:t>
            </w:r>
          </w:p>
        </w:tc>
      </w:tr>
      <w:tr w:rsidR="00230064" w14:paraId="10C4D428" w14:textId="77777777" w:rsidTr="00F221A1">
        <w:trPr>
          <w:trHeight w:val="249"/>
        </w:trPr>
        <w:tc>
          <w:tcPr>
            <w:tcW w:w="1819" w:type="dxa"/>
            <w:vAlign w:val="center"/>
          </w:tcPr>
          <w:p w14:paraId="1363FE29" w14:textId="4AF3A18B" w:rsidR="00230064" w:rsidRDefault="00230064" w:rsidP="00C353FC">
            <w:pPr>
              <w:spacing w:line="276" w:lineRule="auto"/>
              <w:jc w:val="both"/>
              <w:rPr>
                <w:lang w:val="en-US"/>
              </w:rPr>
            </w:pPr>
            <w:r w:rsidRPr="005E07F0">
              <w:rPr>
                <w:lang w:val="en-US"/>
              </w:rPr>
              <w:t>pandas</w:t>
            </w:r>
          </w:p>
        </w:tc>
        <w:tc>
          <w:tcPr>
            <w:tcW w:w="1693" w:type="dxa"/>
            <w:vAlign w:val="center"/>
          </w:tcPr>
          <w:p w14:paraId="7E1A257C" w14:textId="7F891D3F" w:rsidR="00230064" w:rsidRDefault="00230064" w:rsidP="00C353FC">
            <w:pPr>
              <w:spacing w:line="276" w:lineRule="auto"/>
              <w:jc w:val="both"/>
              <w:rPr>
                <w:lang w:val="en-US"/>
              </w:rPr>
            </w:pPr>
            <w:r w:rsidRPr="005E07F0">
              <w:rPr>
                <w:lang w:val="en-US"/>
              </w:rPr>
              <w:t>2.x</w:t>
            </w:r>
          </w:p>
        </w:tc>
        <w:tc>
          <w:tcPr>
            <w:tcW w:w="5221" w:type="dxa"/>
            <w:vAlign w:val="center"/>
          </w:tcPr>
          <w:p w14:paraId="4C1D07E6" w14:textId="4A33EC3A" w:rsidR="00230064" w:rsidRDefault="00230064" w:rsidP="00C353FC">
            <w:pPr>
              <w:spacing w:line="276" w:lineRule="auto"/>
              <w:jc w:val="both"/>
              <w:rPr>
                <w:lang w:val="en-US"/>
              </w:rPr>
            </w:pPr>
            <w:r w:rsidRPr="005E07F0">
              <w:rPr>
                <w:lang w:val="en-US"/>
              </w:rPr>
              <w:t>Đọc, xử lý và thao tác dữ liệu dạng bảng</w:t>
            </w:r>
          </w:p>
        </w:tc>
      </w:tr>
      <w:tr w:rsidR="00230064" w14:paraId="63BC5590" w14:textId="77777777" w:rsidTr="00F221A1">
        <w:trPr>
          <w:trHeight w:val="249"/>
        </w:trPr>
        <w:tc>
          <w:tcPr>
            <w:tcW w:w="1819" w:type="dxa"/>
            <w:vAlign w:val="center"/>
          </w:tcPr>
          <w:p w14:paraId="6A0BAE96" w14:textId="44FA4E1A" w:rsidR="00230064" w:rsidRDefault="00230064" w:rsidP="00C353FC">
            <w:pPr>
              <w:spacing w:line="276" w:lineRule="auto"/>
              <w:jc w:val="both"/>
              <w:rPr>
                <w:lang w:val="en-US"/>
              </w:rPr>
            </w:pPr>
            <w:r w:rsidRPr="005E07F0">
              <w:rPr>
                <w:lang w:val="en-US"/>
              </w:rPr>
              <w:t>numpy</w:t>
            </w:r>
          </w:p>
        </w:tc>
        <w:tc>
          <w:tcPr>
            <w:tcW w:w="1693" w:type="dxa"/>
            <w:vAlign w:val="center"/>
          </w:tcPr>
          <w:p w14:paraId="5D35A933" w14:textId="51931DE6" w:rsidR="00230064" w:rsidRDefault="00230064" w:rsidP="00C353FC">
            <w:pPr>
              <w:spacing w:line="276" w:lineRule="auto"/>
              <w:jc w:val="both"/>
              <w:rPr>
                <w:lang w:val="en-US"/>
              </w:rPr>
            </w:pPr>
            <w:r w:rsidRPr="005E07F0">
              <w:rPr>
                <w:lang w:val="en-US"/>
              </w:rPr>
              <w:t>1.24+</w:t>
            </w:r>
          </w:p>
        </w:tc>
        <w:tc>
          <w:tcPr>
            <w:tcW w:w="5221" w:type="dxa"/>
            <w:vAlign w:val="center"/>
          </w:tcPr>
          <w:p w14:paraId="6EA8FB44" w14:textId="13EEF452" w:rsidR="00230064" w:rsidRDefault="00230064" w:rsidP="00C353FC">
            <w:pPr>
              <w:spacing w:line="276" w:lineRule="auto"/>
              <w:jc w:val="both"/>
              <w:rPr>
                <w:lang w:val="en-US"/>
              </w:rPr>
            </w:pPr>
            <w:r w:rsidRPr="005E07F0">
              <w:rPr>
                <w:lang w:val="en-US"/>
              </w:rPr>
              <w:t>Tính toán số học, xử lý mảng đa chiều</w:t>
            </w:r>
          </w:p>
        </w:tc>
      </w:tr>
      <w:tr w:rsidR="00230064" w14:paraId="794D2A62" w14:textId="77777777" w:rsidTr="00F221A1">
        <w:trPr>
          <w:trHeight w:val="249"/>
        </w:trPr>
        <w:tc>
          <w:tcPr>
            <w:tcW w:w="1819" w:type="dxa"/>
            <w:vAlign w:val="center"/>
          </w:tcPr>
          <w:p w14:paraId="4B2B6AE0" w14:textId="511FB99E" w:rsidR="00230064" w:rsidRDefault="00230064" w:rsidP="00C353FC">
            <w:pPr>
              <w:spacing w:line="276" w:lineRule="auto"/>
              <w:jc w:val="both"/>
              <w:rPr>
                <w:lang w:val="en-US"/>
              </w:rPr>
            </w:pPr>
            <w:r w:rsidRPr="005E07F0">
              <w:rPr>
                <w:lang w:val="en-US"/>
              </w:rPr>
              <w:t>scikit-learn</w:t>
            </w:r>
          </w:p>
        </w:tc>
        <w:tc>
          <w:tcPr>
            <w:tcW w:w="1693" w:type="dxa"/>
            <w:vAlign w:val="center"/>
          </w:tcPr>
          <w:p w14:paraId="5BAFECFD" w14:textId="4920B558" w:rsidR="00230064" w:rsidRDefault="00230064" w:rsidP="00C353FC">
            <w:pPr>
              <w:spacing w:line="276" w:lineRule="auto"/>
              <w:jc w:val="both"/>
              <w:rPr>
                <w:lang w:val="en-US"/>
              </w:rPr>
            </w:pPr>
            <w:r w:rsidRPr="005E07F0">
              <w:rPr>
                <w:lang w:val="en-US"/>
              </w:rPr>
              <w:t>1.3+</w:t>
            </w:r>
          </w:p>
        </w:tc>
        <w:tc>
          <w:tcPr>
            <w:tcW w:w="5221" w:type="dxa"/>
            <w:vAlign w:val="center"/>
          </w:tcPr>
          <w:p w14:paraId="0723890B" w14:textId="06D9CDBC" w:rsidR="00230064" w:rsidRDefault="00230064" w:rsidP="00C353FC">
            <w:pPr>
              <w:spacing w:line="276" w:lineRule="auto"/>
              <w:jc w:val="both"/>
              <w:rPr>
                <w:lang w:val="en-US"/>
              </w:rPr>
            </w:pPr>
            <w:r w:rsidRPr="005E07F0">
              <w:rPr>
                <w:lang w:val="en-US"/>
              </w:rPr>
              <w:t>Xây dựng và đánh giá các mô hình học máy</w:t>
            </w:r>
          </w:p>
        </w:tc>
      </w:tr>
      <w:tr w:rsidR="00230064" w14:paraId="1F590C0C" w14:textId="77777777" w:rsidTr="00F221A1">
        <w:trPr>
          <w:trHeight w:val="239"/>
        </w:trPr>
        <w:tc>
          <w:tcPr>
            <w:tcW w:w="1819" w:type="dxa"/>
            <w:vAlign w:val="center"/>
          </w:tcPr>
          <w:p w14:paraId="205FE511" w14:textId="6CB653D3" w:rsidR="00230064" w:rsidRDefault="00230064" w:rsidP="00C353FC">
            <w:pPr>
              <w:spacing w:line="276" w:lineRule="auto"/>
              <w:jc w:val="both"/>
              <w:rPr>
                <w:lang w:val="en-US"/>
              </w:rPr>
            </w:pPr>
            <w:r w:rsidRPr="005E07F0">
              <w:rPr>
                <w:lang w:val="en-US"/>
              </w:rPr>
              <w:t>xgboost</w:t>
            </w:r>
          </w:p>
        </w:tc>
        <w:tc>
          <w:tcPr>
            <w:tcW w:w="1693" w:type="dxa"/>
            <w:vAlign w:val="center"/>
          </w:tcPr>
          <w:p w14:paraId="19E39392" w14:textId="29BABE24" w:rsidR="00230064" w:rsidRDefault="00230064" w:rsidP="00C353FC">
            <w:pPr>
              <w:spacing w:line="276" w:lineRule="auto"/>
              <w:jc w:val="both"/>
              <w:rPr>
                <w:lang w:val="en-US"/>
              </w:rPr>
            </w:pPr>
            <w:r w:rsidRPr="005E07F0">
              <w:rPr>
                <w:lang w:val="en-US"/>
              </w:rPr>
              <w:t>1.7+</w:t>
            </w:r>
          </w:p>
        </w:tc>
        <w:tc>
          <w:tcPr>
            <w:tcW w:w="5221" w:type="dxa"/>
            <w:vAlign w:val="center"/>
          </w:tcPr>
          <w:p w14:paraId="4AA10C13" w14:textId="7C1D218C" w:rsidR="00230064" w:rsidRDefault="00230064" w:rsidP="00C353FC">
            <w:pPr>
              <w:spacing w:line="276" w:lineRule="auto"/>
              <w:jc w:val="both"/>
              <w:rPr>
                <w:lang w:val="en-US"/>
              </w:rPr>
            </w:pPr>
            <w:r w:rsidRPr="005E07F0">
              <w:rPr>
                <w:lang w:val="en-US"/>
              </w:rPr>
              <w:t>Huấn luyện mô hình XGBoost</w:t>
            </w:r>
          </w:p>
        </w:tc>
      </w:tr>
      <w:tr w:rsidR="00230064" w14:paraId="25198088" w14:textId="77777777" w:rsidTr="00F221A1">
        <w:trPr>
          <w:trHeight w:val="249"/>
        </w:trPr>
        <w:tc>
          <w:tcPr>
            <w:tcW w:w="1819" w:type="dxa"/>
            <w:vAlign w:val="center"/>
          </w:tcPr>
          <w:p w14:paraId="362FE55A" w14:textId="049CFA17" w:rsidR="00230064" w:rsidRDefault="00230064" w:rsidP="00C353FC">
            <w:pPr>
              <w:spacing w:line="276" w:lineRule="auto"/>
              <w:jc w:val="both"/>
              <w:rPr>
                <w:lang w:val="en-US"/>
              </w:rPr>
            </w:pPr>
            <w:r w:rsidRPr="005E07F0">
              <w:rPr>
                <w:lang w:val="en-US"/>
              </w:rPr>
              <w:t>matplotlib</w:t>
            </w:r>
          </w:p>
        </w:tc>
        <w:tc>
          <w:tcPr>
            <w:tcW w:w="1693" w:type="dxa"/>
            <w:vAlign w:val="center"/>
          </w:tcPr>
          <w:p w14:paraId="667E81FD" w14:textId="1532EC25" w:rsidR="00230064" w:rsidRDefault="00230064" w:rsidP="00C353FC">
            <w:pPr>
              <w:spacing w:line="276" w:lineRule="auto"/>
              <w:jc w:val="both"/>
              <w:rPr>
                <w:lang w:val="en-US"/>
              </w:rPr>
            </w:pPr>
            <w:r w:rsidRPr="005E07F0">
              <w:rPr>
                <w:lang w:val="en-US"/>
              </w:rPr>
              <w:t>3.7+</w:t>
            </w:r>
          </w:p>
        </w:tc>
        <w:tc>
          <w:tcPr>
            <w:tcW w:w="5221" w:type="dxa"/>
            <w:vAlign w:val="center"/>
          </w:tcPr>
          <w:p w14:paraId="1E4DAE04" w14:textId="5D9A0C39" w:rsidR="00230064" w:rsidRDefault="00230064" w:rsidP="00C353FC">
            <w:pPr>
              <w:spacing w:line="276" w:lineRule="auto"/>
              <w:jc w:val="both"/>
              <w:rPr>
                <w:lang w:val="en-US"/>
              </w:rPr>
            </w:pPr>
            <w:r w:rsidRPr="005E07F0">
              <w:rPr>
                <w:lang w:val="en-US"/>
              </w:rPr>
              <w:t>Vẽ biểu đồ và trực quan hóa dữ liệu</w:t>
            </w:r>
          </w:p>
        </w:tc>
      </w:tr>
      <w:tr w:rsidR="00230064" w14:paraId="7E7B0931" w14:textId="77777777" w:rsidTr="00F221A1">
        <w:trPr>
          <w:trHeight w:val="249"/>
        </w:trPr>
        <w:tc>
          <w:tcPr>
            <w:tcW w:w="1819" w:type="dxa"/>
            <w:vAlign w:val="center"/>
          </w:tcPr>
          <w:p w14:paraId="5E64BA45" w14:textId="79D3DD2A" w:rsidR="00230064" w:rsidRDefault="00230064" w:rsidP="00C353FC">
            <w:pPr>
              <w:spacing w:line="276" w:lineRule="auto"/>
              <w:jc w:val="both"/>
              <w:rPr>
                <w:lang w:val="en-US"/>
              </w:rPr>
            </w:pPr>
            <w:r w:rsidRPr="005E07F0">
              <w:rPr>
                <w:lang w:val="en-US"/>
              </w:rPr>
              <w:t>seaborn</w:t>
            </w:r>
          </w:p>
        </w:tc>
        <w:tc>
          <w:tcPr>
            <w:tcW w:w="1693" w:type="dxa"/>
            <w:vAlign w:val="center"/>
          </w:tcPr>
          <w:p w14:paraId="594AD33D" w14:textId="4FD89B21" w:rsidR="00230064" w:rsidRDefault="00230064" w:rsidP="00C353FC">
            <w:pPr>
              <w:spacing w:line="276" w:lineRule="auto"/>
              <w:jc w:val="both"/>
              <w:rPr>
                <w:lang w:val="en-US"/>
              </w:rPr>
            </w:pPr>
            <w:r w:rsidRPr="005E07F0">
              <w:rPr>
                <w:lang w:val="en-US"/>
              </w:rPr>
              <w:t>0.12+</w:t>
            </w:r>
          </w:p>
        </w:tc>
        <w:tc>
          <w:tcPr>
            <w:tcW w:w="5221" w:type="dxa"/>
            <w:vAlign w:val="center"/>
          </w:tcPr>
          <w:p w14:paraId="2696B3C3" w14:textId="43C41907" w:rsidR="00230064" w:rsidRDefault="00230064" w:rsidP="00C353FC">
            <w:pPr>
              <w:spacing w:line="276" w:lineRule="auto"/>
              <w:jc w:val="both"/>
              <w:rPr>
                <w:lang w:val="en-US"/>
              </w:rPr>
            </w:pPr>
            <w:r w:rsidRPr="005E07F0">
              <w:rPr>
                <w:lang w:val="en-US"/>
              </w:rPr>
              <w:t>Vẽ biểu đồ thống kê nâng cao</w:t>
            </w:r>
          </w:p>
        </w:tc>
      </w:tr>
      <w:tr w:rsidR="00230064" w14:paraId="713D065A" w14:textId="77777777" w:rsidTr="00F221A1">
        <w:trPr>
          <w:trHeight w:val="239"/>
        </w:trPr>
        <w:tc>
          <w:tcPr>
            <w:tcW w:w="1819" w:type="dxa"/>
            <w:vAlign w:val="center"/>
          </w:tcPr>
          <w:p w14:paraId="511C9655" w14:textId="55010BCA" w:rsidR="00230064" w:rsidRDefault="00230064" w:rsidP="00C353FC">
            <w:pPr>
              <w:spacing w:line="276" w:lineRule="auto"/>
              <w:jc w:val="both"/>
              <w:rPr>
                <w:lang w:val="en-US"/>
              </w:rPr>
            </w:pPr>
            <w:r w:rsidRPr="005E07F0">
              <w:rPr>
                <w:lang w:val="en-US"/>
              </w:rPr>
              <w:t>scipy</w:t>
            </w:r>
          </w:p>
        </w:tc>
        <w:tc>
          <w:tcPr>
            <w:tcW w:w="1693" w:type="dxa"/>
            <w:vAlign w:val="center"/>
          </w:tcPr>
          <w:p w14:paraId="50C02CB2" w14:textId="242E33F4" w:rsidR="00230064" w:rsidRDefault="00230064" w:rsidP="00C353FC">
            <w:pPr>
              <w:spacing w:line="276" w:lineRule="auto"/>
              <w:jc w:val="both"/>
              <w:rPr>
                <w:lang w:val="en-US"/>
              </w:rPr>
            </w:pPr>
            <w:r w:rsidRPr="005E07F0">
              <w:rPr>
                <w:lang w:val="en-US"/>
              </w:rPr>
              <w:t>mới nhất</w:t>
            </w:r>
          </w:p>
        </w:tc>
        <w:tc>
          <w:tcPr>
            <w:tcW w:w="5221" w:type="dxa"/>
            <w:vAlign w:val="center"/>
          </w:tcPr>
          <w:p w14:paraId="777F7F21" w14:textId="1B8BDCE0" w:rsidR="00230064" w:rsidRDefault="00230064" w:rsidP="00C353FC">
            <w:pPr>
              <w:keepNext/>
              <w:spacing w:line="276" w:lineRule="auto"/>
              <w:jc w:val="both"/>
              <w:rPr>
                <w:lang w:val="en-US"/>
              </w:rPr>
            </w:pPr>
            <w:r w:rsidRPr="005E07F0">
              <w:rPr>
                <w:lang w:val="en-US"/>
              </w:rPr>
              <w:t>Kiểm định thống kê và tính toán tương quan</w:t>
            </w:r>
          </w:p>
        </w:tc>
      </w:tr>
    </w:tbl>
    <w:p w14:paraId="5126C078" w14:textId="3A1C818C" w:rsidR="00627207" w:rsidRPr="00627207" w:rsidRDefault="00812055" w:rsidP="00C353FC">
      <w:pPr>
        <w:pStyle w:val="Caption"/>
        <w:jc w:val="center"/>
        <w:rPr>
          <w:color w:val="000000" w:themeColor="text1"/>
          <w:sz w:val="26"/>
          <w:szCs w:val="26"/>
        </w:rPr>
      </w:pPr>
      <w:bookmarkStart w:id="14" w:name="_Toc230329660"/>
      <w:r>
        <w:rPr>
          <w:color w:val="000000" w:themeColor="text1"/>
          <w:sz w:val="26"/>
          <w:szCs w:val="26"/>
        </w:rPr>
        <w:t>Bảng</w:t>
      </w:r>
      <w:r w:rsidR="00627207" w:rsidRPr="00627207">
        <w:rPr>
          <w:color w:val="000000" w:themeColor="text1"/>
          <w:sz w:val="26"/>
          <w:szCs w:val="26"/>
        </w:rPr>
        <w:t xml:space="preserve"> </w:t>
      </w:r>
      <w:r w:rsidR="00627207" w:rsidRPr="00627207">
        <w:rPr>
          <w:color w:val="000000" w:themeColor="text1"/>
          <w:sz w:val="26"/>
          <w:szCs w:val="26"/>
        </w:rPr>
        <w:fldChar w:fldCharType="begin"/>
      </w:r>
      <w:r w:rsidR="00627207" w:rsidRPr="00627207">
        <w:rPr>
          <w:color w:val="000000" w:themeColor="text1"/>
          <w:sz w:val="26"/>
          <w:szCs w:val="26"/>
        </w:rPr>
        <w:instrText xml:space="preserve"> SEQ Table \* ARABIC </w:instrText>
      </w:r>
      <w:r w:rsidR="00627207" w:rsidRPr="00627207">
        <w:rPr>
          <w:color w:val="000000" w:themeColor="text1"/>
          <w:sz w:val="26"/>
          <w:szCs w:val="26"/>
        </w:rPr>
        <w:fldChar w:fldCharType="separate"/>
      </w:r>
      <w:r w:rsidR="00D06403">
        <w:rPr>
          <w:noProof/>
          <w:color w:val="000000" w:themeColor="text1"/>
          <w:sz w:val="26"/>
          <w:szCs w:val="26"/>
        </w:rPr>
        <w:t>3</w:t>
      </w:r>
      <w:r w:rsidR="00627207" w:rsidRPr="00627207">
        <w:rPr>
          <w:color w:val="000000" w:themeColor="text1"/>
          <w:sz w:val="26"/>
          <w:szCs w:val="26"/>
        </w:rPr>
        <w:fldChar w:fldCharType="end"/>
      </w:r>
      <w:r w:rsidR="00627207" w:rsidRPr="00627207">
        <w:rPr>
          <w:color w:val="000000" w:themeColor="text1"/>
          <w:sz w:val="26"/>
          <w:szCs w:val="26"/>
        </w:rPr>
        <w:t>: Các thư viện chính được sử dụng trong nghiên cứu</w:t>
      </w:r>
      <w:bookmarkEnd w:id="14"/>
    </w:p>
    <w:p w14:paraId="00350337" w14:textId="388FA468" w:rsidR="005A616C" w:rsidRPr="005A616C" w:rsidRDefault="005E07F0" w:rsidP="00C353FC">
      <w:pPr>
        <w:spacing w:line="276" w:lineRule="auto"/>
        <w:ind w:firstLine="720"/>
        <w:jc w:val="both"/>
        <w:rPr>
          <w:lang w:val="en-US"/>
        </w:rPr>
      </w:pPr>
      <w:r w:rsidRPr="005E07F0">
        <w:rPr>
          <w:lang w:val="en-US"/>
        </w:rPr>
        <w:t>Về cấu hình phần cứng, nghiên cứu được thực hiện trên máy tính với RAM tối thiểu 8GB để đảm bảo quá trình huấn luyện các mô hình ensemble như Random Forest và XGBoost diễn ra ổn định với bộ dữ liệu gần 28.000 mẫu.</w:t>
      </w:r>
      <w:r w:rsidR="005F4746">
        <w:rPr>
          <w:lang w:val="en-US"/>
        </w:rPr>
        <w:t xml:space="preserve"> </w:t>
      </w:r>
      <w:r w:rsidRPr="005E07F0">
        <w:rPr>
          <w:lang w:val="en-US"/>
        </w:rPr>
        <w:t xml:space="preserve">Toàn bộ mã nguồn được lưu trong file Jupyter Notebook đính kèm theo báo cáo. </w:t>
      </w:r>
    </w:p>
    <w:p w14:paraId="189CC0F4" w14:textId="0C7F280F" w:rsidR="00E12056" w:rsidRDefault="00E12056" w:rsidP="00C353FC">
      <w:pPr>
        <w:pStyle w:val="Heading2"/>
        <w:spacing w:line="276" w:lineRule="auto"/>
        <w:ind w:firstLine="0"/>
        <w:rPr>
          <w:lang w:val="en-US"/>
        </w:rPr>
      </w:pPr>
      <w:bookmarkStart w:id="15" w:name="_Toc230601857"/>
      <w:r w:rsidRPr="00271E25">
        <w:rPr>
          <w:lang w:val="en-US"/>
        </w:rPr>
        <w:t xml:space="preserve">2.3 </w:t>
      </w:r>
      <w:r w:rsidR="00AF1726">
        <w:rPr>
          <w:lang w:val="en-US"/>
        </w:rPr>
        <w:t>Tiền xử lý dữ liệu</w:t>
      </w:r>
      <w:bookmarkEnd w:id="15"/>
    </w:p>
    <w:p w14:paraId="17CEFCC0" w14:textId="642A3EF0" w:rsidR="005A616C" w:rsidRDefault="00ED3797" w:rsidP="00C353FC">
      <w:pPr>
        <w:spacing w:line="276" w:lineRule="auto"/>
        <w:ind w:firstLine="720"/>
        <w:jc w:val="both"/>
        <w:rPr>
          <w:lang w:val="en-US"/>
        </w:rPr>
      </w:pPr>
      <w:r w:rsidRPr="00ED3797">
        <w:rPr>
          <w:lang w:val="en-US"/>
        </w:rPr>
        <w:t>Trước khi đưa vào huấn luyện mô hình, dữ liệu cần được tiền xử lý để đảm bảo tính nhất quán và chất lượng. Quá trình này bao gồm xử lý giá trị khuyết</w:t>
      </w:r>
      <w:r w:rsidR="00E12892">
        <w:rPr>
          <w:lang w:val="en-US"/>
        </w:rPr>
        <w:t xml:space="preserve"> </w:t>
      </w:r>
      <w:r w:rsidR="00C07828">
        <w:rPr>
          <w:lang w:val="en-US"/>
        </w:rPr>
        <w:t>(</w:t>
      </w:r>
      <w:r w:rsidR="00E12892">
        <w:rPr>
          <w:lang w:val="en-US"/>
        </w:rPr>
        <w:t>missing values</w:t>
      </w:r>
      <w:r w:rsidR="00C07828">
        <w:rPr>
          <w:lang w:val="en-US"/>
        </w:rPr>
        <w:t>)</w:t>
      </w:r>
      <w:r w:rsidRPr="00ED3797">
        <w:rPr>
          <w:lang w:val="en-US"/>
        </w:rPr>
        <w:t>, mã hóa biến phân loại.</w:t>
      </w:r>
    </w:p>
    <w:p w14:paraId="4CA74BAF" w14:textId="678DB266" w:rsidR="001F191E" w:rsidRPr="001F191E" w:rsidRDefault="00C07828" w:rsidP="00C353FC">
      <w:pPr>
        <w:pStyle w:val="Heading3"/>
        <w:rPr>
          <w:lang w:val="en-US"/>
        </w:rPr>
      </w:pPr>
      <w:bookmarkStart w:id="16" w:name="_Toc230601858"/>
      <w:r>
        <w:rPr>
          <w:lang w:val="en-US"/>
        </w:rPr>
        <w:lastRenderedPageBreak/>
        <w:t xml:space="preserve">2.3.1 </w:t>
      </w:r>
      <w:r w:rsidR="00E12892">
        <w:rPr>
          <w:lang w:val="en-US"/>
        </w:rPr>
        <w:t>Xử lý missing values</w:t>
      </w:r>
      <w:bookmarkEnd w:id="16"/>
    </w:p>
    <w:p w14:paraId="4944772B" w14:textId="2CF537C0" w:rsidR="008148DB" w:rsidRDefault="00CF5C47" w:rsidP="00C353FC">
      <w:pPr>
        <w:keepNext/>
        <w:spacing w:line="276" w:lineRule="auto"/>
        <w:jc w:val="center"/>
      </w:pPr>
      <w:r w:rsidRPr="00CF5C47">
        <w:rPr>
          <w:noProof/>
        </w:rPr>
        <w:drawing>
          <wp:inline distT="0" distB="0" distL="0" distR="0" wp14:anchorId="56689EC9" wp14:editId="7DAFF2D6">
            <wp:extent cx="5433060" cy="3089762"/>
            <wp:effectExtent l="19050" t="19050" r="15240" b="15875"/>
            <wp:docPr id="91969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90563" name=""/>
                    <pic:cNvPicPr/>
                  </pic:nvPicPr>
                  <pic:blipFill>
                    <a:blip r:embed="rId13"/>
                    <a:stretch>
                      <a:fillRect/>
                    </a:stretch>
                  </pic:blipFill>
                  <pic:spPr>
                    <a:xfrm>
                      <a:off x="0" y="0"/>
                      <a:ext cx="5470868" cy="3111263"/>
                    </a:xfrm>
                    <a:prstGeom prst="rect">
                      <a:avLst/>
                    </a:prstGeom>
                    <a:ln>
                      <a:solidFill>
                        <a:schemeClr val="tx1"/>
                      </a:solidFill>
                    </a:ln>
                  </pic:spPr>
                </pic:pic>
              </a:graphicData>
            </a:graphic>
          </wp:inline>
        </w:drawing>
      </w:r>
    </w:p>
    <w:p w14:paraId="7ADF9E90" w14:textId="1AA7EE10" w:rsidR="00E12892" w:rsidRPr="002A514B" w:rsidRDefault="007B0996" w:rsidP="00C353FC">
      <w:pPr>
        <w:pStyle w:val="Caption"/>
        <w:jc w:val="center"/>
        <w:rPr>
          <w:b/>
          <w:bCs/>
          <w:color w:val="auto"/>
          <w:sz w:val="26"/>
          <w:szCs w:val="26"/>
          <w:lang w:val="en-US"/>
        </w:rPr>
      </w:pPr>
      <w:bookmarkStart w:id="17" w:name="_Toc230335457"/>
      <w:r w:rsidRPr="002A514B">
        <w:rPr>
          <w:color w:val="auto"/>
          <w:sz w:val="26"/>
          <w:szCs w:val="26"/>
        </w:rPr>
        <w:t>Hình</w:t>
      </w:r>
      <w:r w:rsidR="008148DB" w:rsidRPr="002A514B">
        <w:rPr>
          <w:color w:val="auto"/>
          <w:sz w:val="26"/>
          <w:szCs w:val="26"/>
        </w:rPr>
        <w:t xml:space="preserve"> </w:t>
      </w:r>
      <w:r w:rsidR="008148DB" w:rsidRPr="002A514B">
        <w:rPr>
          <w:color w:val="auto"/>
          <w:sz w:val="26"/>
          <w:szCs w:val="26"/>
        </w:rPr>
        <w:fldChar w:fldCharType="begin"/>
      </w:r>
      <w:r w:rsidR="008148DB" w:rsidRPr="002A514B">
        <w:rPr>
          <w:color w:val="auto"/>
          <w:sz w:val="26"/>
          <w:szCs w:val="26"/>
        </w:rPr>
        <w:instrText xml:space="preserve"> SEQ Figure \* ARABIC </w:instrText>
      </w:r>
      <w:r w:rsidR="008148DB" w:rsidRPr="002A514B">
        <w:rPr>
          <w:color w:val="auto"/>
          <w:sz w:val="26"/>
          <w:szCs w:val="26"/>
        </w:rPr>
        <w:fldChar w:fldCharType="separate"/>
      </w:r>
      <w:r w:rsidR="00A05C86">
        <w:rPr>
          <w:noProof/>
          <w:color w:val="auto"/>
          <w:sz w:val="26"/>
          <w:szCs w:val="26"/>
        </w:rPr>
        <w:t>1</w:t>
      </w:r>
      <w:r w:rsidR="008148DB" w:rsidRPr="002A514B">
        <w:rPr>
          <w:color w:val="auto"/>
          <w:sz w:val="26"/>
          <w:szCs w:val="26"/>
        </w:rPr>
        <w:fldChar w:fldCharType="end"/>
      </w:r>
      <w:r w:rsidRPr="002A514B">
        <w:rPr>
          <w:color w:val="auto"/>
          <w:sz w:val="26"/>
          <w:szCs w:val="26"/>
        </w:rPr>
        <w:t>: Biểu đồ số lượng missing values theo từng cột</w:t>
      </w:r>
      <w:bookmarkEnd w:id="17"/>
    </w:p>
    <w:p w14:paraId="374704C5" w14:textId="489CF731" w:rsidR="000E2A7C" w:rsidRDefault="00577C12" w:rsidP="00C353FC">
      <w:pPr>
        <w:ind w:firstLine="720"/>
        <w:jc w:val="both"/>
        <w:rPr>
          <w:lang w:val="en-US"/>
        </w:rPr>
      </w:pPr>
      <w:r w:rsidRPr="00577C12">
        <w:rPr>
          <w:lang w:val="en-US"/>
        </w:rPr>
        <w:t xml:space="preserve">Nhìn vào biểu đồ, hầu hết các cột đều không có giá trị khuyết, ngoại trừ cột </w:t>
      </w:r>
      <w:r w:rsidRPr="004D0A1C">
        <w:rPr>
          <w:lang w:val="en-US"/>
        </w:rPr>
        <w:t>Financial Stress với 3 giá trị bị thiếu.</w:t>
      </w:r>
      <w:r w:rsidRPr="00577C12">
        <w:rPr>
          <w:lang w:val="en-US"/>
        </w:rPr>
        <w:t xml:space="preserve"> Do số lượng này rất nhỏ so với tổng 27,901 mẫu (chiếm ch</w:t>
      </w:r>
      <w:r w:rsidR="00F949CF">
        <w:rPr>
          <w:lang w:val="en-US"/>
        </w:rPr>
        <w:t xml:space="preserve">ỉ khoảng </w:t>
      </w:r>
      <w:r w:rsidRPr="00577C12">
        <w:rPr>
          <w:lang w:val="en-US"/>
        </w:rPr>
        <w:t>0.0</w:t>
      </w:r>
      <w:r w:rsidR="00F949CF">
        <w:rPr>
          <w:lang w:val="en-US"/>
        </w:rPr>
        <w:t>1</w:t>
      </w:r>
      <w:r w:rsidRPr="00577C12">
        <w:rPr>
          <w:lang w:val="en-US"/>
        </w:rPr>
        <w:t xml:space="preserve">%), thay vì xóa bỏ các dòng dữ liệu này, kỹ thuật </w:t>
      </w:r>
      <w:r w:rsidRPr="004101B3">
        <w:rPr>
          <w:b/>
          <w:bCs/>
          <w:lang w:val="en-US"/>
        </w:rPr>
        <w:t>Imputation</w:t>
      </w:r>
      <w:r w:rsidRPr="00577C12">
        <w:rPr>
          <w:lang w:val="en-US"/>
        </w:rPr>
        <w:t xml:space="preserve"> được áp dụng bằng cách điền giá trị </w:t>
      </w:r>
      <w:r w:rsidRPr="007F2D7D">
        <w:rPr>
          <w:lang w:val="en-US"/>
        </w:rPr>
        <w:t>trung vị của</w:t>
      </w:r>
      <w:r w:rsidRPr="00577C12">
        <w:rPr>
          <w:lang w:val="en-US"/>
        </w:rPr>
        <w:t xml:space="preserve"> cột vào các ô trống, nhằm giữ nguyên phân phối dữ liệu và không làm ảnh hưởng đến kết quả phân tích.</w:t>
      </w:r>
    </w:p>
    <w:p w14:paraId="69E8348D" w14:textId="032D99DD" w:rsidR="001F191E" w:rsidRPr="001F191E" w:rsidRDefault="00320427" w:rsidP="00C353FC">
      <w:pPr>
        <w:pStyle w:val="Heading3"/>
        <w:rPr>
          <w:lang w:val="en-US"/>
        </w:rPr>
      </w:pPr>
      <w:bookmarkStart w:id="18" w:name="_Toc230601859"/>
      <w:r>
        <w:rPr>
          <w:lang w:val="en-US"/>
        </w:rPr>
        <w:t>2.3.2 Mã hóa dữ liệu</w:t>
      </w:r>
      <w:bookmarkEnd w:id="18"/>
      <w:r w:rsidR="006C02C1">
        <w:rPr>
          <w:lang w:val="en-US"/>
        </w:rPr>
        <w:t xml:space="preserve"> </w:t>
      </w:r>
    </w:p>
    <w:p w14:paraId="69F0C99E" w14:textId="56960CC0" w:rsidR="00CD2456" w:rsidRDefault="00334331" w:rsidP="00C353FC">
      <w:pPr>
        <w:ind w:firstLine="720"/>
        <w:jc w:val="both"/>
        <w:rPr>
          <w:lang w:val="en-US"/>
        </w:rPr>
      </w:pPr>
      <w:r w:rsidRPr="00334331">
        <w:rPr>
          <w:lang w:val="en-US"/>
        </w:rPr>
        <w:t>Dữ liệu gốc chứa nhiều biến phân loại dạng chuỗi không thể đưa trực tiếp vào mô hình máy học, do đó cần thực hiện mã hóa phù hợp với từng kiểu biến.</w:t>
      </w:r>
    </w:p>
    <w:p w14:paraId="3438E143" w14:textId="77777777" w:rsidR="000E2A7C" w:rsidRDefault="000E2A7C" w:rsidP="00C353FC">
      <w:pPr>
        <w:jc w:val="both"/>
        <w:rPr>
          <w:lang w:val="en-US"/>
        </w:rPr>
      </w:pPr>
    </w:p>
    <w:tbl>
      <w:tblPr>
        <w:tblStyle w:val="TableGrid"/>
        <w:tblW w:w="0" w:type="auto"/>
        <w:tblLook w:val="04A0" w:firstRow="1" w:lastRow="0" w:firstColumn="1" w:lastColumn="0" w:noHBand="0" w:noVBand="1"/>
      </w:tblPr>
      <w:tblGrid>
        <w:gridCol w:w="2596"/>
        <w:gridCol w:w="3529"/>
        <w:gridCol w:w="2891"/>
      </w:tblGrid>
      <w:tr w:rsidR="00233093" w14:paraId="0ED9B21D" w14:textId="77777777" w:rsidTr="009A6B95">
        <w:tc>
          <w:tcPr>
            <w:tcW w:w="2689" w:type="dxa"/>
            <w:vAlign w:val="center"/>
          </w:tcPr>
          <w:p w14:paraId="0D53260E" w14:textId="172F210E" w:rsidR="00233093" w:rsidRDefault="00233093" w:rsidP="00C353FC">
            <w:pPr>
              <w:jc w:val="center"/>
              <w:rPr>
                <w:lang w:val="en-US"/>
              </w:rPr>
            </w:pPr>
            <w:r>
              <w:rPr>
                <w:b/>
                <w:bCs/>
              </w:rPr>
              <w:t>Phương pháp mã hóa</w:t>
            </w:r>
          </w:p>
        </w:tc>
        <w:tc>
          <w:tcPr>
            <w:tcW w:w="3685" w:type="dxa"/>
            <w:vAlign w:val="center"/>
          </w:tcPr>
          <w:p w14:paraId="49E79D2F" w14:textId="0613D4E1" w:rsidR="00233093" w:rsidRDefault="00233093" w:rsidP="00C353FC">
            <w:pPr>
              <w:jc w:val="center"/>
              <w:rPr>
                <w:lang w:val="en-US"/>
              </w:rPr>
            </w:pPr>
            <w:r>
              <w:rPr>
                <w:b/>
                <w:bCs/>
              </w:rPr>
              <w:t>Biến</w:t>
            </w:r>
          </w:p>
        </w:tc>
        <w:tc>
          <w:tcPr>
            <w:tcW w:w="2976" w:type="dxa"/>
            <w:vAlign w:val="center"/>
          </w:tcPr>
          <w:p w14:paraId="5585F375" w14:textId="559DAE3B" w:rsidR="00233093" w:rsidRDefault="00233093" w:rsidP="00C353FC">
            <w:pPr>
              <w:jc w:val="center"/>
              <w:rPr>
                <w:lang w:val="en-US"/>
              </w:rPr>
            </w:pPr>
            <w:r>
              <w:rPr>
                <w:b/>
                <w:bCs/>
              </w:rPr>
              <w:t>Chi tiết</w:t>
            </w:r>
            <w:r w:rsidR="00D0493C">
              <w:rPr>
                <w:b/>
                <w:bCs/>
              </w:rPr>
              <w:t xml:space="preserve"> mã hóa</w:t>
            </w:r>
          </w:p>
        </w:tc>
      </w:tr>
      <w:tr w:rsidR="00D4097D" w14:paraId="71AC65B6" w14:textId="77777777" w:rsidTr="009A6B95">
        <w:tc>
          <w:tcPr>
            <w:tcW w:w="2689" w:type="dxa"/>
            <w:vMerge w:val="restart"/>
            <w:vAlign w:val="center"/>
          </w:tcPr>
          <w:p w14:paraId="5092B782" w14:textId="7525946C" w:rsidR="00D4097D" w:rsidRDefault="00D4097D" w:rsidP="00C353FC">
            <w:pPr>
              <w:jc w:val="center"/>
              <w:rPr>
                <w:lang w:val="en-US"/>
              </w:rPr>
            </w:pPr>
            <w:r>
              <w:rPr>
                <w:rStyle w:val="Strong"/>
              </w:rPr>
              <w:t>Ordinal Encoding</w:t>
            </w:r>
          </w:p>
        </w:tc>
        <w:tc>
          <w:tcPr>
            <w:tcW w:w="3685" w:type="dxa"/>
            <w:vAlign w:val="center"/>
          </w:tcPr>
          <w:p w14:paraId="2796E02D" w14:textId="3DBBFA08" w:rsidR="00D4097D" w:rsidRDefault="00D4097D" w:rsidP="00C353FC">
            <w:pPr>
              <w:rPr>
                <w:lang w:val="en-US"/>
              </w:rPr>
            </w:pPr>
            <w:r>
              <w:t>Sleep Duration</w:t>
            </w:r>
          </w:p>
        </w:tc>
        <w:tc>
          <w:tcPr>
            <w:tcW w:w="2976" w:type="dxa"/>
            <w:vAlign w:val="center"/>
          </w:tcPr>
          <w:p w14:paraId="6222F20A" w14:textId="6F73D60D" w:rsidR="00D4097D" w:rsidRDefault="00D4097D" w:rsidP="00C353FC">
            <w:pPr>
              <w:rPr>
                <w:lang w:val="en-US"/>
              </w:rPr>
            </w:pPr>
            <w:r>
              <w:t>1 = &lt; 5 giờ, 2 = 5–6 giờ, 3 = 7–8 giờ, 4 = &gt; 8 giờ</w:t>
            </w:r>
          </w:p>
        </w:tc>
      </w:tr>
      <w:tr w:rsidR="00D4097D" w14:paraId="0426D4E1" w14:textId="77777777" w:rsidTr="009A6B95">
        <w:tc>
          <w:tcPr>
            <w:tcW w:w="2689" w:type="dxa"/>
            <w:vMerge/>
            <w:vAlign w:val="center"/>
          </w:tcPr>
          <w:p w14:paraId="7DC6EF86" w14:textId="77777777" w:rsidR="00D4097D" w:rsidRDefault="00D4097D" w:rsidP="00C353FC">
            <w:pPr>
              <w:rPr>
                <w:lang w:val="en-US"/>
              </w:rPr>
            </w:pPr>
          </w:p>
        </w:tc>
        <w:tc>
          <w:tcPr>
            <w:tcW w:w="3685" w:type="dxa"/>
            <w:vAlign w:val="center"/>
          </w:tcPr>
          <w:p w14:paraId="53DFE3FC" w14:textId="49E7A60F" w:rsidR="00D4097D" w:rsidRDefault="00D4097D" w:rsidP="00C353FC">
            <w:pPr>
              <w:rPr>
                <w:lang w:val="en-US"/>
              </w:rPr>
            </w:pPr>
            <w:r>
              <w:t>Dietary Habits</w:t>
            </w:r>
          </w:p>
        </w:tc>
        <w:tc>
          <w:tcPr>
            <w:tcW w:w="2976" w:type="dxa"/>
            <w:vAlign w:val="center"/>
          </w:tcPr>
          <w:p w14:paraId="4F3A2193" w14:textId="56DA78AC" w:rsidR="00D4097D" w:rsidRDefault="00D4097D" w:rsidP="00C353FC">
            <w:pPr>
              <w:rPr>
                <w:lang w:val="en-US"/>
              </w:rPr>
            </w:pPr>
            <w:r>
              <w:t>1 = Unhealthy, 2 = Moderate, 3 = Healthy</w:t>
            </w:r>
          </w:p>
        </w:tc>
      </w:tr>
      <w:tr w:rsidR="00D4097D" w14:paraId="21B18845" w14:textId="77777777" w:rsidTr="009A6B95">
        <w:tc>
          <w:tcPr>
            <w:tcW w:w="2689" w:type="dxa"/>
            <w:vMerge w:val="restart"/>
            <w:vAlign w:val="center"/>
          </w:tcPr>
          <w:p w14:paraId="60C1725C" w14:textId="1654358E" w:rsidR="00D4097D" w:rsidRDefault="00D4097D" w:rsidP="00C353FC">
            <w:pPr>
              <w:jc w:val="center"/>
              <w:rPr>
                <w:lang w:val="en-US"/>
              </w:rPr>
            </w:pPr>
            <w:r>
              <w:rPr>
                <w:rStyle w:val="Strong"/>
              </w:rPr>
              <w:t>Binary Encoding</w:t>
            </w:r>
          </w:p>
        </w:tc>
        <w:tc>
          <w:tcPr>
            <w:tcW w:w="3685" w:type="dxa"/>
            <w:vAlign w:val="center"/>
          </w:tcPr>
          <w:p w14:paraId="784D1D38" w14:textId="37973E9C" w:rsidR="00D4097D" w:rsidRDefault="00D4097D" w:rsidP="00C353FC">
            <w:pPr>
              <w:rPr>
                <w:lang w:val="en-US"/>
              </w:rPr>
            </w:pPr>
            <w:r>
              <w:t>Gender</w:t>
            </w:r>
          </w:p>
        </w:tc>
        <w:tc>
          <w:tcPr>
            <w:tcW w:w="2976" w:type="dxa"/>
            <w:vAlign w:val="center"/>
          </w:tcPr>
          <w:p w14:paraId="4166D977" w14:textId="4049BF16" w:rsidR="00D4097D" w:rsidRDefault="00D4097D" w:rsidP="00C353FC">
            <w:pPr>
              <w:rPr>
                <w:lang w:val="en-US"/>
              </w:rPr>
            </w:pPr>
            <w:r>
              <w:t>Male = 1, Female = 0</w:t>
            </w:r>
          </w:p>
        </w:tc>
      </w:tr>
      <w:tr w:rsidR="00D4097D" w14:paraId="3CD37C0F" w14:textId="77777777" w:rsidTr="009A6B95">
        <w:tc>
          <w:tcPr>
            <w:tcW w:w="2689" w:type="dxa"/>
            <w:vMerge/>
            <w:vAlign w:val="center"/>
          </w:tcPr>
          <w:p w14:paraId="32C570F8" w14:textId="77777777" w:rsidR="00D4097D" w:rsidRDefault="00D4097D" w:rsidP="00C353FC">
            <w:pPr>
              <w:rPr>
                <w:lang w:val="en-US"/>
              </w:rPr>
            </w:pPr>
          </w:p>
        </w:tc>
        <w:tc>
          <w:tcPr>
            <w:tcW w:w="3685" w:type="dxa"/>
            <w:vAlign w:val="center"/>
          </w:tcPr>
          <w:p w14:paraId="5B8BB2E2" w14:textId="683495B7" w:rsidR="00D4097D" w:rsidRDefault="00D4097D" w:rsidP="00C353FC">
            <w:pPr>
              <w:rPr>
                <w:lang w:val="en-US"/>
              </w:rPr>
            </w:pPr>
            <w:r>
              <w:t>Have you ever had suicidal thoughts?</w:t>
            </w:r>
          </w:p>
        </w:tc>
        <w:tc>
          <w:tcPr>
            <w:tcW w:w="2976" w:type="dxa"/>
            <w:vAlign w:val="center"/>
          </w:tcPr>
          <w:p w14:paraId="195A6B4F" w14:textId="44608ECF" w:rsidR="00D4097D" w:rsidRDefault="00D4097D" w:rsidP="00C353FC">
            <w:pPr>
              <w:rPr>
                <w:lang w:val="en-US"/>
              </w:rPr>
            </w:pPr>
            <w:r>
              <w:t>Yes = 1, No = 0</w:t>
            </w:r>
          </w:p>
        </w:tc>
      </w:tr>
      <w:tr w:rsidR="00D4097D" w14:paraId="52B2486C" w14:textId="77777777" w:rsidTr="009A6B95">
        <w:tc>
          <w:tcPr>
            <w:tcW w:w="2689" w:type="dxa"/>
            <w:vMerge/>
            <w:vAlign w:val="center"/>
          </w:tcPr>
          <w:p w14:paraId="184B146F" w14:textId="77777777" w:rsidR="00D4097D" w:rsidRDefault="00D4097D" w:rsidP="00C353FC">
            <w:pPr>
              <w:rPr>
                <w:lang w:val="en-US"/>
              </w:rPr>
            </w:pPr>
          </w:p>
        </w:tc>
        <w:tc>
          <w:tcPr>
            <w:tcW w:w="3685" w:type="dxa"/>
            <w:vAlign w:val="center"/>
          </w:tcPr>
          <w:p w14:paraId="135B96A8" w14:textId="4753624E" w:rsidR="00D4097D" w:rsidRDefault="00D4097D" w:rsidP="00C353FC">
            <w:pPr>
              <w:rPr>
                <w:lang w:val="en-US"/>
              </w:rPr>
            </w:pPr>
            <w:r>
              <w:t>Family History of Mental Illness</w:t>
            </w:r>
          </w:p>
        </w:tc>
        <w:tc>
          <w:tcPr>
            <w:tcW w:w="2976" w:type="dxa"/>
            <w:vAlign w:val="center"/>
          </w:tcPr>
          <w:p w14:paraId="3BAF6494" w14:textId="64EF32A2" w:rsidR="00D4097D" w:rsidRDefault="00D4097D" w:rsidP="00C353FC">
            <w:pPr>
              <w:rPr>
                <w:lang w:val="en-US"/>
              </w:rPr>
            </w:pPr>
            <w:r>
              <w:t>Yes = 1, No = 0</w:t>
            </w:r>
          </w:p>
        </w:tc>
      </w:tr>
      <w:tr w:rsidR="0018440A" w14:paraId="0ED516C8" w14:textId="77777777" w:rsidTr="00346812">
        <w:tc>
          <w:tcPr>
            <w:tcW w:w="2689" w:type="dxa"/>
            <w:vMerge w:val="restart"/>
            <w:vAlign w:val="center"/>
          </w:tcPr>
          <w:p w14:paraId="1C913C17" w14:textId="47766B0F" w:rsidR="0018440A" w:rsidRDefault="0018440A" w:rsidP="00C353FC">
            <w:pPr>
              <w:jc w:val="center"/>
              <w:rPr>
                <w:lang w:val="en-US"/>
              </w:rPr>
            </w:pPr>
            <w:r>
              <w:rPr>
                <w:rStyle w:val="Strong"/>
              </w:rPr>
              <w:t>Label Encoding</w:t>
            </w:r>
          </w:p>
        </w:tc>
        <w:tc>
          <w:tcPr>
            <w:tcW w:w="3685" w:type="dxa"/>
            <w:vAlign w:val="center"/>
          </w:tcPr>
          <w:p w14:paraId="0ABB0491" w14:textId="24F6021B" w:rsidR="0018440A" w:rsidRDefault="0018440A" w:rsidP="00C353FC">
            <w:pPr>
              <w:rPr>
                <w:lang w:val="en-US"/>
              </w:rPr>
            </w:pPr>
            <w:r>
              <w:t>City</w:t>
            </w:r>
          </w:p>
        </w:tc>
        <w:tc>
          <w:tcPr>
            <w:tcW w:w="2976" w:type="dxa"/>
            <w:vMerge w:val="restart"/>
            <w:vAlign w:val="center"/>
          </w:tcPr>
          <w:p w14:paraId="43AAE9B8" w14:textId="369F35BB" w:rsidR="0018440A" w:rsidRDefault="0018440A" w:rsidP="00C353FC">
            <w:pPr>
              <w:rPr>
                <w:lang w:val="en-US"/>
              </w:rPr>
            </w:pPr>
            <w:r>
              <w:t>Mã hóa số nguyên bằng LabelEncoder</w:t>
            </w:r>
          </w:p>
        </w:tc>
      </w:tr>
      <w:tr w:rsidR="0018440A" w14:paraId="2E7E5CA9" w14:textId="77777777" w:rsidTr="009A6B95">
        <w:tc>
          <w:tcPr>
            <w:tcW w:w="2689" w:type="dxa"/>
            <w:vMerge/>
            <w:vAlign w:val="center"/>
          </w:tcPr>
          <w:p w14:paraId="1FD7AF74" w14:textId="77777777" w:rsidR="0018440A" w:rsidRDefault="0018440A" w:rsidP="00C353FC">
            <w:pPr>
              <w:rPr>
                <w:lang w:val="en-US"/>
              </w:rPr>
            </w:pPr>
          </w:p>
        </w:tc>
        <w:tc>
          <w:tcPr>
            <w:tcW w:w="3685" w:type="dxa"/>
            <w:vAlign w:val="center"/>
          </w:tcPr>
          <w:p w14:paraId="3072C2D8" w14:textId="128150A8" w:rsidR="0018440A" w:rsidRDefault="0018440A" w:rsidP="00C353FC">
            <w:pPr>
              <w:rPr>
                <w:lang w:val="en-US"/>
              </w:rPr>
            </w:pPr>
            <w:r>
              <w:t>Degree</w:t>
            </w:r>
          </w:p>
        </w:tc>
        <w:tc>
          <w:tcPr>
            <w:tcW w:w="2976" w:type="dxa"/>
            <w:vMerge/>
            <w:vAlign w:val="center"/>
          </w:tcPr>
          <w:p w14:paraId="3DA999CF" w14:textId="52262282" w:rsidR="0018440A" w:rsidRDefault="0018440A" w:rsidP="00C353FC">
            <w:pPr>
              <w:rPr>
                <w:lang w:val="en-US"/>
              </w:rPr>
            </w:pPr>
          </w:p>
        </w:tc>
      </w:tr>
      <w:tr w:rsidR="0018440A" w14:paraId="47143407" w14:textId="77777777" w:rsidTr="009A6B95">
        <w:tc>
          <w:tcPr>
            <w:tcW w:w="2689" w:type="dxa"/>
            <w:vMerge/>
            <w:vAlign w:val="center"/>
          </w:tcPr>
          <w:p w14:paraId="2EDE2038" w14:textId="77777777" w:rsidR="0018440A" w:rsidRDefault="0018440A" w:rsidP="00C353FC">
            <w:pPr>
              <w:rPr>
                <w:lang w:val="en-US"/>
              </w:rPr>
            </w:pPr>
          </w:p>
        </w:tc>
        <w:tc>
          <w:tcPr>
            <w:tcW w:w="3685" w:type="dxa"/>
            <w:vAlign w:val="center"/>
          </w:tcPr>
          <w:p w14:paraId="1A86C349" w14:textId="1E812CA3" w:rsidR="0018440A" w:rsidRPr="00346812" w:rsidRDefault="0018440A" w:rsidP="00C353FC">
            <w:pPr>
              <w:rPr>
                <w:lang w:val="en-US"/>
              </w:rPr>
            </w:pPr>
            <w:r w:rsidRPr="00346812">
              <w:rPr>
                <w:lang w:val="en-US"/>
              </w:rPr>
              <w:t>Profession</w:t>
            </w:r>
          </w:p>
        </w:tc>
        <w:tc>
          <w:tcPr>
            <w:tcW w:w="2976" w:type="dxa"/>
            <w:vMerge/>
            <w:vAlign w:val="center"/>
          </w:tcPr>
          <w:p w14:paraId="3EFE912D" w14:textId="77777777" w:rsidR="0018440A" w:rsidRDefault="0018440A" w:rsidP="00C353FC">
            <w:pPr>
              <w:keepNext/>
              <w:rPr>
                <w:lang w:val="en-US"/>
              </w:rPr>
            </w:pPr>
          </w:p>
        </w:tc>
      </w:tr>
    </w:tbl>
    <w:p w14:paraId="39B7AC5B" w14:textId="591F80C7" w:rsidR="00627207" w:rsidRPr="00627207" w:rsidRDefault="00812055" w:rsidP="00C353FC">
      <w:pPr>
        <w:pStyle w:val="Caption"/>
        <w:jc w:val="center"/>
        <w:rPr>
          <w:color w:val="000000" w:themeColor="text1"/>
          <w:sz w:val="26"/>
          <w:szCs w:val="26"/>
        </w:rPr>
      </w:pPr>
      <w:bookmarkStart w:id="19" w:name="_Toc230329661"/>
      <w:r>
        <w:rPr>
          <w:color w:val="000000" w:themeColor="text1"/>
          <w:sz w:val="26"/>
          <w:szCs w:val="26"/>
        </w:rPr>
        <w:t>Bảng</w:t>
      </w:r>
      <w:r w:rsidR="00627207" w:rsidRPr="00627207">
        <w:rPr>
          <w:color w:val="000000" w:themeColor="text1"/>
          <w:sz w:val="26"/>
          <w:szCs w:val="26"/>
        </w:rPr>
        <w:t xml:space="preserve"> </w:t>
      </w:r>
      <w:r w:rsidR="00627207" w:rsidRPr="00627207">
        <w:rPr>
          <w:color w:val="000000" w:themeColor="text1"/>
          <w:sz w:val="26"/>
          <w:szCs w:val="26"/>
        </w:rPr>
        <w:fldChar w:fldCharType="begin"/>
      </w:r>
      <w:r w:rsidR="00627207" w:rsidRPr="00627207">
        <w:rPr>
          <w:color w:val="000000" w:themeColor="text1"/>
          <w:sz w:val="26"/>
          <w:szCs w:val="26"/>
        </w:rPr>
        <w:instrText xml:space="preserve"> SEQ Table \* ARABIC </w:instrText>
      </w:r>
      <w:r w:rsidR="00627207" w:rsidRPr="00627207">
        <w:rPr>
          <w:color w:val="000000" w:themeColor="text1"/>
          <w:sz w:val="26"/>
          <w:szCs w:val="26"/>
        </w:rPr>
        <w:fldChar w:fldCharType="separate"/>
      </w:r>
      <w:r w:rsidR="00D06403">
        <w:rPr>
          <w:noProof/>
          <w:color w:val="000000" w:themeColor="text1"/>
          <w:sz w:val="26"/>
          <w:szCs w:val="26"/>
        </w:rPr>
        <w:t>4</w:t>
      </w:r>
      <w:r w:rsidR="00627207" w:rsidRPr="00627207">
        <w:rPr>
          <w:color w:val="000000" w:themeColor="text1"/>
          <w:sz w:val="26"/>
          <w:szCs w:val="26"/>
        </w:rPr>
        <w:fldChar w:fldCharType="end"/>
      </w:r>
      <w:r w:rsidR="00627207" w:rsidRPr="00627207">
        <w:rPr>
          <w:color w:val="000000" w:themeColor="text1"/>
          <w:sz w:val="26"/>
          <w:szCs w:val="26"/>
        </w:rPr>
        <w:t>: Thông tin mã hóa các biến dữ liệu</w:t>
      </w:r>
      <w:bookmarkEnd w:id="19"/>
    </w:p>
    <w:p w14:paraId="038B7694" w14:textId="3BAFF7AA" w:rsidR="00E12056" w:rsidRDefault="00E12056" w:rsidP="00C353FC">
      <w:pPr>
        <w:pStyle w:val="Heading2"/>
        <w:spacing w:line="276" w:lineRule="auto"/>
        <w:ind w:firstLine="0"/>
        <w:rPr>
          <w:lang w:val="en-US"/>
        </w:rPr>
      </w:pPr>
      <w:bookmarkStart w:id="20" w:name="_Toc230601860"/>
      <w:r w:rsidRPr="00271E25">
        <w:rPr>
          <w:lang w:val="en-US"/>
        </w:rPr>
        <w:lastRenderedPageBreak/>
        <w:t xml:space="preserve">2.4 </w:t>
      </w:r>
      <w:r w:rsidR="00AF1726">
        <w:rPr>
          <w:lang w:val="en-US"/>
        </w:rPr>
        <w:t>Phân tích khám phá dữ liệu</w:t>
      </w:r>
      <w:bookmarkEnd w:id="20"/>
    </w:p>
    <w:p w14:paraId="55AEA909" w14:textId="7AF8FC04" w:rsidR="009B0BA1" w:rsidRDefault="009B0BA1" w:rsidP="00C353FC">
      <w:pPr>
        <w:pStyle w:val="Heading3"/>
        <w:rPr>
          <w:lang w:val="en-US"/>
        </w:rPr>
      </w:pPr>
      <w:bookmarkStart w:id="21" w:name="_Toc230601861"/>
      <w:r>
        <w:rPr>
          <w:lang w:val="en-US"/>
        </w:rPr>
        <w:t xml:space="preserve">2.4.1 </w:t>
      </w:r>
      <w:r w:rsidR="000E4D61">
        <w:rPr>
          <w:lang w:val="en-US"/>
        </w:rPr>
        <w:t>Phân tích đơn biến</w:t>
      </w:r>
      <w:bookmarkEnd w:id="21"/>
    </w:p>
    <w:p w14:paraId="04198158" w14:textId="700066A7" w:rsidR="00CA302A" w:rsidRDefault="009A74A1" w:rsidP="00C353FC">
      <w:pPr>
        <w:pStyle w:val="ListParagraph"/>
        <w:numPr>
          <w:ilvl w:val="0"/>
          <w:numId w:val="1"/>
        </w:numPr>
        <w:ind w:left="0"/>
        <w:rPr>
          <w:b/>
          <w:bCs/>
          <w:lang w:val="en-US"/>
        </w:rPr>
      </w:pPr>
      <w:r>
        <w:rPr>
          <w:b/>
          <w:bCs/>
          <w:lang w:val="en-US"/>
        </w:rPr>
        <w:t>Phân bố biến mục tiêu Depression</w:t>
      </w:r>
    </w:p>
    <w:p w14:paraId="10955363" w14:textId="77777777" w:rsidR="00C64F0E" w:rsidRPr="00C64F0E" w:rsidRDefault="00C64F0E" w:rsidP="00C353FC">
      <w:pPr>
        <w:rPr>
          <w:b/>
          <w:bCs/>
          <w:lang w:val="en-US"/>
        </w:rPr>
      </w:pPr>
    </w:p>
    <w:p w14:paraId="4A3F80DD" w14:textId="143D14CA" w:rsidR="00C64F0E" w:rsidRDefault="00BB0AF4" w:rsidP="00C353FC">
      <w:pPr>
        <w:keepNext/>
        <w:jc w:val="center"/>
      </w:pPr>
      <w:r w:rsidRPr="00BB0AF4">
        <w:rPr>
          <w:noProof/>
        </w:rPr>
        <w:drawing>
          <wp:inline distT="0" distB="0" distL="0" distR="0" wp14:anchorId="065350A5" wp14:editId="0E05AF60">
            <wp:extent cx="5668040" cy="2124304"/>
            <wp:effectExtent l="19050" t="19050" r="27940" b="28575"/>
            <wp:docPr id="206457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73194" name=""/>
                    <pic:cNvPicPr/>
                  </pic:nvPicPr>
                  <pic:blipFill>
                    <a:blip r:embed="rId14"/>
                    <a:stretch>
                      <a:fillRect/>
                    </a:stretch>
                  </pic:blipFill>
                  <pic:spPr>
                    <a:xfrm>
                      <a:off x="0" y="0"/>
                      <a:ext cx="5677073" cy="2127689"/>
                    </a:xfrm>
                    <a:prstGeom prst="rect">
                      <a:avLst/>
                    </a:prstGeom>
                    <a:ln>
                      <a:solidFill>
                        <a:schemeClr val="tx1"/>
                      </a:solidFill>
                    </a:ln>
                  </pic:spPr>
                </pic:pic>
              </a:graphicData>
            </a:graphic>
          </wp:inline>
        </w:drawing>
      </w:r>
    </w:p>
    <w:p w14:paraId="69B65D58" w14:textId="47D143CA" w:rsidR="00C64F0E" w:rsidRDefault="00C64F0E" w:rsidP="00C353FC">
      <w:pPr>
        <w:pStyle w:val="Caption"/>
        <w:jc w:val="center"/>
        <w:rPr>
          <w:color w:val="auto"/>
          <w:sz w:val="26"/>
          <w:szCs w:val="26"/>
        </w:rPr>
      </w:pPr>
      <w:bookmarkStart w:id="22" w:name="_Toc230335458"/>
      <w:r w:rsidRPr="00C9684E">
        <w:rPr>
          <w:color w:val="auto"/>
          <w:sz w:val="26"/>
          <w:szCs w:val="26"/>
        </w:rPr>
        <w:t xml:space="preserve">Hình </w:t>
      </w:r>
      <w:r w:rsidRPr="00C9684E">
        <w:rPr>
          <w:color w:val="auto"/>
          <w:sz w:val="26"/>
          <w:szCs w:val="26"/>
        </w:rPr>
        <w:fldChar w:fldCharType="begin"/>
      </w:r>
      <w:r w:rsidRPr="00C9684E">
        <w:rPr>
          <w:color w:val="auto"/>
          <w:sz w:val="26"/>
          <w:szCs w:val="26"/>
        </w:rPr>
        <w:instrText xml:space="preserve"> SEQ Figure \* ARABIC </w:instrText>
      </w:r>
      <w:r w:rsidRPr="00C9684E">
        <w:rPr>
          <w:color w:val="auto"/>
          <w:sz w:val="26"/>
          <w:szCs w:val="26"/>
        </w:rPr>
        <w:fldChar w:fldCharType="separate"/>
      </w:r>
      <w:r w:rsidR="00A05C86">
        <w:rPr>
          <w:noProof/>
          <w:color w:val="auto"/>
          <w:sz w:val="26"/>
          <w:szCs w:val="26"/>
        </w:rPr>
        <w:t>2</w:t>
      </w:r>
      <w:r w:rsidRPr="00C9684E">
        <w:rPr>
          <w:color w:val="auto"/>
          <w:sz w:val="26"/>
          <w:szCs w:val="26"/>
        </w:rPr>
        <w:fldChar w:fldCharType="end"/>
      </w:r>
      <w:r w:rsidRPr="00C9684E">
        <w:rPr>
          <w:color w:val="auto"/>
          <w:sz w:val="26"/>
          <w:szCs w:val="26"/>
        </w:rPr>
        <w:t xml:space="preserve">: Biểu đồ phân bố biến mục </w:t>
      </w:r>
      <w:r w:rsidR="00C9684E" w:rsidRPr="00C9684E">
        <w:rPr>
          <w:color w:val="auto"/>
          <w:sz w:val="26"/>
          <w:szCs w:val="26"/>
        </w:rPr>
        <w:t>tiêu Depression</w:t>
      </w:r>
      <w:bookmarkEnd w:id="22"/>
    </w:p>
    <w:p w14:paraId="60AD0AEE" w14:textId="6446D816" w:rsidR="00020354" w:rsidRPr="00020354" w:rsidRDefault="00020354" w:rsidP="00C353FC">
      <w:pPr>
        <w:ind w:firstLine="720"/>
        <w:jc w:val="both"/>
        <w:rPr>
          <w:lang w:val="en-US"/>
        </w:rPr>
      </w:pPr>
      <w:r w:rsidRPr="00020354">
        <w:rPr>
          <w:lang w:val="en-US"/>
        </w:rPr>
        <w:t>Từ biểu đồ phân bố biến mục tiêu có thể thấy nhóm sinh viên có dấu hiệu trầm cảm chiếm</w:t>
      </w:r>
      <w:r w:rsidR="008334F8">
        <w:rPr>
          <w:lang w:val="en-US"/>
        </w:rPr>
        <w:t xml:space="preserve"> </w:t>
      </w:r>
      <w:r w:rsidR="008334F8" w:rsidRPr="00020354">
        <w:rPr>
          <w:lang w:val="en-US"/>
        </w:rPr>
        <w:t>khoảng 58,5%</w:t>
      </w:r>
      <w:r w:rsidRPr="00020354">
        <w:rPr>
          <w:lang w:val="en-US"/>
        </w:rPr>
        <w:t xml:space="preserve"> cao hơn nhóm không trầm cảm</w:t>
      </w:r>
      <w:r w:rsidR="006A2F5B">
        <w:rPr>
          <w:lang w:val="en-US"/>
        </w:rPr>
        <w:t xml:space="preserve"> chiếm </w:t>
      </w:r>
      <w:r w:rsidR="006A2F5B" w:rsidRPr="00020354">
        <w:rPr>
          <w:lang w:val="en-US"/>
        </w:rPr>
        <w:t>41,5%</w:t>
      </w:r>
      <w:r w:rsidR="006A2F5B">
        <w:rPr>
          <w:lang w:val="en-US"/>
        </w:rPr>
        <w:t>.</w:t>
      </w:r>
      <w:r w:rsidRPr="00020354">
        <w:rPr>
          <w:lang w:val="en-US"/>
        </w:rPr>
        <w:t xml:space="preserve"> Điều này cho thấy bộ dữ liệu tồn tại sự mất cân bằng lớp ở mức nhẹ, đồng thời phản ánh các vấn đề liên quan đến sức khỏe tâm lý xuất hiện khá phổ biến trong nhóm sinh viên được khảo sát.</w:t>
      </w:r>
    </w:p>
    <w:p w14:paraId="19EB4362" w14:textId="77777777" w:rsidR="00FD3CF1" w:rsidRPr="00FD3CF1" w:rsidRDefault="00FD3CF1" w:rsidP="00C353FC">
      <w:pPr>
        <w:ind w:firstLine="720"/>
        <w:jc w:val="both"/>
      </w:pPr>
    </w:p>
    <w:p w14:paraId="3B3423D8" w14:textId="0C8A6A36" w:rsidR="00CB2D6D" w:rsidRDefault="009A74A1" w:rsidP="00C353FC">
      <w:pPr>
        <w:pStyle w:val="ListParagraph"/>
        <w:numPr>
          <w:ilvl w:val="0"/>
          <w:numId w:val="1"/>
        </w:numPr>
        <w:ind w:left="0"/>
        <w:rPr>
          <w:b/>
          <w:bCs/>
          <w:lang w:val="en-US"/>
        </w:rPr>
      </w:pPr>
      <w:r>
        <w:rPr>
          <w:b/>
          <w:bCs/>
          <w:lang w:val="en-US"/>
        </w:rPr>
        <w:t xml:space="preserve">Phân bố của các thuộc tính </w:t>
      </w:r>
    </w:p>
    <w:p w14:paraId="7B8803A8" w14:textId="77777777" w:rsidR="0035555A" w:rsidRPr="0035555A" w:rsidRDefault="0035555A" w:rsidP="00C353FC">
      <w:pPr>
        <w:rPr>
          <w:b/>
          <w:bCs/>
          <w:lang w:val="en-US"/>
        </w:rPr>
      </w:pPr>
    </w:p>
    <w:p w14:paraId="74B29D6F" w14:textId="77777777" w:rsidR="00E65BAE" w:rsidRDefault="00654CDF" w:rsidP="00C353FC">
      <w:pPr>
        <w:keepNext/>
        <w:jc w:val="center"/>
      </w:pPr>
      <w:r w:rsidRPr="00654CDF">
        <w:rPr>
          <w:b/>
          <w:bCs/>
          <w:noProof/>
          <w:lang w:val="en-US"/>
        </w:rPr>
        <w:drawing>
          <wp:inline distT="0" distB="0" distL="0" distR="0" wp14:anchorId="2AADABF9" wp14:editId="0BFAEB25">
            <wp:extent cx="5943600" cy="2943860"/>
            <wp:effectExtent l="19050" t="19050" r="19050" b="27940"/>
            <wp:docPr id="154233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32345" name=""/>
                    <pic:cNvPicPr/>
                  </pic:nvPicPr>
                  <pic:blipFill>
                    <a:blip r:embed="rId15"/>
                    <a:stretch>
                      <a:fillRect/>
                    </a:stretch>
                  </pic:blipFill>
                  <pic:spPr>
                    <a:xfrm>
                      <a:off x="0" y="0"/>
                      <a:ext cx="5943600" cy="2943860"/>
                    </a:xfrm>
                    <a:prstGeom prst="rect">
                      <a:avLst/>
                    </a:prstGeom>
                    <a:ln>
                      <a:solidFill>
                        <a:schemeClr val="tx1"/>
                      </a:solidFill>
                    </a:ln>
                  </pic:spPr>
                </pic:pic>
              </a:graphicData>
            </a:graphic>
          </wp:inline>
        </w:drawing>
      </w:r>
    </w:p>
    <w:p w14:paraId="104074F6" w14:textId="441E9517" w:rsidR="00C9684E" w:rsidRPr="00783981" w:rsidRDefault="00E65BAE" w:rsidP="00C353FC">
      <w:pPr>
        <w:pStyle w:val="Caption"/>
        <w:jc w:val="center"/>
        <w:rPr>
          <w:b/>
          <w:bCs/>
          <w:color w:val="auto"/>
          <w:sz w:val="26"/>
          <w:szCs w:val="26"/>
          <w:lang w:val="en-US"/>
        </w:rPr>
      </w:pPr>
      <w:bookmarkStart w:id="23" w:name="_Toc230335459"/>
      <w:r w:rsidRPr="00783981">
        <w:rPr>
          <w:color w:val="auto"/>
          <w:sz w:val="26"/>
          <w:szCs w:val="26"/>
        </w:rPr>
        <w:t xml:space="preserve">Hình </w:t>
      </w:r>
      <w:r w:rsidRPr="00783981">
        <w:rPr>
          <w:color w:val="auto"/>
          <w:sz w:val="26"/>
          <w:szCs w:val="26"/>
        </w:rPr>
        <w:fldChar w:fldCharType="begin"/>
      </w:r>
      <w:r w:rsidRPr="00783981">
        <w:rPr>
          <w:color w:val="auto"/>
          <w:sz w:val="26"/>
          <w:szCs w:val="26"/>
        </w:rPr>
        <w:instrText xml:space="preserve"> SEQ Figure \* ARABIC </w:instrText>
      </w:r>
      <w:r w:rsidRPr="00783981">
        <w:rPr>
          <w:color w:val="auto"/>
          <w:sz w:val="26"/>
          <w:szCs w:val="26"/>
        </w:rPr>
        <w:fldChar w:fldCharType="separate"/>
      </w:r>
      <w:r w:rsidR="00A05C86">
        <w:rPr>
          <w:noProof/>
          <w:color w:val="auto"/>
          <w:sz w:val="26"/>
          <w:szCs w:val="26"/>
        </w:rPr>
        <w:t>3</w:t>
      </w:r>
      <w:r w:rsidRPr="00783981">
        <w:rPr>
          <w:color w:val="auto"/>
          <w:sz w:val="26"/>
          <w:szCs w:val="26"/>
        </w:rPr>
        <w:fldChar w:fldCharType="end"/>
      </w:r>
      <w:r w:rsidRPr="00783981">
        <w:rPr>
          <w:color w:val="auto"/>
          <w:sz w:val="26"/>
          <w:szCs w:val="26"/>
        </w:rPr>
        <w:t xml:space="preserve">: Biểu đồ </w:t>
      </w:r>
      <w:r w:rsidR="00783981" w:rsidRPr="00783981">
        <w:rPr>
          <w:color w:val="auto"/>
          <w:sz w:val="26"/>
          <w:szCs w:val="26"/>
        </w:rPr>
        <w:t>phân bố các thuộc tính số</w:t>
      </w:r>
      <w:bookmarkEnd w:id="23"/>
    </w:p>
    <w:p w14:paraId="56C3E541" w14:textId="69390072" w:rsidR="0019173A" w:rsidRPr="000D2A16" w:rsidRDefault="0019173A" w:rsidP="00C353FC">
      <w:pPr>
        <w:ind w:firstLine="720"/>
        <w:jc w:val="both"/>
      </w:pPr>
      <w:r w:rsidRPr="0019173A">
        <w:rPr>
          <w:lang w:val="en-US"/>
        </w:rPr>
        <w:t>Từ biểu đồ phân phối các biến số có thể thấy phần lớn sinh viên trong bộ dữ liệu thuộc nhóm tuổi từ 18–3</w:t>
      </w:r>
      <w:r w:rsidR="001E2479">
        <w:rPr>
          <w:lang w:val="en-US"/>
        </w:rPr>
        <w:t>5</w:t>
      </w:r>
      <w:r w:rsidR="001E2479" w:rsidRPr="001E2479">
        <w:rPr>
          <w:lang w:val="en-US"/>
        </w:rPr>
        <w:t>, tập trung nhiều ở nhóm tuổi đầu 20</w:t>
      </w:r>
      <w:r w:rsidRPr="0019173A">
        <w:rPr>
          <w:lang w:val="en-US"/>
        </w:rPr>
        <w:t xml:space="preserve">. </w:t>
      </w:r>
      <w:r w:rsidR="00186F75" w:rsidRPr="00186F75">
        <w:t xml:space="preserve">Một số mẫu ngoại lệ có </w:t>
      </w:r>
      <w:r w:rsidR="00186F75" w:rsidRPr="00186F75">
        <w:lastRenderedPageBreak/>
        <w:t>tuổi đến 59, phản ánh sự hiện diện của sinh viên sau đại học hoặc người đi học muộn.</w:t>
      </w:r>
      <w:r w:rsidR="000D2A16">
        <w:t xml:space="preserve"> </w:t>
      </w:r>
      <w:r w:rsidRPr="0019173A">
        <w:rPr>
          <w:lang w:val="en-US"/>
        </w:rPr>
        <w:t xml:space="preserve">Các biến </w:t>
      </w:r>
      <w:r w:rsidRPr="00D00140">
        <w:rPr>
          <w:lang w:val="en-US"/>
        </w:rPr>
        <w:t xml:space="preserve">Academic Pressure và Financial Stress </w:t>
      </w:r>
      <w:r w:rsidR="007B69D7" w:rsidRPr="001E2479">
        <w:rPr>
          <w:lang w:val="en-US"/>
        </w:rPr>
        <w:t xml:space="preserve">chủ yếu tập trung ở các mức từ 3 đến 5, phản ánh rằng nhiều sinh viên đang chịu áp lực học tập và tài chính ở mức trung bình </w:t>
      </w:r>
      <w:r w:rsidR="007B69D7" w:rsidRPr="006F7F13">
        <w:rPr>
          <w:lang w:val="en-US"/>
        </w:rPr>
        <w:t>đến cao. Đặc biệt, mức 5 xuất hiện với tần suất khá lớn ở biến Financial Stress.</w:t>
      </w:r>
    </w:p>
    <w:p w14:paraId="3DDE8269" w14:textId="77777777" w:rsidR="00CF4B07" w:rsidRPr="006F7F13" w:rsidRDefault="00CF4B07" w:rsidP="00C353FC">
      <w:pPr>
        <w:ind w:firstLine="720"/>
        <w:jc w:val="both"/>
        <w:rPr>
          <w:lang w:val="en-US"/>
        </w:rPr>
      </w:pPr>
    </w:p>
    <w:p w14:paraId="7AD660E0" w14:textId="25F38819" w:rsidR="001E2479" w:rsidRDefault="0019173A" w:rsidP="00C353FC">
      <w:pPr>
        <w:ind w:firstLine="720"/>
        <w:jc w:val="both"/>
        <w:rPr>
          <w:lang w:val="en-US"/>
        </w:rPr>
      </w:pPr>
      <w:r w:rsidRPr="006F7F13">
        <w:rPr>
          <w:lang w:val="en-US"/>
        </w:rPr>
        <w:t xml:space="preserve">Biến Work/Study Hours </w:t>
      </w:r>
      <w:r w:rsidR="002C6EB9" w:rsidRPr="006F7F13">
        <w:rPr>
          <w:lang w:val="en-US"/>
        </w:rPr>
        <w:t>phân bố rộng trong khoảng 0–12 giờ mỗi ngày, nhưng tập trung nhiều ở nhóm từ 8–12 giờ, cho thấy phần lớn sinh viên có cường độ học tập và làm việc khá cao.</w:t>
      </w:r>
      <w:r w:rsidR="000D2A16">
        <w:rPr>
          <w:lang w:val="en-US"/>
        </w:rPr>
        <w:t xml:space="preserve"> Bên cạnh đó, b</w:t>
      </w:r>
      <w:r w:rsidR="001E2479" w:rsidRPr="006F7F13">
        <w:rPr>
          <w:lang w:val="en-US"/>
        </w:rPr>
        <w:t>iến CGPA phân bố tương đối đồng đều trong khoảng từ 5 đến 10, với xu hướng tập trung nhiều hơn ở nhóm điểm khá và giỏi. Điều này cho thấy đa số sinh viên trong bộ dữ liệu có kết quả học tập tương đối ổn định.</w:t>
      </w:r>
    </w:p>
    <w:p w14:paraId="1E17BEF4" w14:textId="77777777" w:rsidR="00CF4B07" w:rsidRPr="006F7F13" w:rsidRDefault="00CF4B07" w:rsidP="00C353FC">
      <w:pPr>
        <w:ind w:firstLine="720"/>
        <w:jc w:val="both"/>
        <w:rPr>
          <w:lang w:val="en-US"/>
        </w:rPr>
      </w:pPr>
    </w:p>
    <w:p w14:paraId="34CE00FA" w14:textId="397267DB" w:rsidR="00824868" w:rsidRPr="001E2479" w:rsidRDefault="001E2479" w:rsidP="00C353FC">
      <w:pPr>
        <w:ind w:firstLine="720"/>
        <w:jc w:val="both"/>
        <w:rPr>
          <w:lang w:val="en-US"/>
        </w:rPr>
      </w:pPr>
      <w:r w:rsidRPr="006F7F13">
        <w:rPr>
          <w:lang w:val="en-US"/>
        </w:rPr>
        <w:t>Ngoài ra, biến Study Satisfaction có xu hướng tập trung ở các mức trung bình, trong khi</w:t>
      </w:r>
      <w:r w:rsidR="00605B0D">
        <w:rPr>
          <w:lang w:val="en-US"/>
        </w:rPr>
        <w:t xml:space="preserve"> các</w:t>
      </w:r>
      <w:r w:rsidRPr="006F7F13">
        <w:rPr>
          <w:lang w:val="en-US"/>
        </w:rPr>
        <w:t xml:space="preserve"> biến Work Pressure</w:t>
      </w:r>
      <w:r w:rsidR="00605B0D">
        <w:rPr>
          <w:lang w:val="en-US"/>
        </w:rPr>
        <w:t xml:space="preserve"> và Job Satisfaction</w:t>
      </w:r>
      <w:r w:rsidRPr="006F7F13">
        <w:rPr>
          <w:lang w:val="en-US"/>
        </w:rPr>
        <w:t xml:space="preserve"> gần như chỉ xuất hiện ở giá trị 0, cho thấy phần lớn đối tượng khảo sát có thể chưa tham</w:t>
      </w:r>
      <w:r w:rsidRPr="001E2479">
        <w:rPr>
          <w:lang w:val="en-US"/>
        </w:rPr>
        <w:t xml:space="preserve"> gia làm việc hoặc không chịu áp lực công việc đáng kể.</w:t>
      </w:r>
    </w:p>
    <w:p w14:paraId="3625191C" w14:textId="77777777" w:rsidR="003012B7" w:rsidRDefault="003012B7" w:rsidP="00C353FC">
      <w:pPr>
        <w:rPr>
          <w:b/>
          <w:bCs/>
          <w:lang w:val="en-US"/>
        </w:rPr>
      </w:pPr>
    </w:p>
    <w:p w14:paraId="09406A1A" w14:textId="75ACFE84" w:rsidR="00783981" w:rsidRDefault="008C4D84" w:rsidP="00C353FC">
      <w:pPr>
        <w:keepNext/>
        <w:jc w:val="center"/>
      </w:pPr>
      <w:r w:rsidRPr="008C4D84">
        <w:rPr>
          <w:noProof/>
        </w:rPr>
        <w:drawing>
          <wp:inline distT="0" distB="0" distL="0" distR="0" wp14:anchorId="08AD01B9" wp14:editId="7C6CAB13">
            <wp:extent cx="5636435" cy="3996690"/>
            <wp:effectExtent l="19050" t="19050" r="21590" b="22860"/>
            <wp:docPr id="123181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19028" name=""/>
                    <pic:cNvPicPr/>
                  </pic:nvPicPr>
                  <pic:blipFill>
                    <a:blip r:embed="rId16"/>
                    <a:stretch>
                      <a:fillRect/>
                    </a:stretch>
                  </pic:blipFill>
                  <pic:spPr>
                    <a:xfrm>
                      <a:off x="0" y="0"/>
                      <a:ext cx="5643236" cy="4001513"/>
                    </a:xfrm>
                    <a:prstGeom prst="rect">
                      <a:avLst/>
                    </a:prstGeom>
                    <a:ln>
                      <a:solidFill>
                        <a:schemeClr val="tx1"/>
                      </a:solidFill>
                    </a:ln>
                  </pic:spPr>
                </pic:pic>
              </a:graphicData>
            </a:graphic>
          </wp:inline>
        </w:drawing>
      </w:r>
    </w:p>
    <w:p w14:paraId="0F5A1C19" w14:textId="2DF87B63" w:rsidR="00824868" w:rsidRPr="00327C23" w:rsidRDefault="00783981" w:rsidP="00C353FC">
      <w:pPr>
        <w:pStyle w:val="Caption"/>
        <w:jc w:val="center"/>
        <w:rPr>
          <w:b/>
          <w:bCs/>
          <w:color w:val="auto"/>
          <w:sz w:val="26"/>
          <w:szCs w:val="26"/>
          <w:lang w:val="en-US"/>
        </w:rPr>
      </w:pPr>
      <w:bookmarkStart w:id="24" w:name="_Toc230335460"/>
      <w:r w:rsidRPr="00327C23">
        <w:rPr>
          <w:color w:val="auto"/>
          <w:sz w:val="26"/>
          <w:szCs w:val="26"/>
        </w:rPr>
        <w:t xml:space="preserve">Hình </w:t>
      </w:r>
      <w:r w:rsidRPr="00327C23">
        <w:rPr>
          <w:color w:val="auto"/>
          <w:sz w:val="26"/>
          <w:szCs w:val="26"/>
        </w:rPr>
        <w:fldChar w:fldCharType="begin"/>
      </w:r>
      <w:r w:rsidRPr="00327C23">
        <w:rPr>
          <w:color w:val="auto"/>
          <w:sz w:val="26"/>
          <w:szCs w:val="26"/>
        </w:rPr>
        <w:instrText xml:space="preserve"> SEQ Figure \* ARABIC </w:instrText>
      </w:r>
      <w:r w:rsidRPr="00327C23">
        <w:rPr>
          <w:color w:val="auto"/>
          <w:sz w:val="26"/>
          <w:szCs w:val="26"/>
        </w:rPr>
        <w:fldChar w:fldCharType="separate"/>
      </w:r>
      <w:r w:rsidR="00A05C86">
        <w:rPr>
          <w:noProof/>
          <w:color w:val="auto"/>
          <w:sz w:val="26"/>
          <w:szCs w:val="26"/>
        </w:rPr>
        <w:t>4</w:t>
      </w:r>
      <w:r w:rsidRPr="00327C23">
        <w:rPr>
          <w:color w:val="auto"/>
          <w:sz w:val="26"/>
          <w:szCs w:val="26"/>
        </w:rPr>
        <w:fldChar w:fldCharType="end"/>
      </w:r>
      <w:r w:rsidRPr="00327C23">
        <w:rPr>
          <w:color w:val="auto"/>
          <w:sz w:val="26"/>
          <w:szCs w:val="26"/>
        </w:rPr>
        <w:t xml:space="preserve">: Biểu đồ phân </w:t>
      </w:r>
      <w:r w:rsidR="00327C23" w:rsidRPr="00327C23">
        <w:rPr>
          <w:color w:val="auto"/>
          <w:sz w:val="26"/>
          <w:szCs w:val="26"/>
        </w:rPr>
        <w:t>bố các biến phân loại</w:t>
      </w:r>
      <w:bookmarkEnd w:id="24"/>
    </w:p>
    <w:p w14:paraId="030AA999" w14:textId="720A97F0" w:rsidR="00CF4B07" w:rsidRDefault="00CF4B07" w:rsidP="00C353FC">
      <w:pPr>
        <w:ind w:firstLine="720"/>
        <w:jc w:val="both"/>
        <w:rPr>
          <w:lang w:val="en-US"/>
        </w:rPr>
      </w:pPr>
      <w:r w:rsidRPr="009D5908">
        <w:rPr>
          <w:lang w:val="en-US"/>
        </w:rPr>
        <w:t>Từ biểu đồ phân phối các biến phân loại có thể thấy tỷ lệ giới tính trong bộ dữ liệu khá cân bằng, trong đó nam chiếm khoảng 55,7% và nữ chiếm 44,3%.</w:t>
      </w:r>
      <w:r w:rsidR="00117451" w:rsidRPr="009D5908">
        <w:rPr>
          <w:lang w:val="en-US"/>
        </w:rPr>
        <w:t xml:space="preserve"> Ngoài ra,</w:t>
      </w:r>
      <w:r w:rsidRPr="009D5908">
        <w:rPr>
          <w:lang w:val="en-US"/>
        </w:rPr>
        <w:t xml:space="preserve"> </w:t>
      </w:r>
      <w:r w:rsidR="00117451" w:rsidRPr="009D5908">
        <w:rPr>
          <w:lang w:val="en-US"/>
        </w:rPr>
        <w:t>đ</w:t>
      </w:r>
      <w:r w:rsidRPr="009D5908">
        <w:rPr>
          <w:lang w:val="en-US"/>
        </w:rPr>
        <w:t>ối với thời lượng ngủ</w:t>
      </w:r>
      <w:r w:rsidR="0052400D">
        <w:rPr>
          <w:lang w:val="en-US"/>
        </w:rPr>
        <w:t xml:space="preserve"> (Sleep Duration)</w:t>
      </w:r>
      <w:r w:rsidRPr="009D5908">
        <w:rPr>
          <w:lang w:val="en-US"/>
        </w:rPr>
        <w:t xml:space="preserve">, </w:t>
      </w:r>
      <w:r w:rsidR="00EA5EF8" w:rsidRPr="00EA5EF8">
        <w:t>gần 30% sinh viên ngủ dưới 5 tiếng/đêm</w:t>
      </w:r>
      <w:r w:rsidRPr="00EA5EF8">
        <w:rPr>
          <w:lang w:val="en-US"/>
        </w:rPr>
        <w:t>,</w:t>
      </w:r>
      <w:r w:rsidRPr="009D5908">
        <w:rPr>
          <w:lang w:val="en-US"/>
        </w:rPr>
        <w:t xml:space="preserve"> </w:t>
      </w:r>
      <w:r w:rsidR="001D4E97" w:rsidRPr="001D4E97">
        <w:t>con số này cho thấy tình trạng thiếu ngủ nghiêm trọng trong cộng đồng sinh viên được khảo sát.</w:t>
      </w:r>
    </w:p>
    <w:p w14:paraId="0F17258D" w14:textId="77777777" w:rsidR="00D51CE6" w:rsidRPr="009D5908" w:rsidRDefault="00D51CE6" w:rsidP="00C353FC">
      <w:pPr>
        <w:ind w:firstLine="720"/>
        <w:jc w:val="both"/>
        <w:rPr>
          <w:lang w:val="en-US"/>
        </w:rPr>
      </w:pPr>
    </w:p>
    <w:p w14:paraId="4B1905E9" w14:textId="6A16D9EC" w:rsidR="00CF4B07" w:rsidRDefault="00CF4B07" w:rsidP="00C353FC">
      <w:pPr>
        <w:ind w:firstLine="720"/>
        <w:jc w:val="both"/>
        <w:rPr>
          <w:lang w:val="en-US"/>
        </w:rPr>
      </w:pPr>
      <w:r w:rsidRPr="009D5908">
        <w:rPr>
          <w:lang w:val="en-US"/>
        </w:rPr>
        <w:lastRenderedPageBreak/>
        <w:t>Về thói quen ăn uống</w:t>
      </w:r>
      <w:r w:rsidR="00D51CE6">
        <w:rPr>
          <w:lang w:val="en-US"/>
        </w:rPr>
        <w:t xml:space="preserve"> (</w:t>
      </w:r>
      <w:r w:rsidR="00B54D9D" w:rsidRPr="00B54D9D">
        <w:t>Dietary Habits</w:t>
      </w:r>
      <w:r w:rsidR="00D51CE6">
        <w:rPr>
          <w:lang w:val="en-US"/>
        </w:rPr>
        <w:t>)</w:t>
      </w:r>
      <w:r w:rsidRPr="009D5908">
        <w:rPr>
          <w:lang w:val="en-US"/>
        </w:rPr>
        <w:t xml:space="preserve">, phần lớn sinh viên thuộc nhóm Unhealthy và Moderate, trong khi </w:t>
      </w:r>
      <w:r w:rsidR="00175334">
        <w:t>c</w:t>
      </w:r>
      <w:r w:rsidR="00175334" w:rsidRPr="00175334">
        <w:t>hỉ 27,4% có chế độ ăn lành mạnh</w:t>
      </w:r>
      <w:r w:rsidRPr="009D5908">
        <w:rPr>
          <w:lang w:val="en-US"/>
        </w:rPr>
        <w:t xml:space="preserve">. Điều này phản ánh lối sống và chế độ sinh hoạt </w:t>
      </w:r>
      <w:r w:rsidR="00075FE0">
        <w:rPr>
          <w:lang w:val="en-US"/>
        </w:rPr>
        <w:t>không lành mạnh</w:t>
      </w:r>
      <w:r w:rsidRPr="009D5908">
        <w:rPr>
          <w:lang w:val="en-US"/>
        </w:rPr>
        <w:t xml:space="preserve"> ở nhiều sinh viên.</w:t>
      </w:r>
      <w:r w:rsidR="001F57DB">
        <w:rPr>
          <w:lang w:val="en-US"/>
        </w:rPr>
        <w:t xml:space="preserve"> </w:t>
      </w:r>
      <w:r w:rsidR="001F57DB" w:rsidRPr="009D5908">
        <w:rPr>
          <w:lang w:val="en-US"/>
        </w:rPr>
        <w:t>Biến Family History of Mental Illness có phân phối khá cân bằng giữa hai nhóm có và không có tiền sử bệnh tâm lý gia đình.</w:t>
      </w:r>
    </w:p>
    <w:p w14:paraId="535C0B8B" w14:textId="77777777" w:rsidR="008C4D84" w:rsidRDefault="008C4D84" w:rsidP="00C353FC">
      <w:pPr>
        <w:ind w:firstLine="720"/>
        <w:jc w:val="both"/>
        <w:rPr>
          <w:lang w:val="en-US"/>
        </w:rPr>
      </w:pPr>
    </w:p>
    <w:p w14:paraId="54ADA459" w14:textId="77777777" w:rsidR="00D2127F" w:rsidRDefault="008C4D84" w:rsidP="00C353FC">
      <w:pPr>
        <w:keepNext/>
        <w:jc w:val="center"/>
      </w:pPr>
      <w:r w:rsidRPr="008C4D84">
        <w:rPr>
          <w:noProof/>
          <w:lang w:val="en-US"/>
        </w:rPr>
        <w:drawing>
          <wp:inline distT="0" distB="0" distL="0" distR="0" wp14:anchorId="4DFA5551" wp14:editId="577CB335">
            <wp:extent cx="5705095" cy="5711190"/>
            <wp:effectExtent l="19050" t="19050" r="10160" b="22860"/>
            <wp:docPr id="65451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11624" name=""/>
                    <pic:cNvPicPr/>
                  </pic:nvPicPr>
                  <pic:blipFill>
                    <a:blip r:embed="rId17"/>
                    <a:stretch>
                      <a:fillRect/>
                    </a:stretch>
                  </pic:blipFill>
                  <pic:spPr>
                    <a:xfrm>
                      <a:off x="0" y="0"/>
                      <a:ext cx="5707840" cy="5713938"/>
                    </a:xfrm>
                    <a:prstGeom prst="rect">
                      <a:avLst/>
                    </a:prstGeom>
                    <a:ln>
                      <a:solidFill>
                        <a:schemeClr val="tx1"/>
                      </a:solidFill>
                    </a:ln>
                  </pic:spPr>
                </pic:pic>
              </a:graphicData>
            </a:graphic>
          </wp:inline>
        </w:drawing>
      </w:r>
    </w:p>
    <w:p w14:paraId="68F39B3C" w14:textId="40BDDC34" w:rsidR="00075FE0" w:rsidRPr="00321493" w:rsidRDefault="00D2127F" w:rsidP="00C353FC">
      <w:pPr>
        <w:pStyle w:val="Caption"/>
        <w:jc w:val="center"/>
        <w:rPr>
          <w:color w:val="auto"/>
          <w:sz w:val="26"/>
          <w:szCs w:val="26"/>
          <w:lang w:val="en-US"/>
        </w:rPr>
      </w:pPr>
      <w:bookmarkStart w:id="25" w:name="_Toc230335461"/>
      <w:r w:rsidRPr="00321493">
        <w:rPr>
          <w:color w:val="auto"/>
          <w:sz w:val="26"/>
          <w:szCs w:val="26"/>
        </w:rPr>
        <w:t xml:space="preserve">Hình </w:t>
      </w:r>
      <w:r w:rsidRPr="00321493">
        <w:rPr>
          <w:color w:val="auto"/>
          <w:sz w:val="26"/>
          <w:szCs w:val="26"/>
        </w:rPr>
        <w:fldChar w:fldCharType="begin"/>
      </w:r>
      <w:r w:rsidRPr="00321493">
        <w:rPr>
          <w:color w:val="auto"/>
          <w:sz w:val="26"/>
          <w:szCs w:val="26"/>
        </w:rPr>
        <w:instrText xml:space="preserve"> SEQ Figure \* ARABIC </w:instrText>
      </w:r>
      <w:r w:rsidRPr="00321493">
        <w:rPr>
          <w:color w:val="auto"/>
          <w:sz w:val="26"/>
          <w:szCs w:val="26"/>
        </w:rPr>
        <w:fldChar w:fldCharType="separate"/>
      </w:r>
      <w:r w:rsidR="00A05C86">
        <w:rPr>
          <w:noProof/>
          <w:color w:val="auto"/>
          <w:sz w:val="26"/>
          <w:szCs w:val="26"/>
        </w:rPr>
        <w:t>5</w:t>
      </w:r>
      <w:r w:rsidRPr="00321493">
        <w:rPr>
          <w:color w:val="auto"/>
          <w:sz w:val="26"/>
          <w:szCs w:val="26"/>
        </w:rPr>
        <w:fldChar w:fldCharType="end"/>
      </w:r>
      <w:r w:rsidRPr="00321493">
        <w:rPr>
          <w:color w:val="auto"/>
          <w:sz w:val="26"/>
          <w:szCs w:val="26"/>
        </w:rPr>
        <w:t xml:space="preserve">: Biểu đồ cột </w:t>
      </w:r>
      <w:r w:rsidR="00321493" w:rsidRPr="00321493">
        <w:rPr>
          <w:color w:val="auto"/>
          <w:sz w:val="26"/>
          <w:szCs w:val="26"/>
        </w:rPr>
        <w:t>số lượng sinh viên có suy nghĩ tự tử</w:t>
      </w:r>
      <w:bookmarkEnd w:id="25"/>
    </w:p>
    <w:p w14:paraId="55F1E834" w14:textId="39043B47" w:rsidR="00783981" w:rsidRPr="009D5908" w:rsidRDefault="00CE6143" w:rsidP="00C353FC">
      <w:pPr>
        <w:ind w:firstLine="720"/>
        <w:jc w:val="both"/>
        <w:rPr>
          <w:lang w:val="en-US"/>
        </w:rPr>
      </w:pPr>
      <w:r>
        <w:rPr>
          <w:lang w:val="en-US"/>
        </w:rPr>
        <w:t>Đáng chú ý,</w:t>
      </w:r>
      <w:r w:rsidR="00CF4B07" w:rsidRPr="009D5908">
        <w:rPr>
          <w:lang w:val="en-US"/>
        </w:rPr>
        <w:t xml:space="preserve"> tỷ lệ sinh viên từng có suy nghĩ tự tử chiếm</w:t>
      </w:r>
      <w:r>
        <w:rPr>
          <w:lang w:val="en-US"/>
        </w:rPr>
        <w:t xml:space="preserve"> đến</w:t>
      </w:r>
      <w:r w:rsidR="00CF4B07" w:rsidRPr="009D5908">
        <w:rPr>
          <w:lang w:val="en-US"/>
        </w:rPr>
        <w:t xml:space="preserve"> </w:t>
      </w:r>
      <w:r w:rsidR="0047764F">
        <w:rPr>
          <w:lang w:val="en-US"/>
        </w:rPr>
        <w:t xml:space="preserve">63,6%, đây là </w:t>
      </w:r>
      <w:r w:rsidR="00711C2E" w:rsidRPr="00711C2E">
        <w:t>con số đặc biệt cao và đáng lo ngại</w:t>
      </w:r>
      <w:r w:rsidR="00CF4B07" w:rsidRPr="009D5908">
        <w:rPr>
          <w:lang w:val="en-US"/>
        </w:rPr>
        <w:t xml:space="preserve">, </w:t>
      </w:r>
      <w:r w:rsidR="009942DA" w:rsidRPr="009942DA">
        <w:t>cần được xem xét thận trọng trong phân tích</w:t>
      </w:r>
      <w:r w:rsidR="00F3622E">
        <w:t xml:space="preserve">. </w:t>
      </w:r>
      <w:r w:rsidR="00F3622E">
        <w:rPr>
          <w:lang w:val="en-US"/>
        </w:rPr>
        <w:t>Đ</w:t>
      </w:r>
      <w:r w:rsidR="00CF4B07" w:rsidRPr="009D5908">
        <w:rPr>
          <w:lang w:val="en-US"/>
        </w:rPr>
        <w:t xml:space="preserve">ây có thể là một yếu tố quan trọng liên quan đến tình trạng trầm cảm. </w:t>
      </w:r>
    </w:p>
    <w:p w14:paraId="6A2064EC" w14:textId="6D68FCEA" w:rsidR="009B0BA1" w:rsidRDefault="009B0BA1" w:rsidP="00C353FC">
      <w:pPr>
        <w:pStyle w:val="Heading3"/>
        <w:rPr>
          <w:lang w:val="en-US"/>
        </w:rPr>
      </w:pPr>
      <w:bookmarkStart w:id="26" w:name="_Toc230601862"/>
      <w:r>
        <w:rPr>
          <w:lang w:val="en-US"/>
        </w:rPr>
        <w:t xml:space="preserve">2.4.2 </w:t>
      </w:r>
      <w:r w:rsidR="00FA0599">
        <w:rPr>
          <w:lang w:val="en-US"/>
        </w:rPr>
        <w:t>Phân tích hai biến</w:t>
      </w:r>
      <w:bookmarkEnd w:id="26"/>
    </w:p>
    <w:p w14:paraId="52880CAB" w14:textId="2E18B849" w:rsidR="00C4588E" w:rsidRDefault="00D325CE" w:rsidP="00C353FC">
      <w:pPr>
        <w:pStyle w:val="ListParagraph"/>
        <w:numPr>
          <w:ilvl w:val="0"/>
          <w:numId w:val="2"/>
        </w:numPr>
        <w:spacing w:line="276" w:lineRule="auto"/>
        <w:ind w:left="0"/>
        <w:jc w:val="both"/>
        <w:rPr>
          <w:b/>
          <w:bCs/>
          <w:lang w:val="en-US"/>
        </w:rPr>
      </w:pPr>
      <w:r w:rsidRPr="004517B4">
        <w:rPr>
          <w:b/>
          <w:bCs/>
        </w:rPr>
        <w:t xml:space="preserve">Tỷ lệ trầm cảm theo mức độ áp lực </w:t>
      </w:r>
    </w:p>
    <w:p w14:paraId="01B95B59" w14:textId="77777777" w:rsidR="00646591" w:rsidRPr="00646591" w:rsidRDefault="00646591" w:rsidP="00C353FC">
      <w:pPr>
        <w:spacing w:line="276" w:lineRule="auto"/>
        <w:jc w:val="both"/>
        <w:rPr>
          <w:b/>
          <w:bCs/>
          <w:lang w:val="en-US"/>
        </w:rPr>
      </w:pPr>
    </w:p>
    <w:p w14:paraId="45ACC649" w14:textId="77777777" w:rsidR="006F6ACC" w:rsidRDefault="00646591" w:rsidP="00C353FC">
      <w:pPr>
        <w:keepNext/>
        <w:spacing w:line="276" w:lineRule="auto"/>
        <w:jc w:val="center"/>
      </w:pPr>
      <w:r w:rsidRPr="00646591">
        <w:rPr>
          <w:b/>
          <w:bCs/>
          <w:noProof/>
          <w:lang w:val="en-US"/>
        </w:rPr>
        <w:lastRenderedPageBreak/>
        <w:drawing>
          <wp:inline distT="0" distB="0" distL="0" distR="0" wp14:anchorId="57429929" wp14:editId="1D0453F2">
            <wp:extent cx="5712683" cy="2167890"/>
            <wp:effectExtent l="19050" t="19050" r="21590" b="22860"/>
            <wp:docPr id="160572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25961" name=""/>
                    <pic:cNvPicPr/>
                  </pic:nvPicPr>
                  <pic:blipFill>
                    <a:blip r:embed="rId18"/>
                    <a:stretch>
                      <a:fillRect/>
                    </a:stretch>
                  </pic:blipFill>
                  <pic:spPr>
                    <a:xfrm>
                      <a:off x="0" y="0"/>
                      <a:ext cx="5716209" cy="2169228"/>
                    </a:xfrm>
                    <a:prstGeom prst="rect">
                      <a:avLst/>
                    </a:prstGeom>
                    <a:ln>
                      <a:solidFill>
                        <a:schemeClr val="tx1"/>
                      </a:solidFill>
                    </a:ln>
                  </pic:spPr>
                </pic:pic>
              </a:graphicData>
            </a:graphic>
          </wp:inline>
        </w:drawing>
      </w:r>
    </w:p>
    <w:p w14:paraId="2F638F5B" w14:textId="0982A338" w:rsidR="00C4588E" w:rsidRPr="004D2F88" w:rsidRDefault="00367F45" w:rsidP="00C353FC">
      <w:pPr>
        <w:pStyle w:val="Caption"/>
        <w:jc w:val="center"/>
        <w:rPr>
          <w:color w:val="000000" w:themeColor="text1"/>
          <w:sz w:val="26"/>
          <w:szCs w:val="26"/>
          <w:lang w:val="en-US"/>
        </w:rPr>
      </w:pPr>
      <w:bookmarkStart w:id="27" w:name="_Toc230335462"/>
      <w:r w:rsidRPr="004D2F88">
        <w:rPr>
          <w:color w:val="000000" w:themeColor="text1"/>
          <w:sz w:val="26"/>
          <w:szCs w:val="26"/>
        </w:rPr>
        <w:t>Hình</w:t>
      </w:r>
      <w:r w:rsidR="006F6ACC" w:rsidRPr="004D2F88">
        <w:rPr>
          <w:color w:val="000000" w:themeColor="text1"/>
          <w:sz w:val="26"/>
          <w:szCs w:val="26"/>
        </w:rPr>
        <w:t xml:space="preserve"> </w:t>
      </w:r>
      <w:r w:rsidR="006F6ACC" w:rsidRPr="004D2F88">
        <w:rPr>
          <w:color w:val="000000" w:themeColor="text1"/>
          <w:sz w:val="26"/>
          <w:szCs w:val="26"/>
        </w:rPr>
        <w:fldChar w:fldCharType="begin"/>
      </w:r>
      <w:r w:rsidR="006F6ACC" w:rsidRPr="003826BD">
        <w:rPr>
          <w:color w:val="000000" w:themeColor="text1"/>
          <w:sz w:val="26"/>
          <w:szCs w:val="26"/>
        </w:rPr>
        <w:instrText xml:space="preserve"> SEQ Figure \* ARABIC </w:instrText>
      </w:r>
      <w:r w:rsidR="006F6ACC" w:rsidRPr="004D2F88">
        <w:rPr>
          <w:color w:val="000000" w:themeColor="text1"/>
          <w:sz w:val="26"/>
          <w:szCs w:val="26"/>
        </w:rPr>
        <w:fldChar w:fldCharType="separate"/>
      </w:r>
      <w:r w:rsidR="00A05C86" w:rsidRPr="003826BD">
        <w:rPr>
          <w:color w:val="000000" w:themeColor="text1"/>
          <w:sz w:val="26"/>
          <w:szCs w:val="26"/>
        </w:rPr>
        <w:t>6</w:t>
      </w:r>
      <w:r w:rsidR="006F6ACC" w:rsidRPr="004D2F88">
        <w:rPr>
          <w:color w:val="000000" w:themeColor="text1"/>
          <w:sz w:val="26"/>
          <w:szCs w:val="26"/>
        </w:rPr>
        <w:fldChar w:fldCharType="end"/>
      </w:r>
      <w:r w:rsidR="004D2F88" w:rsidRPr="004D2F88">
        <w:rPr>
          <w:color w:val="000000" w:themeColor="text1"/>
          <w:sz w:val="26"/>
          <w:szCs w:val="26"/>
        </w:rPr>
        <w:t xml:space="preserve">: </w:t>
      </w:r>
      <w:r w:rsidR="000E213B">
        <w:rPr>
          <w:color w:val="000000" w:themeColor="text1"/>
          <w:sz w:val="26"/>
          <w:szCs w:val="26"/>
        </w:rPr>
        <w:t xml:space="preserve">Tỷ </w:t>
      </w:r>
      <w:r w:rsidR="004D2F88" w:rsidRPr="004D2F88">
        <w:rPr>
          <w:color w:val="000000" w:themeColor="text1"/>
          <w:sz w:val="26"/>
          <w:szCs w:val="26"/>
        </w:rPr>
        <w:t>lệ trầm cảm theo mức độ áp lực học tập</w:t>
      </w:r>
      <w:r w:rsidR="004D2F88" w:rsidRPr="004D2F88">
        <w:rPr>
          <w:color w:val="000000" w:themeColor="text1"/>
          <w:sz w:val="26"/>
          <w:szCs w:val="26"/>
          <w:lang w:val="en-US"/>
        </w:rPr>
        <w:t xml:space="preserve"> và căng thẳng tài chính</w:t>
      </w:r>
      <w:bookmarkEnd w:id="27"/>
    </w:p>
    <w:p w14:paraId="0F225276" w14:textId="506121CC" w:rsidR="008D0E96" w:rsidRPr="00677D82" w:rsidRDefault="00740FA0" w:rsidP="00C353FC">
      <w:pPr>
        <w:spacing w:line="276" w:lineRule="auto"/>
        <w:ind w:firstLine="720"/>
        <w:jc w:val="both"/>
        <w:rPr>
          <w:lang w:val="en-US"/>
        </w:rPr>
      </w:pPr>
      <w:r w:rsidRPr="00740FA0">
        <w:t>Cả hai biểu đồ đều cho thấy quy luật rõ ràng: áp lực càng cao thì tỷ lệ trầm cảm càng tăng theo</w:t>
      </w:r>
      <w:r w:rsidR="00677D82" w:rsidRPr="00740FA0">
        <w:rPr>
          <w:lang w:val="en-US"/>
        </w:rPr>
        <w:t>. Đối với áp lực học tập, tỷ lệ trầm cảm t</w:t>
      </w:r>
      <w:r w:rsidR="00677D82" w:rsidRPr="00677D82">
        <w:rPr>
          <w:lang w:val="en-US"/>
        </w:rPr>
        <w:t>ăng mạnh từ 19,4% (mức 1) lên đến 86,1% (mức 5)</w:t>
      </w:r>
      <w:r w:rsidR="00B6619B">
        <w:rPr>
          <w:lang w:val="en-US"/>
        </w:rPr>
        <w:t>, nghĩa là tăng</w:t>
      </w:r>
      <w:r w:rsidR="00677D82" w:rsidRPr="00677D82">
        <w:rPr>
          <w:lang w:val="en-US"/>
        </w:rPr>
        <w:t xml:space="preserve"> gấp hơn </w:t>
      </w:r>
      <w:r w:rsidR="00677D82" w:rsidRPr="00677D82">
        <w:rPr>
          <w:b/>
          <w:bCs/>
          <w:lang w:val="en-US"/>
        </w:rPr>
        <w:t>4 lần</w:t>
      </w:r>
      <w:r w:rsidR="00677D82" w:rsidRPr="00677D82">
        <w:rPr>
          <w:lang w:val="en-US"/>
        </w:rPr>
        <w:t xml:space="preserve">. Tương tự, căng thẳng tài chính cũng thể hiện xu hướng tăng </w:t>
      </w:r>
      <w:r w:rsidR="006E3FBA">
        <w:rPr>
          <w:lang w:val="en-US"/>
        </w:rPr>
        <w:t>đều</w:t>
      </w:r>
      <w:r w:rsidR="00677D82" w:rsidRPr="00677D82">
        <w:rPr>
          <w:lang w:val="en-US"/>
        </w:rPr>
        <w:t>, từ 31,9% (mức 1) lên 81,3% (mức 5).</w:t>
      </w:r>
    </w:p>
    <w:p w14:paraId="06F92EDA" w14:textId="77777777" w:rsidR="00131B2B" w:rsidRPr="00677D82" w:rsidRDefault="00131B2B" w:rsidP="00C353FC">
      <w:pPr>
        <w:spacing w:line="276" w:lineRule="auto"/>
        <w:ind w:firstLine="720"/>
        <w:jc w:val="both"/>
        <w:rPr>
          <w:lang w:val="en-US"/>
        </w:rPr>
      </w:pPr>
    </w:p>
    <w:p w14:paraId="71D0FC57" w14:textId="742E5E1F" w:rsidR="00646591" w:rsidRPr="00646591" w:rsidRDefault="00677D82" w:rsidP="00C353FC">
      <w:pPr>
        <w:spacing w:line="276" w:lineRule="auto"/>
        <w:ind w:firstLine="720"/>
        <w:jc w:val="both"/>
        <w:rPr>
          <w:lang w:val="en-US"/>
        </w:rPr>
      </w:pPr>
      <w:r w:rsidRPr="00677D82">
        <w:rPr>
          <w:lang w:val="en-US"/>
        </w:rPr>
        <w:t xml:space="preserve">Điểm đáng chú ý là </w:t>
      </w:r>
      <w:r w:rsidRPr="00677D82">
        <w:rPr>
          <w:b/>
          <w:bCs/>
          <w:lang w:val="en-US"/>
        </w:rPr>
        <w:t>Financial Stress có đường tăng đều và ổn định hơn</w:t>
      </w:r>
      <w:r w:rsidRPr="00677D82">
        <w:rPr>
          <w:lang w:val="en-US"/>
        </w:rPr>
        <w:t xml:space="preserve"> so với Academic Pressure</w:t>
      </w:r>
      <w:r w:rsidR="005B3796">
        <w:rPr>
          <w:lang w:val="en-US"/>
        </w:rPr>
        <w:t>,</w:t>
      </w:r>
      <w:r w:rsidRPr="00677D82">
        <w:rPr>
          <w:lang w:val="en-US"/>
        </w:rPr>
        <w:t xml:space="preserve"> điều này </w:t>
      </w:r>
      <w:r w:rsidR="00493BB2">
        <w:rPr>
          <w:lang w:val="en-US"/>
        </w:rPr>
        <w:t>cho thấy</w:t>
      </w:r>
      <w:r w:rsidRPr="00677D82">
        <w:rPr>
          <w:lang w:val="en-US"/>
        </w:rPr>
        <w:t xml:space="preserve"> rằng căng thẳng tài chính có mối liên hệ chặt chẽ hơn với trầm cảm, trong khi áp lực học tập ở mức 0 lại có tỷ lệ trầm cảm bất thường cao (44,4%), có thể do nhóm sinh viên này chịu áp lực từ các yếu tố khác ngoài học tập.</w:t>
      </w:r>
    </w:p>
    <w:p w14:paraId="7998577F" w14:textId="77777777" w:rsidR="00131B2B" w:rsidRPr="00646591" w:rsidRDefault="00131B2B" w:rsidP="00C353FC">
      <w:pPr>
        <w:spacing w:line="276" w:lineRule="auto"/>
        <w:ind w:firstLine="720"/>
        <w:jc w:val="both"/>
        <w:rPr>
          <w:lang w:val="en-US"/>
        </w:rPr>
      </w:pPr>
    </w:p>
    <w:p w14:paraId="3F052CC1" w14:textId="1BCF1872" w:rsidR="00DE5927" w:rsidRPr="00DE5927" w:rsidRDefault="00D325CE" w:rsidP="00C353FC">
      <w:pPr>
        <w:pStyle w:val="ListParagraph"/>
        <w:numPr>
          <w:ilvl w:val="0"/>
          <w:numId w:val="2"/>
        </w:numPr>
        <w:spacing w:line="276" w:lineRule="auto"/>
        <w:ind w:left="0"/>
        <w:jc w:val="both"/>
        <w:rPr>
          <w:b/>
          <w:bCs/>
          <w:lang w:val="en-US"/>
        </w:rPr>
      </w:pPr>
      <w:r w:rsidRPr="00C4588E">
        <w:rPr>
          <w:b/>
          <w:bCs/>
        </w:rPr>
        <w:t>Tỷ lệ trầm cảm theo giờ ngủ và chế độ ăn</w:t>
      </w:r>
    </w:p>
    <w:p w14:paraId="45451EC3" w14:textId="77777777" w:rsidR="006F6ACC" w:rsidRDefault="00DE5927" w:rsidP="00C353FC">
      <w:pPr>
        <w:keepNext/>
        <w:spacing w:line="276" w:lineRule="auto"/>
        <w:jc w:val="center"/>
      </w:pPr>
      <w:r w:rsidRPr="00DE5927">
        <w:rPr>
          <w:noProof/>
          <w:lang w:val="en-US"/>
        </w:rPr>
        <w:drawing>
          <wp:inline distT="0" distB="0" distL="0" distR="0" wp14:anchorId="40503F77" wp14:editId="18BB9E05">
            <wp:extent cx="5712460" cy="2167805"/>
            <wp:effectExtent l="19050" t="19050" r="21590" b="23495"/>
            <wp:docPr id="97296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61797" name=""/>
                    <pic:cNvPicPr/>
                  </pic:nvPicPr>
                  <pic:blipFill>
                    <a:blip r:embed="rId19"/>
                    <a:stretch>
                      <a:fillRect/>
                    </a:stretch>
                  </pic:blipFill>
                  <pic:spPr>
                    <a:xfrm>
                      <a:off x="0" y="0"/>
                      <a:ext cx="5728201" cy="2173779"/>
                    </a:xfrm>
                    <a:prstGeom prst="rect">
                      <a:avLst/>
                    </a:prstGeom>
                    <a:ln>
                      <a:solidFill>
                        <a:schemeClr val="tx1"/>
                      </a:solidFill>
                    </a:ln>
                  </pic:spPr>
                </pic:pic>
              </a:graphicData>
            </a:graphic>
          </wp:inline>
        </w:drawing>
      </w:r>
    </w:p>
    <w:p w14:paraId="2AB90DB2" w14:textId="739E7C14" w:rsidR="00324BDD" w:rsidRPr="008E4A41" w:rsidRDefault="008E4A41" w:rsidP="00C353FC">
      <w:pPr>
        <w:pStyle w:val="Caption"/>
        <w:jc w:val="center"/>
        <w:rPr>
          <w:color w:val="000000" w:themeColor="text1"/>
          <w:sz w:val="26"/>
          <w:szCs w:val="26"/>
          <w:lang w:val="en-US"/>
        </w:rPr>
      </w:pPr>
      <w:bookmarkStart w:id="28" w:name="_Toc230335463"/>
      <w:r w:rsidRPr="008E4A41">
        <w:rPr>
          <w:color w:val="000000" w:themeColor="text1"/>
          <w:sz w:val="26"/>
          <w:szCs w:val="26"/>
        </w:rPr>
        <w:t>Hình</w:t>
      </w:r>
      <w:r w:rsidR="006F6ACC" w:rsidRPr="008E4A41">
        <w:rPr>
          <w:color w:val="000000" w:themeColor="text1"/>
          <w:sz w:val="26"/>
          <w:szCs w:val="26"/>
        </w:rPr>
        <w:t xml:space="preserve"> </w:t>
      </w:r>
      <w:r w:rsidR="006F6ACC" w:rsidRPr="008E4A41">
        <w:rPr>
          <w:color w:val="000000" w:themeColor="text1"/>
          <w:sz w:val="26"/>
          <w:szCs w:val="26"/>
        </w:rPr>
        <w:fldChar w:fldCharType="begin"/>
      </w:r>
      <w:r w:rsidR="006F6ACC" w:rsidRPr="003826BD">
        <w:rPr>
          <w:color w:val="000000" w:themeColor="text1"/>
          <w:sz w:val="26"/>
          <w:szCs w:val="26"/>
        </w:rPr>
        <w:instrText xml:space="preserve"> SEQ Figure \* ARABIC </w:instrText>
      </w:r>
      <w:r w:rsidR="006F6ACC" w:rsidRPr="008E4A41">
        <w:rPr>
          <w:color w:val="000000" w:themeColor="text1"/>
          <w:sz w:val="26"/>
          <w:szCs w:val="26"/>
        </w:rPr>
        <w:fldChar w:fldCharType="separate"/>
      </w:r>
      <w:r w:rsidR="00A05C86" w:rsidRPr="003826BD">
        <w:rPr>
          <w:color w:val="000000" w:themeColor="text1"/>
          <w:sz w:val="26"/>
          <w:szCs w:val="26"/>
        </w:rPr>
        <w:t>7</w:t>
      </w:r>
      <w:r w:rsidR="006F6ACC" w:rsidRPr="008E4A41">
        <w:rPr>
          <w:color w:val="000000" w:themeColor="text1"/>
          <w:sz w:val="26"/>
          <w:szCs w:val="26"/>
        </w:rPr>
        <w:fldChar w:fldCharType="end"/>
      </w:r>
      <w:r w:rsidRPr="008E4A41">
        <w:rPr>
          <w:color w:val="000000" w:themeColor="text1"/>
          <w:sz w:val="26"/>
          <w:szCs w:val="26"/>
        </w:rPr>
        <w:t>: Tỷ lệ trầm cảm theo giờ ngủ và chế độ ăn</w:t>
      </w:r>
      <w:bookmarkEnd w:id="28"/>
    </w:p>
    <w:p w14:paraId="6502533A" w14:textId="0A97242F" w:rsidR="008E4A41" w:rsidRDefault="008E4A41" w:rsidP="00C353FC">
      <w:pPr>
        <w:spacing w:line="276" w:lineRule="auto"/>
        <w:ind w:firstLine="720"/>
        <w:jc w:val="both"/>
        <w:rPr>
          <w:lang w:val="en-US"/>
        </w:rPr>
      </w:pPr>
      <w:r w:rsidRPr="008E4A41">
        <w:rPr>
          <w:lang w:val="en-US"/>
        </w:rPr>
        <w:t xml:space="preserve">Cả hai yếu tố đều có liên hệ với tỷ lệ trầm cảm, nhưng mức độ ảnh hưởng khác nhau. Về giờ ngủ, nhóm ngủ dưới 5 giờ có tỷ lệ trầm cảm cao nhất (64,5%) và giảm dần khi ngủ nhiều hơn, tuy nhiên chênh lệch giữa các nhóm </w:t>
      </w:r>
      <w:r>
        <w:rPr>
          <w:lang w:val="en-US"/>
        </w:rPr>
        <w:t xml:space="preserve">khá </w:t>
      </w:r>
      <w:r w:rsidRPr="008E4A41">
        <w:rPr>
          <w:lang w:val="en-US"/>
        </w:rPr>
        <w:t>nhỏ so với các yếu tố áp lực. Điều này cho thấy giờ ngủ có ảnh hưởng nhưng không mang tính quyết định</w:t>
      </w:r>
      <w:r w:rsidR="00512BFC">
        <w:rPr>
          <w:lang w:val="en-US"/>
        </w:rPr>
        <w:t>.</w:t>
      </w:r>
    </w:p>
    <w:p w14:paraId="290F8AF4" w14:textId="77777777" w:rsidR="000B2988" w:rsidRPr="008E4A41" w:rsidRDefault="000B2988" w:rsidP="00C353FC">
      <w:pPr>
        <w:spacing w:line="276" w:lineRule="auto"/>
        <w:ind w:firstLine="720"/>
        <w:jc w:val="both"/>
        <w:rPr>
          <w:lang w:val="en-US"/>
        </w:rPr>
      </w:pPr>
    </w:p>
    <w:p w14:paraId="30C46274" w14:textId="037BF439" w:rsidR="00DE5927" w:rsidRDefault="008E4A41" w:rsidP="00C353FC">
      <w:pPr>
        <w:spacing w:line="276" w:lineRule="auto"/>
        <w:ind w:firstLine="720"/>
        <w:jc w:val="both"/>
        <w:rPr>
          <w:lang w:val="en-US"/>
        </w:rPr>
      </w:pPr>
      <w:r w:rsidRPr="008E4A41">
        <w:rPr>
          <w:lang w:val="en-US"/>
        </w:rPr>
        <w:lastRenderedPageBreak/>
        <w:t>Về chế độ ăn</w:t>
      </w:r>
      <w:r w:rsidR="003609C9">
        <w:rPr>
          <w:lang w:val="en-US"/>
        </w:rPr>
        <w:t xml:space="preserve"> uống</w:t>
      </w:r>
      <w:r w:rsidRPr="008E4A41">
        <w:rPr>
          <w:lang w:val="en-US"/>
        </w:rPr>
        <w:t>, xu hướng rõ ràng hơn</w:t>
      </w:r>
      <w:r w:rsidR="003609C9">
        <w:rPr>
          <w:lang w:val="en-US"/>
        </w:rPr>
        <w:t xml:space="preserve"> khi</w:t>
      </w:r>
      <w:r w:rsidRPr="008E4A41">
        <w:rPr>
          <w:lang w:val="en-US"/>
        </w:rPr>
        <w:t xml:space="preserve"> tỷ lệ trầm cảm giảm đều từ nhóm ăn không lành mạnh (70,7%) xuống lành mạnh (45,4%), chênh lệch lên đến 25</w:t>
      </w:r>
      <w:r w:rsidR="00605ADF">
        <w:rPr>
          <w:lang w:val="en-US"/>
        </w:rPr>
        <w:t>%</w:t>
      </w:r>
      <w:r w:rsidRPr="008E4A41">
        <w:rPr>
          <w:lang w:val="en-US"/>
        </w:rPr>
        <w:t>. Kết hợp hai yếu tố lại, có thể thấy lối sống thiếu lành mạnh</w:t>
      </w:r>
      <w:r w:rsidR="00605ADF">
        <w:rPr>
          <w:lang w:val="en-US"/>
        </w:rPr>
        <w:t>,</w:t>
      </w:r>
      <w:r w:rsidRPr="008E4A41">
        <w:rPr>
          <w:lang w:val="en-US"/>
        </w:rPr>
        <w:t xml:space="preserve"> vừa ngủ ít vừa ăn uống kém có khả năng làm tăng nguy cơ trầm cảm</w:t>
      </w:r>
      <w:r w:rsidR="00605ADF">
        <w:rPr>
          <w:lang w:val="en-US"/>
        </w:rPr>
        <w:t>.</w:t>
      </w:r>
    </w:p>
    <w:p w14:paraId="53CBCEC3" w14:textId="77777777" w:rsidR="00DE5927" w:rsidRPr="00DE5927" w:rsidRDefault="00DE5927" w:rsidP="00C353FC">
      <w:pPr>
        <w:spacing w:line="276" w:lineRule="auto"/>
        <w:jc w:val="center"/>
        <w:rPr>
          <w:lang w:val="en-US"/>
        </w:rPr>
      </w:pPr>
    </w:p>
    <w:p w14:paraId="638A53E5" w14:textId="77777777" w:rsidR="00C4588E" w:rsidRPr="00C919D2" w:rsidRDefault="00376E86" w:rsidP="00C353FC">
      <w:pPr>
        <w:pStyle w:val="ListParagraph"/>
        <w:numPr>
          <w:ilvl w:val="0"/>
          <w:numId w:val="2"/>
        </w:numPr>
        <w:spacing w:line="276" w:lineRule="auto"/>
        <w:ind w:left="0"/>
        <w:jc w:val="both"/>
        <w:rPr>
          <w:b/>
          <w:bCs/>
          <w:lang w:val="en-US"/>
        </w:rPr>
      </w:pPr>
      <w:r w:rsidRPr="00C4588E">
        <w:rPr>
          <w:b/>
          <w:bCs/>
        </w:rPr>
        <w:t>Tỷ lệ trầm cảm theo suy nghĩ tự tử và tiền sử gia đình</w:t>
      </w:r>
    </w:p>
    <w:p w14:paraId="35A74F26" w14:textId="77777777" w:rsidR="00C919D2" w:rsidRPr="00C919D2" w:rsidRDefault="00C919D2" w:rsidP="00C353FC">
      <w:pPr>
        <w:spacing w:line="276" w:lineRule="auto"/>
        <w:jc w:val="both"/>
        <w:rPr>
          <w:lang w:val="en-US"/>
        </w:rPr>
      </w:pPr>
    </w:p>
    <w:p w14:paraId="40160764" w14:textId="77777777" w:rsidR="006F6ACC" w:rsidRDefault="00FD1AA2" w:rsidP="00C353FC">
      <w:pPr>
        <w:keepNext/>
        <w:spacing w:line="276" w:lineRule="auto"/>
        <w:jc w:val="center"/>
      </w:pPr>
      <w:r w:rsidRPr="00FD1AA2">
        <w:rPr>
          <w:noProof/>
          <w:lang w:val="en-US"/>
        </w:rPr>
        <w:drawing>
          <wp:inline distT="0" distB="0" distL="0" distR="0" wp14:anchorId="55F6A082" wp14:editId="05B58D43">
            <wp:extent cx="5699554" cy="2343150"/>
            <wp:effectExtent l="19050" t="19050" r="15875" b="19050"/>
            <wp:docPr id="17057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0340" name=""/>
                    <pic:cNvPicPr/>
                  </pic:nvPicPr>
                  <pic:blipFill>
                    <a:blip r:embed="rId20"/>
                    <a:stretch>
                      <a:fillRect/>
                    </a:stretch>
                  </pic:blipFill>
                  <pic:spPr>
                    <a:xfrm>
                      <a:off x="0" y="0"/>
                      <a:ext cx="5704589" cy="2345220"/>
                    </a:xfrm>
                    <a:prstGeom prst="rect">
                      <a:avLst/>
                    </a:prstGeom>
                    <a:ln>
                      <a:solidFill>
                        <a:schemeClr val="tx1"/>
                      </a:solidFill>
                    </a:ln>
                  </pic:spPr>
                </pic:pic>
              </a:graphicData>
            </a:graphic>
          </wp:inline>
        </w:drawing>
      </w:r>
    </w:p>
    <w:p w14:paraId="19D13E08" w14:textId="422E19E5" w:rsidR="00152F02" w:rsidRPr="00EA70C8" w:rsidRDefault="0010377E" w:rsidP="00C353FC">
      <w:pPr>
        <w:pStyle w:val="Caption"/>
        <w:jc w:val="center"/>
        <w:rPr>
          <w:color w:val="000000" w:themeColor="text1"/>
          <w:sz w:val="26"/>
          <w:szCs w:val="26"/>
          <w:lang w:val="en-US"/>
        </w:rPr>
      </w:pPr>
      <w:bookmarkStart w:id="29" w:name="_Toc230335464"/>
      <w:r w:rsidRPr="0010377E">
        <w:rPr>
          <w:color w:val="000000" w:themeColor="text1"/>
          <w:sz w:val="26"/>
          <w:szCs w:val="26"/>
        </w:rPr>
        <w:t>Hình</w:t>
      </w:r>
      <w:r w:rsidR="006F6ACC" w:rsidRPr="0010377E">
        <w:rPr>
          <w:color w:val="000000" w:themeColor="text1"/>
          <w:sz w:val="26"/>
          <w:szCs w:val="26"/>
        </w:rPr>
        <w:t xml:space="preserve"> </w:t>
      </w:r>
      <w:r w:rsidR="006F6ACC" w:rsidRPr="0010377E">
        <w:rPr>
          <w:color w:val="000000" w:themeColor="text1"/>
          <w:sz w:val="26"/>
          <w:szCs w:val="26"/>
        </w:rPr>
        <w:fldChar w:fldCharType="begin"/>
      </w:r>
      <w:r w:rsidR="006F6ACC" w:rsidRPr="003826BD">
        <w:rPr>
          <w:color w:val="000000" w:themeColor="text1"/>
          <w:sz w:val="26"/>
          <w:szCs w:val="26"/>
        </w:rPr>
        <w:instrText xml:space="preserve"> SEQ Figure \* ARABIC </w:instrText>
      </w:r>
      <w:r w:rsidR="006F6ACC" w:rsidRPr="0010377E">
        <w:rPr>
          <w:color w:val="000000" w:themeColor="text1"/>
          <w:sz w:val="26"/>
          <w:szCs w:val="26"/>
        </w:rPr>
        <w:fldChar w:fldCharType="separate"/>
      </w:r>
      <w:r w:rsidR="00A05C86" w:rsidRPr="003826BD">
        <w:rPr>
          <w:color w:val="000000" w:themeColor="text1"/>
          <w:sz w:val="26"/>
          <w:szCs w:val="26"/>
        </w:rPr>
        <w:t>8</w:t>
      </w:r>
      <w:r w:rsidR="006F6ACC" w:rsidRPr="0010377E">
        <w:rPr>
          <w:color w:val="000000" w:themeColor="text1"/>
          <w:sz w:val="26"/>
          <w:szCs w:val="26"/>
        </w:rPr>
        <w:fldChar w:fldCharType="end"/>
      </w:r>
      <w:r w:rsidR="00605ADF" w:rsidRPr="0010377E">
        <w:rPr>
          <w:color w:val="000000" w:themeColor="text1"/>
          <w:sz w:val="26"/>
          <w:szCs w:val="26"/>
        </w:rPr>
        <w:t>: Tỷ lệ trầm cảm theo suy nghĩ tự tử và tiền sử gia đình</w:t>
      </w:r>
      <w:bookmarkEnd w:id="29"/>
    </w:p>
    <w:p w14:paraId="30EC61FF" w14:textId="565AE9BF" w:rsidR="0029258F" w:rsidRDefault="00AA4B70" w:rsidP="00C353FC">
      <w:pPr>
        <w:spacing w:line="276" w:lineRule="auto"/>
        <w:ind w:firstLine="720"/>
        <w:jc w:val="both"/>
      </w:pPr>
      <w:r w:rsidRPr="00AA4B70">
        <w:t xml:space="preserve">Suy nghĩ tự tử là yếu tố liên quan chặt chẽ nhất đến trầm cảm: nhóm sinh viên từng có suy nghĩ tự tử có tỷ lệ trầm cảm lên đến 79,0%, gấp hơn 3 lần nhóm không có (23,2%). Điều này không có nghĩa là suy nghĩ tự tử </w:t>
      </w:r>
      <w:r w:rsidRPr="00A03AB8">
        <w:t>gây ra trầm</w:t>
      </w:r>
      <w:r w:rsidRPr="00AA4B70">
        <w:t xml:space="preserve"> cảm, mà đơn giản là hai vấn đề này thường xuất hiện cùng nhau ở cùng một người.</w:t>
      </w:r>
    </w:p>
    <w:p w14:paraId="4B7CEEDD" w14:textId="77777777" w:rsidR="00A03AB8" w:rsidRPr="00B96C53" w:rsidRDefault="00A03AB8" w:rsidP="00C353FC">
      <w:pPr>
        <w:spacing w:line="276" w:lineRule="auto"/>
        <w:ind w:firstLine="720"/>
        <w:jc w:val="both"/>
        <w:rPr>
          <w:lang w:val="en-US"/>
        </w:rPr>
      </w:pPr>
    </w:p>
    <w:p w14:paraId="741583FA" w14:textId="34BB80B3" w:rsidR="00A03AB8" w:rsidRPr="00CD1529" w:rsidRDefault="00A03AB8" w:rsidP="00C353FC">
      <w:pPr>
        <w:spacing w:line="276" w:lineRule="auto"/>
        <w:ind w:firstLine="720"/>
        <w:jc w:val="both"/>
      </w:pPr>
      <w:r w:rsidRPr="00A03AB8">
        <w:t xml:space="preserve">Ngược lại, tiền sử gia đình có ít ảnh hưởng hơn </w:t>
      </w:r>
      <w:r w:rsidR="00A045CE">
        <w:t xml:space="preserve">với </w:t>
      </w:r>
      <w:r w:rsidRPr="00A03AB8">
        <w:t>chênh lệch tỷ lệ trầm cảm giữa nhóm có và không có người thân mắc bệnh tâm thần chỉ là 5</w:t>
      </w:r>
      <w:r w:rsidR="00A045CE">
        <w:t xml:space="preserve">% </w:t>
      </w:r>
      <w:r w:rsidRPr="00A03AB8">
        <w:t>(61,3% so với 56,0%). Điều này cho thấy việc có hay không có tiền sử gia đình không ảnh hưởng nhiều bằng những áp lực mà sinh viên đang trực tiếp đối mặt trong cuộc sống hằng ngày.</w:t>
      </w:r>
    </w:p>
    <w:p w14:paraId="6B211C69" w14:textId="02357EBD" w:rsidR="005826BF" w:rsidRPr="005826BF" w:rsidRDefault="009B0BA1" w:rsidP="00C353FC">
      <w:pPr>
        <w:pStyle w:val="Heading3"/>
        <w:rPr>
          <w:lang w:val="en-US"/>
        </w:rPr>
      </w:pPr>
      <w:bookmarkStart w:id="30" w:name="_Toc230601863"/>
      <w:r>
        <w:rPr>
          <w:lang w:val="en-US"/>
        </w:rPr>
        <w:t>2.4.</w:t>
      </w:r>
      <w:r w:rsidR="000E4D61">
        <w:rPr>
          <w:lang w:val="en-US"/>
        </w:rPr>
        <w:t>3</w:t>
      </w:r>
      <w:r>
        <w:rPr>
          <w:lang w:val="en-US"/>
        </w:rPr>
        <w:t xml:space="preserve"> </w:t>
      </w:r>
      <w:r w:rsidR="00973C36">
        <w:rPr>
          <w:lang w:val="en-US"/>
        </w:rPr>
        <w:t>Phân tích đa biến</w:t>
      </w:r>
      <w:bookmarkEnd w:id="30"/>
    </w:p>
    <w:p w14:paraId="3AB5DD54" w14:textId="180E0F80" w:rsidR="00BC1829" w:rsidRPr="00146736" w:rsidRDefault="00BC1829" w:rsidP="00C353FC">
      <w:pPr>
        <w:pStyle w:val="ListParagraph"/>
        <w:numPr>
          <w:ilvl w:val="0"/>
          <w:numId w:val="3"/>
        </w:numPr>
        <w:ind w:left="0"/>
        <w:rPr>
          <w:b/>
          <w:bCs/>
          <w:lang w:val="en-US"/>
        </w:rPr>
      </w:pPr>
      <w:r w:rsidRPr="00146736">
        <w:rPr>
          <w:b/>
          <w:bCs/>
          <w:lang w:val="en-US"/>
        </w:rPr>
        <w:t xml:space="preserve">Mối quan hệ giữa </w:t>
      </w:r>
      <w:r w:rsidR="00146736" w:rsidRPr="00146736">
        <w:rPr>
          <w:b/>
          <w:bCs/>
          <w:color w:val="000000" w:themeColor="text1"/>
        </w:rPr>
        <w:t>áp lực học tập</w:t>
      </w:r>
      <w:r w:rsidR="00B56DCA">
        <w:rPr>
          <w:b/>
          <w:bCs/>
          <w:color w:val="000000" w:themeColor="text1"/>
          <w:lang w:val="en-US"/>
        </w:rPr>
        <w:t xml:space="preserve"> và</w:t>
      </w:r>
      <w:r w:rsidR="00146736" w:rsidRPr="00146736">
        <w:rPr>
          <w:b/>
          <w:bCs/>
          <w:color w:val="000000" w:themeColor="text1"/>
          <w:lang w:val="en-US"/>
        </w:rPr>
        <w:t xml:space="preserve"> căng thẳng tài chính</w:t>
      </w:r>
    </w:p>
    <w:p w14:paraId="4EBFF54D" w14:textId="77777777" w:rsidR="005826BF" w:rsidRDefault="005826BF" w:rsidP="00C353FC">
      <w:pPr>
        <w:rPr>
          <w:lang w:val="en-US"/>
        </w:rPr>
      </w:pPr>
    </w:p>
    <w:p w14:paraId="60E63C9D" w14:textId="689731E9" w:rsidR="00146736" w:rsidRDefault="00FE7AF5" w:rsidP="00C353FC">
      <w:pPr>
        <w:keepNext/>
        <w:jc w:val="center"/>
      </w:pPr>
      <w:r w:rsidRPr="00FE7AF5">
        <w:rPr>
          <w:noProof/>
        </w:rPr>
        <w:lastRenderedPageBreak/>
        <w:drawing>
          <wp:inline distT="0" distB="0" distL="0" distR="0" wp14:anchorId="0B62B740" wp14:editId="6C19B97D">
            <wp:extent cx="5704882" cy="4461510"/>
            <wp:effectExtent l="19050" t="19050" r="10160" b="15240"/>
            <wp:docPr id="209280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04007" name=""/>
                    <pic:cNvPicPr/>
                  </pic:nvPicPr>
                  <pic:blipFill>
                    <a:blip r:embed="rId21"/>
                    <a:stretch>
                      <a:fillRect/>
                    </a:stretch>
                  </pic:blipFill>
                  <pic:spPr>
                    <a:xfrm>
                      <a:off x="0" y="0"/>
                      <a:ext cx="5708680" cy="4464480"/>
                    </a:xfrm>
                    <a:prstGeom prst="rect">
                      <a:avLst/>
                    </a:prstGeom>
                    <a:ln>
                      <a:solidFill>
                        <a:schemeClr val="tx1"/>
                      </a:solidFill>
                    </a:ln>
                  </pic:spPr>
                </pic:pic>
              </a:graphicData>
            </a:graphic>
          </wp:inline>
        </w:drawing>
      </w:r>
    </w:p>
    <w:p w14:paraId="74C750AE" w14:textId="4BA81C6B" w:rsidR="00BC1829" w:rsidRPr="00146736" w:rsidRDefault="00146736" w:rsidP="00C353FC">
      <w:pPr>
        <w:pStyle w:val="Caption"/>
        <w:jc w:val="center"/>
        <w:rPr>
          <w:color w:val="000000" w:themeColor="text1"/>
          <w:sz w:val="26"/>
          <w:szCs w:val="26"/>
          <w:lang w:val="en-US"/>
        </w:rPr>
      </w:pPr>
      <w:bookmarkStart w:id="31" w:name="_Toc230335465"/>
      <w:r w:rsidRPr="00146736">
        <w:rPr>
          <w:color w:val="000000" w:themeColor="text1"/>
          <w:sz w:val="26"/>
          <w:szCs w:val="26"/>
        </w:rPr>
        <w:t xml:space="preserve">Hình </w:t>
      </w:r>
      <w:r w:rsidRPr="00146736">
        <w:rPr>
          <w:color w:val="000000" w:themeColor="text1"/>
          <w:sz w:val="26"/>
          <w:szCs w:val="26"/>
        </w:rPr>
        <w:fldChar w:fldCharType="begin"/>
      </w:r>
      <w:r w:rsidRPr="00146736">
        <w:rPr>
          <w:color w:val="000000" w:themeColor="text1"/>
          <w:sz w:val="26"/>
          <w:szCs w:val="26"/>
        </w:rPr>
        <w:instrText xml:space="preserve"> SEQ Figure \* ARABIC </w:instrText>
      </w:r>
      <w:r w:rsidRPr="00146736">
        <w:rPr>
          <w:color w:val="000000" w:themeColor="text1"/>
          <w:sz w:val="26"/>
          <w:szCs w:val="26"/>
        </w:rPr>
        <w:fldChar w:fldCharType="separate"/>
      </w:r>
      <w:r w:rsidR="00A05C86">
        <w:rPr>
          <w:noProof/>
          <w:color w:val="000000" w:themeColor="text1"/>
          <w:sz w:val="26"/>
          <w:szCs w:val="26"/>
        </w:rPr>
        <w:t>9</w:t>
      </w:r>
      <w:r w:rsidRPr="00146736">
        <w:rPr>
          <w:color w:val="000000" w:themeColor="text1"/>
          <w:sz w:val="26"/>
          <w:szCs w:val="26"/>
        </w:rPr>
        <w:fldChar w:fldCharType="end"/>
      </w:r>
      <w:r w:rsidRPr="00146736">
        <w:rPr>
          <w:color w:val="000000" w:themeColor="text1"/>
          <w:sz w:val="26"/>
          <w:szCs w:val="26"/>
        </w:rPr>
        <w:t xml:space="preserve">: </w:t>
      </w:r>
      <w:r w:rsidRPr="00146736">
        <w:rPr>
          <w:color w:val="000000" w:themeColor="text1"/>
          <w:sz w:val="26"/>
          <w:szCs w:val="26"/>
          <w:lang w:val="en-US"/>
        </w:rPr>
        <w:t xml:space="preserve">Mối quan hệ giữa </w:t>
      </w:r>
      <w:r w:rsidRPr="00146736">
        <w:rPr>
          <w:color w:val="000000" w:themeColor="text1"/>
          <w:sz w:val="26"/>
          <w:szCs w:val="26"/>
        </w:rPr>
        <w:t>áp lực học tập</w:t>
      </w:r>
      <w:r w:rsidR="00B56DCA">
        <w:rPr>
          <w:color w:val="000000" w:themeColor="text1"/>
          <w:sz w:val="26"/>
          <w:szCs w:val="26"/>
          <w:lang w:val="en-US"/>
        </w:rPr>
        <w:t xml:space="preserve"> và</w:t>
      </w:r>
      <w:r w:rsidRPr="00146736">
        <w:rPr>
          <w:color w:val="000000" w:themeColor="text1"/>
          <w:sz w:val="26"/>
          <w:szCs w:val="26"/>
          <w:lang w:val="en-US"/>
        </w:rPr>
        <w:t xml:space="preserve"> căng thẳng tài chính</w:t>
      </w:r>
      <w:bookmarkEnd w:id="31"/>
      <w:r w:rsidRPr="00146736">
        <w:rPr>
          <w:color w:val="000000" w:themeColor="text1"/>
          <w:sz w:val="26"/>
          <w:szCs w:val="26"/>
          <w:lang w:val="en-US"/>
        </w:rPr>
        <w:t xml:space="preserve"> </w:t>
      </w:r>
    </w:p>
    <w:p w14:paraId="383626D1" w14:textId="034172C4" w:rsidR="005826BF" w:rsidRDefault="00364B78" w:rsidP="00C353FC">
      <w:pPr>
        <w:ind w:firstLine="720"/>
        <w:jc w:val="both"/>
        <w:rPr>
          <w:lang w:val="en-US"/>
        </w:rPr>
      </w:pPr>
      <w:r w:rsidRPr="00364B78">
        <w:t>Biểu đồ cho thấy khi sinh viên vừa chịu áp lực học tập cao vừa có căng thẳng tài chính cao, tỷ lệ trầm cảm lên đến 91–95% (góc trên bên phải). Ngược lại, nhóm có cả hai yếu tố đều thấp chỉ có tỷ lệ 0–15% (góc dưới bên trái). Điều này cho thấy khi hai áp lực này xảy ra cùng lúc, mức độ ảnh hưởng đến sức khỏe tâm thần sẽ lớn hơn nhiều so với chỉ chịu một trong hai</w:t>
      </w:r>
      <w:r w:rsidR="00F76E25">
        <w:t>.</w:t>
      </w:r>
    </w:p>
    <w:p w14:paraId="54823A24" w14:textId="77777777" w:rsidR="00D2671B" w:rsidRDefault="00D2671B" w:rsidP="00C353FC">
      <w:pPr>
        <w:rPr>
          <w:lang w:val="en-US"/>
        </w:rPr>
      </w:pPr>
    </w:p>
    <w:p w14:paraId="7D40E215" w14:textId="7F2FF086" w:rsidR="00BC1829" w:rsidRDefault="00BC1829" w:rsidP="00C353FC">
      <w:pPr>
        <w:pStyle w:val="ListParagraph"/>
        <w:numPr>
          <w:ilvl w:val="0"/>
          <w:numId w:val="3"/>
        </w:numPr>
        <w:ind w:left="0"/>
        <w:rPr>
          <w:b/>
          <w:bCs/>
          <w:lang w:val="en-US"/>
        </w:rPr>
      </w:pPr>
      <w:r w:rsidRPr="005826BF">
        <w:rPr>
          <w:b/>
          <w:bCs/>
          <w:lang w:val="en-US"/>
        </w:rPr>
        <w:t xml:space="preserve">Mối quan hệ giữa </w:t>
      </w:r>
      <w:r w:rsidR="00FB2072" w:rsidRPr="00FB2072">
        <w:rPr>
          <w:b/>
          <w:bCs/>
        </w:rPr>
        <w:t>giờ ngủ</w:t>
      </w:r>
      <w:r w:rsidR="00233216">
        <w:rPr>
          <w:b/>
          <w:bCs/>
        </w:rPr>
        <w:t xml:space="preserve"> và</w:t>
      </w:r>
      <w:r w:rsidR="00FB2072" w:rsidRPr="00FB2072">
        <w:rPr>
          <w:b/>
          <w:bCs/>
        </w:rPr>
        <w:t xml:space="preserve"> chế độ ăn </w:t>
      </w:r>
    </w:p>
    <w:p w14:paraId="2F6EAE89" w14:textId="77777777" w:rsidR="00152C13" w:rsidRPr="00152C13" w:rsidRDefault="00152C13" w:rsidP="00C353FC">
      <w:pPr>
        <w:rPr>
          <w:b/>
          <w:bCs/>
          <w:lang w:val="en-US"/>
        </w:rPr>
      </w:pPr>
    </w:p>
    <w:p w14:paraId="2C6F6BB1" w14:textId="4791E5B9" w:rsidR="00712FC4" w:rsidRDefault="00734076" w:rsidP="00C353FC">
      <w:pPr>
        <w:keepNext/>
        <w:jc w:val="center"/>
      </w:pPr>
      <w:r w:rsidRPr="00734076">
        <w:rPr>
          <w:noProof/>
        </w:rPr>
        <w:lastRenderedPageBreak/>
        <w:drawing>
          <wp:inline distT="0" distB="0" distL="0" distR="0" wp14:anchorId="4326B24A" wp14:editId="638D4583">
            <wp:extent cx="5724756" cy="4385310"/>
            <wp:effectExtent l="19050" t="19050" r="28575" b="15240"/>
            <wp:docPr id="125424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44473" name=""/>
                    <pic:cNvPicPr/>
                  </pic:nvPicPr>
                  <pic:blipFill>
                    <a:blip r:embed="rId22"/>
                    <a:stretch>
                      <a:fillRect/>
                    </a:stretch>
                  </pic:blipFill>
                  <pic:spPr>
                    <a:xfrm>
                      <a:off x="0" y="0"/>
                      <a:ext cx="5728145" cy="4387906"/>
                    </a:xfrm>
                    <a:prstGeom prst="rect">
                      <a:avLst/>
                    </a:prstGeom>
                    <a:ln>
                      <a:solidFill>
                        <a:schemeClr val="tx1"/>
                      </a:solidFill>
                    </a:ln>
                  </pic:spPr>
                </pic:pic>
              </a:graphicData>
            </a:graphic>
          </wp:inline>
        </w:drawing>
      </w:r>
    </w:p>
    <w:p w14:paraId="18462915" w14:textId="6EFA7FBC" w:rsidR="00152C13" w:rsidRPr="003A493F" w:rsidRDefault="00712FC4" w:rsidP="00C353FC">
      <w:pPr>
        <w:pStyle w:val="Caption"/>
        <w:jc w:val="center"/>
        <w:rPr>
          <w:color w:val="000000" w:themeColor="text1"/>
          <w:sz w:val="26"/>
          <w:szCs w:val="26"/>
          <w:lang w:val="en-US"/>
        </w:rPr>
      </w:pPr>
      <w:bookmarkStart w:id="32" w:name="_Toc230335466"/>
      <w:r w:rsidRPr="003A493F">
        <w:rPr>
          <w:color w:val="000000" w:themeColor="text1"/>
          <w:sz w:val="26"/>
          <w:szCs w:val="26"/>
        </w:rPr>
        <w:t xml:space="preserve">Hình </w:t>
      </w:r>
      <w:r w:rsidRPr="003A493F">
        <w:rPr>
          <w:color w:val="000000" w:themeColor="text1"/>
          <w:sz w:val="26"/>
          <w:szCs w:val="26"/>
        </w:rPr>
        <w:fldChar w:fldCharType="begin"/>
      </w:r>
      <w:r w:rsidRPr="003A493F">
        <w:rPr>
          <w:color w:val="000000" w:themeColor="text1"/>
          <w:sz w:val="26"/>
          <w:szCs w:val="26"/>
        </w:rPr>
        <w:instrText xml:space="preserve"> SEQ Figure \* ARABIC </w:instrText>
      </w:r>
      <w:r w:rsidRPr="003A493F">
        <w:rPr>
          <w:color w:val="000000" w:themeColor="text1"/>
          <w:sz w:val="26"/>
          <w:szCs w:val="26"/>
        </w:rPr>
        <w:fldChar w:fldCharType="separate"/>
      </w:r>
      <w:r w:rsidR="00A05C86">
        <w:rPr>
          <w:noProof/>
          <w:color w:val="000000" w:themeColor="text1"/>
          <w:sz w:val="26"/>
          <w:szCs w:val="26"/>
        </w:rPr>
        <w:t>10</w:t>
      </w:r>
      <w:r w:rsidRPr="003A493F">
        <w:rPr>
          <w:color w:val="000000" w:themeColor="text1"/>
          <w:sz w:val="26"/>
          <w:szCs w:val="26"/>
        </w:rPr>
        <w:fldChar w:fldCharType="end"/>
      </w:r>
      <w:r w:rsidRPr="003A493F">
        <w:rPr>
          <w:color w:val="000000" w:themeColor="text1"/>
          <w:sz w:val="26"/>
          <w:szCs w:val="26"/>
        </w:rPr>
        <w:t xml:space="preserve">: </w:t>
      </w:r>
      <w:r w:rsidR="003A493F" w:rsidRPr="003A493F">
        <w:rPr>
          <w:color w:val="000000" w:themeColor="text1"/>
          <w:sz w:val="26"/>
          <w:szCs w:val="26"/>
          <w:lang w:val="en-US"/>
        </w:rPr>
        <w:t xml:space="preserve">Mối quan hệ giữa </w:t>
      </w:r>
      <w:r w:rsidR="003A493F" w:rsidRPr="003A493F">
        <w:rPr>
          <w:color w:val="000000" w:themeColor="text1"/>
          <w:sz w:val="26"/>
          <w:szCs w:val="26"/>
        </w:rPr>
        <w:t>giờ ngủ</w:t>
      </w:r>
      <w:r w:rsidR="00233216">
        <w:rPr>
          <w:color w:val="000000" w:themeColor="text1"/>
          <w:sz w:val="26"/>
          <w:szCs w:val="26"/>
        </w:rPr>
        <w:t xml:space="preserve"> và</w:t>
      </w:r>
      <w:r w:rsidR="003A493F" w:rsidRPr="003A493F">
        <w:rPr>
          <w:color w:val="000000" w:themeColor="text1"/>
          <w:sz w:val="26"/>
          <w:szCs w:val="26"/>
        </w:rPr>
        <w:t xml:space="preserve"> chế độ ăn</w:t>
      </w:r>
      <w:bookmarkEnd w:id="32"/>
    </w:p>
    <w:p w14:paraId="71552E51" w14:textId="6E9C4E0A" w:rsidR="00712FC4" w:rsidRPr="00701745" w:rsidRDefault="002471D9" w:rsidP="00C353FC">
      <w:pPr>
        <w:ind w:firstLine="720"/>
        <w:jc w:val="both"/>
        <w:rPr>
          <w:lang w:val="en-US"/>
        </w:rPr>
      </w:pPr>
      <w:r w:rsidRPr="002471D9">
        <w:t>Heatmap cho thấy tỷ lệ trầm cảm chịu ảnh hưởng đồng thời của cả giờ ngủ lẫn chế độ ăn. Nhóm ngủ ít hơn 5 giờ và ăn uống không lành mạnh có tỷ lệ trầm cảm cao nhất (76,0%), trong khi nhóm ngủ nhiều hơn 8 giờ và ăn uống lành mạnh có tỷ lệ thấp nhất (36,8%). Đáng chú ý, chế độ ăn có ảnh hưởng rõ hơn giờ ngủ trong cùng một hàng, tỷ lệ trầm cảm giảm đều từ trái sang phải (từ không lành mạnh sang lành mạnh), trong khi theo chiều dọc (theo giờ ngủ) sự chênh lệch ít nhất quán hơn.</w:t>
      </w:r>
    </w:p>
    <w:p w14:paraId="499AA341" w14:textId="3D2E2828" w:rsidR="00BC1829" w:rsidRPr="00BC1829" w:rsidRDefault="00BC1829" w:rsidP="00C353FC">
      <w:pPr>
        <w:rPr>
          <w:lang w:val="en-US"/>
        </w:rPr>
      </w:pPr>
    </w:p>
    <w:p w14:paraId="6691964C" w14:textId="0D25429F" w:rsidR="00FA4A15" w:rsidRDefault="00FA4A15" w:rsidP="00C353FC">
      <w:pPr>
        <w:pStyle w:val="ListParagraph"/>
        <w:numPr>
          <w:ilvl w:val="0"/>
          <w:numId w:val="3"/>
        </w:numPr>
        <w:ind w:left="0"/>
        <w:rPr>
          <w:b/>
          <w:bCs/>
        </w:rPr>
      </w:pPr>
      <w:r w:rsidRPr="005826BF">
        <w:rPr>
          <w:b/>
          <w:bCs/>
        </w:rPr>
        <w:t>Ma trận tương quan</w:t>
      </w:r>
      <w:r w:rsidR="00BC1829" w:rsidRPr="005826BF">
        <w:rPr>
          <w:b/>
          <w:bCs/>
        </w:rPr>
        <w:t xml:space="preserve"> giữa các thuộc tính</w:t>
      </w:r>
    </w:p>
    <w:p w14:paraId="325BFE39" w14:textId="77777777" w:rsidR="00152C13" w:rsidRDefault="00152C13" w:rsidP="00C353FC">
      <w:pPr>
        <w:rPr>
          <w:b/>
          <w:bCs/>
        </w:rPr>
      </w:pPr>
    </w:p>
    <w:p w14:paraId="7B100C20" w14:textId="77777777" w:rsidR="00FD53F0" w:rsidRDefault="007F0247" w:rsidP="00C353FC">
      <w:pPr>
        <w:keepNext/>
      </w:pPr>
      <w:r w:rsidRPr="007F0247">
        <w:rPr>
          <w:b/>
          <w:bCs/>
          <w:noProof/>
        </w:rPr>
        <w:lastRenderedPageBreak/>
        <w:drawing>
          <wp:inline distT="0" distB="0" distL="0" distR="0" wp14:anchorId="57294171" wp14:editId="5B064F36">
            <wp:extent cx="5736139" cy="4705350"/>
            <wp:effectExtent l="19050" t="19050" r="17145" b="19050"/>
            <wp:docPr id="137599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90010" name=""/>
                    <pic:cNvPicPr/>
                  </pic:nvPicPr>
                  <pic:blipFill>
                    <a:blip r:embed="rId23"/>
                    <a:stretch>
                      <a:fillRect/>
                    </a:stretch>
                  </pic:blipFill>
                  <pic:spPr>
                    <a:xfrm>
                      <a:off x="0" y="0"/>
                      <a:ext cx="5742109" cy="4710247"/>
                    </a:xfrm>
                    <a:prstGeom prst="rect">
                      <a:avLst/>
                    </a:prstGeom>
                    <a:ln>
                      <a:solidFill>
                        <a:schemeClr val="tx1"/>
                      </a:solidFill>
                    </a:ln>
                  </pic:spPr>
                </pic:pic>
              </a:graphicData>
            </a:graphic>
          </wp:inline>
        </w:drawing>
      </w:r>
    </w:p>
    <w:p w14:paraId="36AA2E48" w14:textId="7E1C833D" w:rsidR="00152C13" w:rsidRDefault="00FD53F0" w:rsidP="00C353FC">
      <w:pPr>
        <w:pStyle w:val="Caption"/>
        <w:jc w:val="center"/>
        <w:rPr>
          <w:color w:val="000000" w:themeColor="text1"/>
          <w:sz w:val="26"/>
          <w:szCs w:val="26"/>
        </w:rPr>
      </w:pPr>
      <w:bookmarkStart w:id="33" w:name="_Toc230335467"/>
      <w:r w:rsidRPr="00FD53F0">
        <w:rPr>
          <w:color w:val="000000" w:themeColor="text1"/>
          <w:sz w:val="26"/>
          <w:szCs w:val="26"/>
        </w:rPr>
        <w:t xml:space="preserve">Hình </w:t>
      </w:r>
      <w:r w:rsidRPr="00FD53F0">
        <w:rPr>
          <w:color w:val="000000" w:themeColor="text1"/>
          <w:sz w:val="26"/>
          <w:szCs w:val="26"/>
        </w:rPr>
        <w:fldChar w:fldCharType="begin"/>
      </w:r>
      <w:r w:rsidRPr="00FD53F0">
        <w:rPr>
          <w:color w:val="000000" w:themeColor="text1"/>
          <w:sz w:val="26"/>
          <w:szCs w:val="26"/>
        </w:rPr>
        <w:instrText xml:space="preserve"> SEQ Figure \* ARABIC </w:instrText>
      </w:r>
      <w:r w:rsidRPr="00FD53F0">
        <w:rPr>
          <w:color w:val="000000" w:themeColor="text1"/>
          <w:sz w:val="26"/>
          <w:szCs w:val="26"/>
        </w:rPr>
        <w:fldChar w:fldCharType="separate"/>
      </w:r>
      <w:r w:rsidR="00A05C86">
        <w:rPr>
          <w:noProof/>
          <w:color w:val="000000" w:themeColor="text1"/>
          <w:sz w:val="26"/>
          <w:szCs w:val="26"/>
        </w:rPr>
        <w:t>11</w:t>
      </w:r>
      <w:r w:rsidRPr="00FD53F0">
        <w:rPr>
          <w:color w:val="000000" w:themeColor="text1"/>
          <w:sz w:val="26"/>
          <w:szCs w:val="26"/>
        </w:rPr>
        <w:fldChar w:fldCharType="end"/>
      </w:r>
      <w:r w:rsidRPr="00FD53F0">
        <w:rPr>
          <w:color w:val="000000" w:themeColor="text1"/>
          <w:sz w:val="26"/>
          <w:szCs w:val="26"/>
        </w:rPr>
        <w:t>: Ma trận tương quan giữa các thuộc tính</w:t>
      </w:r>
      <w:bookmarkEnd w:id="33"/>
    </w:p>
    <w:p w14:paraId="6C0356C5" w14:textId="25EFCCAC" w:rsidR="00FD53F0" w:rsidRPr="00FC1287" w:rsidRDefault="0056494D" w:rsidP="00C353FC">
      <w:pPr>
        <w:ind w:firstLine="720"/>
        <w:jc w:val="both"/>
        <w:rPr>
          <w:lang w:val="en-US"/>
        </w:rPr>
      </w:pPr>
      <w:r w:rsidRPr="0056494D">
        <w:rPr>
          <w:lang w:val="en-US"/>
        </w:rPr>
        <w:t>Ma trận tương quan cho thấy hầu hết các thuộc tính không có liên hệ đáng kể với nhau. Xét riêng với biến mục tiêu Depression, ba yếu tố ảnh hưởng nhiều nhất là Suicidal Thoughts (r = 0,55), Academic Pressure (r = 0,47) và Financial Stress (r = 0,36)</w:t>
      </w:r>
      <w:r>
        <w:rPr>
          <w:lang w:val="en-US"/>
        </w:rPr>
        <w:t>.</w:t>
      </w:r>
      <w:r w:rsidRPr="0056494D">
        <w:rPr>
          <w:lang w:val="en-US"/>
        </w:rPr>
        <w:t xml:space="preserve"> </w:t>
      </w:r>
      <w:r>
        <w:rPr>
          <w:lang w:val="en-US"/>
        </w:rPr>
        <w:t>S</w:t>
      </w:r>
      <w:r w:rsidRPr="0056494D">
        <w:rPr>
          <w:lang w:val="en-US"/>
        </w:rPr>
        <w:t xml:space="preserve">inh viên có các yếu tố này càng cao thì khả năng trầm cảm càng lớn. Ngược lại, Dietary Habits (r = −0,21) và Study Satisfaction (r = −0,17) có tương quan âm, có nghĩa là ăn uống lành mạnh và hài lòng với việc học giúp giảm nguy cơ trầm cảm. Các biến như CGPA, Work Pressure, City hay Degree gần như không có liên hệ gì với trầm cảm. </w:t>
      </w:r>
      <w:r w:rsidR="00216706" w:rsidRPr="00216706">
        <w:t>Ngoài ra, cặp Work Pressure và Job Satisfaction có tương quan với nhau khá cao (r = 0,77), cho thấy hai biến này đang phản ánh cùng một vấn đề, do đó có thể cân nhắc chỉ giữ lại một trong hai để tránh thông tin bị trùng lặp khi xây dựng mô hình.</w:t>
      </w:r>
    </w:p>
    <w:p w14:paraId="4DA55547" w14:textId="0D9BCAC5" w:rsidR="00973C36" w:rsidRDefault="00973C36" w:rsidP="00C353FC">
      <w:pPr>
        <w:pStyle w:val="Heading3"/>
        <w:rPr>
          <w:lang w:val="en-US"/>
        </w:rPr>
      </w:pPr>
      <w:bookmarkStart w:id="34" w:name="_Toc230601864"/>
      <w:r>
        <w:rPr>
          <w:lang w:val="en-US"/>
        </w:rPr>
        <w:t>2.4.4 Kết quả phân tích khám phá dữ liệu</w:t>
      </w:r>
      <w:bookmarkEnd w:id="34"/>
    </w:p>
    <w:p w14:paraId="19155185" w14:textId="77777777" w:rsidR="00AC359D" w:rsidRPr="00AC359D" w:rsidRDefault="00AC359D" w:rsidP="00C353FC">
      <w:pPr>
        <w:spacing w:line="276" w:lineRule="auto"/>
        <w:ind w:firstLine="720"/>
        <w:jc w:val="both"/>
        <w:rPr>
          <w:lang w:val="en-US"/>
        </w:rPr>
      </w:pPr>
      <w:r w:rsidRPr="00AC359D">
        <w:rPr>
          <w:lang w:val="en-US"/>
        </w:rPr>
        <w:t>Qua quá trình phân tích khám phá dữ liệu ở ba cấp độ, có thể rút ra một số nhận định chính như sau.</w:t>
      </w:r>
    </w:p>
    <w:p w14:paraId="61E51F93" w14:textId="52CA3D0A" w:rsidR="00AC359D" w:rsidRPr="00545BA1" w:rsidRDefault="00AC359D" w:rsidP="00C353FC">
      <w:pPr>
        <w:spacing w:line="276" w:lineRule="auto"/>
        <w:ind w:firstLine="720"/>
        <w:jc w:val="both"/>
        <w:rPr>
          <w:lang w:val="en-US"/>
        </w:rPr>
      </w:pPr>
      <w:r w:rsidRPr="000B5B2C">
        <w:rPr>
          <w:b/>
          <w:bCs/>
          <w:lang w:val="en-US"/>
        </w:rPr>
        <w:t>Thứ nhất</w:t>
      </w:r>
      <w:r w:rsidRPr="00545BA1">
        <w:rPr>
          <w:lang w:val="en-US"/>
        </w:rPr>
        <w:t xml:space="preserve">, </w:t>
      </w:r>
      <w:r w:rsidR="007E7F45" w:rsidRPr="00545BA1">
        <w:t xml:space="preserve">Academic Pressure và Financial Stress </w:t>
      </w:r>
      <w:r w:rsidRPr="00545BA1">
        <w:rPr>
          <w:lang w:val="en-US"/>
        </w:rPr>
        <w:t>là hai yếu tố có liên hệ mạnh nhất với trầm cảm. Tỷ lệ trầm cảm tăng rõ rệt theo từng mức của cả hai biến và khi hai áp lực này xảy ra cùng lúc, nguy cơ trầm cảm có thể lên đến 91–95%. Đây là hai yếu tố dự báo quan trọng nhất cần được ưu tiên trong quá trình xây dựng mô hình.</w:t>
      </w:r>
    </w:p>
    <w:p w14:paraId="6413457B" w14:textId="77777777" w:rsidR="007E14BD" w:rsidRPr="00545BA1" w:rsidRDefault="007E14BD" w:rsidP="00C353FC">
      <w:pPr>
        <w:spacing w:line="276" w:lineRule="auto"/>
        <w:ind w:firstLine="720"/>
        <w:jc w:val="both"/>
        <w:rPr>
          <w:lang w:val="en-US"/>
        </w:rPr>
      </w:pPr>
    </w:p>
    <w:p w14:paraId="2DF93673" w14:textId="7030568A" w:rsidR="00AC359D" w:rsidRPr="00545BA1" w:rsidRDefault="00AC359D" w:rsidP="00C353FC">
      <w:pPr>
        <w:spacing w:line="276" w:lineRule="auto"/>
        <w:ind w:firstLine="720"/>
        <w:jc w:val="both"/>
        <w:rPr>
          <w:lang w:val="en-US"/>
        </w:rPr>
      </w:pPr>
      <w:r w:rsidRPr="000B5B2C">
        <w:rPr>
          <w:b/>
          <w:bCs/>
          <w:lang w:val="en-US"/>
        </w:rPr>
        <w:t>Thứ hai</w:t>
      </w:r>
      <w:r w:rsidRPr="00545BA1">
        <w:rPr>
          <w:lang w:val="en-US"/>
        </w:rPr>
        <w:t xml:space="preserve">, </w:t>
      </w:r>
      <w:r w:rsidR="00F93818" w:rsidRPr="00545BA1">
        <w:t>các biến lối sống gồm Sleep Duration và Dietary Habits cũng có liên hệ đáng kể.</w:t>
      </w:r>
      <w:r w:rsidRPr="00545BA1">
        <w:rPr>
          <w:lang w:val="en-US"/>
        </w:rPr>
        <w:t xml:space="preserve"> Sinh viên ngủ ít và ăn uống không lành mạnh có tỷ lệ trầm cảm cao hơn rõ rệt so với nhóm có lối sống lành mạnh hơn. Trong đó, </w:t>
      </w:r>
      <w:r w:rsidR="0039073E" w:rsidRPr="00545BA1">
        <w:t>Dietary Habits</w:t>
      </w:r>
      <w:r w:rsidRPr="00545BA1">
        <w:rPr>
          <w:lang w:val="en-US"/>
        </w:rPr>
        <w:t xml:space="preserve"> có ảnh hưởng rõ hơn </w:t>
      </w:r>
      <w:r w:rsidR="0039073E" w:rsidRPr="00545BA1">
        <w:t xml:space="preserve">Sleep Duration </w:t>
      </w:r>
      <w:r w:rsidRPr="00545BA1">
        <w:rPr>
          <w:lang w:val="en-US"/>
        </w:rPr>
        <w:t>khi xét riêng lẻ, tuy nhiên sự kết hợp của cả hai mới phản ánh đầy đủ tác động của lối sống đến sức khỏe tâm thần.</w:t>
      </w:r>
    </w:p>
    <w:p w14:paraId="63850CBC" w14:textId="77777777" w:rsidR="007E14BD" w:rsidRPr="00545BA1" w:rsidRDefault="007E14BD" w:rsidP="00C353FC">
      <w:pPr>
        <w:spacing w:line="276" w:lineRule="auto"/>
        <w:ind w:firstLine="720"/>
        <w:jc w:val="both"/>
        <w:rPr>
          <w:lang w:val="en-US"/>
        </w:rPr>
      </w:pPr>
    </w:p>
    <w:p w14:paraId="4CAAB0C5" w14:textId="217A2B56" w:rsidR="00AC359D" w:rsidRPr="00545BA1" w:rsidRDefault="00AC359D" w:rsidP="00C353FC">
      <w:pPr>
        <w:spacing w:line="276" w:lineRule="auto"/>
        <w:ind w:firstLine="720"/>
        <w:jc w:val="both"/>
        <w:rPr>
          <w:lang w:val="en-US"/>
        </w:rPr>
      </w:pPr>
      <w:r w:rsidRPr="00991D7C">
        <w:rPr>
          <w:b/>
          <w:bCs/>
          <w:lang w:val="en-US"/>
        </w:rPr>
        <w:t>Thứ ba</w:t>
      </w:r>
      <w:r w:rsidRPr="00545BA1">
        <w:rPr>
          <w:lang w:val="en-US"/>
        </w:rPr>
        <w:t xml:space="preserve">, </w:t>
      </w:r>
      <w:r w:rsidR="005C5353" w:rsidRPr="00545BA1">
        <w:t>Suicidal Thoughts</w:t>
      </w:r>
      <w:r w:rsidRPr="00545BA1">
        <w:rPr>
          <w:lang w:val="en-US"/>
        </w:rPr>
        <w:t xml:space="preserve"> là yếu tố có tương quan cao nhất với trầm cảm (r = 0,55), tuy nhiên đây là mối quan hệ đồng hành chứ không phải nhân quả</w:t>
      </w:r>
      <w:r w:rsidR="00895359" w:rsidRPr="00545BA1">
        <w:rPr>
          <w:lang w:val="en-US"/>
        </w:rPr>
        <w:t>,</w:t>
      </w:r>
      <w:r w:rsidRPr="00545BA1">
        <w:rPr>
          <w:lang w:val="en-US"/>
        </w:rPr>
        <w:t xml:space="preserve"> hai vấn đề này thường xuất hiện cùng nhau ở cùng một người. Ngược lại, </w:t>
      </w:r>
      <w:r w:rsidR="005C5353" w:rsidRPr="00545BA1">
        <w:t xml:space="preserve">Family History of Mental Illness </w:t>
      </w:r>
      <w:r w:rsidRPr="00545BA1">
        <w:rPr>
          <w:lang w:val="en-US"/>
        </w:rPr>
        <w:t>và các biến như CGPA, Work Pressure, City, Degree gần như không có liên hệ đáng kể, cho thấy các yếu tố môi trường trực tiếp ảnh hưởng nhiều hơn yếu tố di truyền hay kết quả học tập.</w:t>
      </w:r>
    </w:p>
    <w:p w14:paraId="66121221" w14:textId="77777777" w:rsidR="007E14BD" w:rsidRPr="00AC359D" w:rsidRDefault="007E14BD" w:rsidP="00C353FC">
      <w:pPr>
        <w:spacing w:line="276" w:lineRule="auto"/>
        <w:ind w:firstLine="720"/>
        <w:jc w:val="both"/>
        <w:rPr>
          <w:lang w:val="en-US"/>
        </w:rPr>
      </w:pPr>
    </w:p>
    <w:p w14:paraId="25D18199" w14:textId="59BEE2F3" w:rsidR="005A616C" w:rsidRPr="005A616C" w:rsidRDefault="00991D7C" w:rsidP="00C353FC">
      <w:pPr>
        <w:spacing w:line="276" w:lineRule="auto"/>
        <w:ind w:firstLine="720"/>
        <w:jc w:val="both"/>
        <w:rPr>
          <w:lang w:val="en-US"/>
        </w:rPr>
      </w:pPr>
      <w:r>
        <w:t>Tóm lại</w:t>
      </w:r>
      <w:r w:rsidR="003444D9" w:rsidRPr="003444D9">
        <w:t xml:space="preserve">, trầm cảm ở sinh viên là vấn đề không phụ thuộc vào một nguyên nhân duy nhất mà là sự tác động tổng hợp của nhiều khía cạnh khác nhau, từ áp lực học tập, tài chính cho đến lối sống hằng ngày. </w:t>
      </w:r>
      <w:r w:rsidR="000B5B2C" w:rsidRPr="000B5B2C">
        <w:rPr>
          <w:lang w:val="en-US"/>
        </w:rPr>
        <w:t xml:space="preserve">Kết quả phân tích này cung cấp cơ sở quan trọng để định hướng cho các bước xử lý và khai </w:t>
      </w:r>
      <w:r w:rsidR="000B5B2C">
        <w:rPr>
          <w:lang w:val="en-US"/>
        </w:rPr>
        <w:t>thác</w:t>
      </w:r>
      <w:r w:rsidR="000B5B2C" w:rsidRPr="000B5B2C">
        <w:rPr>
          <w:lang w:val="en-US"/>
        </w:rPr>
        <w:t xml:space="preserve"> dữ liệu tiếp theo.</w:t>
      </w:r>
    </w:p>
    <w:p w14:paraId="35933CAF" w14:textId="35ACD762" w:rsidR="007E69CB" w:rsidRPr="007E69CB" w:rsidRDefault="00AF1726" w:rsidP="00C353FC">
      <w:pPr>
        <w:pStyle w:val="Heading2"/>
        <w:spacing w:line="276" w:lineRule="auto"/>
        <w:ind w:firstLine="0"/>
        <w:rPr>
          <w:lang w:val="en-US"/>
        </w:rPr>
      </w:pPr>
      <w:bookmarkStart w:id="35" w:name="_Toc230601865"/>
      <w:r w:rsidRPr="00271E25">
        <w:rPr>
          <w:lang w:val="en-US"/>
        </w:rPr>
        <w:t>2.</w:t>
      </w:r>
      <w:r>
        <w:rPr>
          <w:lang w:val="en-US"/>
        </w:rPr>
        <w:t>5</w:t>
      </w:r>
      <w:r w:rsidRPr="00271E25">
        <w:rPr>
          <w:lang w:val="en-US"/>
        </w:rPr>
        <w:t xml:space="preserve"> </w:t>
      </w:r>
      <w:r w:rsidR="005876A4">
        <w:rPr>
          <w:lang w:val="en-US"/>
        </w:rPr>
        <w:t>Khai thác dữ liệu</w:t>
      </w:r>
      <w:bookmarkEnd w:id="35"/>
    </w:p>
    <w:p w14:paraId="69E507A3" w14:textId="51DE27CB" w:rsidR="00D365E0" w:rsidRDefault="005A616C" w:rsidP="00C353FC">
      <w:pPr>
        <w:pStyle w:val="Heading3"/>
        <w:spacing w:line="276" w:lineRule="auto"/>
        <w:rPr>
          <w:lang w:val="en-US"/>
        </w:rPr>
      </w:pPr>
      <w:bookmarkStart w:id="36" w:name="_Toc230601866"/>
      <w:r>
        <w:rPr>
          <w:lang w:val="en-US"/>
        </w:rPr>
        <w:t>2.5.1</w:t>
      </w:r>
      <w:r w:rsidR="00EA7C3F" w:rsidRPr="00F44F10">
        <w:rPr>
          <w:lang w:val="en-US"/>
        </w:rPr>
        <w:t xml:space="preserve"> </w:t>
      </w:r>
      <w:r w:rsidRPr="3E2832E9">
        <w:rPr>
          <w:lang w:val="en-US"/>
        </w:rPr>
        <w:t xml:space="preserve">Bài toán </w:t>
      </w:r>
      <w:r w:rsidR="006E7F4A">
        <w:rPr>
          <w:lang w:val="en-US"/>
        </w:rPr>
        <w:t>phân loại</w:t>
      </w:r>
      <w:r w:rsidRPr="3E2832E9">
        <w:rPr>
          <w:lang w:val="en-US"/>
        </w:rPr>
        <w:t xml:space="preserve">: </w:t>
      </w:r>
      <w:r w:rsidRPr="00945834">
        <w:rPr>
          <w:lang w:val="en-US"/>
        </w:rPr>
        <w:t>Dự Đoán Trầm Cảm Sinh Viên</w:t>
      </w:r>
      <w:bookmarkEnd w:id="36"/>
      <w:r w:rsidR="00A912AE">
        <w:rPr>
          <w:lang w:val="en-US"/>
        </w:rPr>
        <w:t xml:space="preserve"> </w:t>
      </w:r>
    </w:p>
    <w:p w14:paraId="5F294708" w14:textId="2574FBC1" w:rsidR="004405D1" w:rsidRPr="004405D1" w:rsidRDefault="00F50E0F" w:rsidP="00C353FC">
      <w:pPr>
        <w:ind w:firstLine="720"/>
        <w:jc w:val="both"/>
        <w:rPr>
          <w:lang w:val="en-US"/>
        </w:rPr>
      </w:pPr>
      <w:r w:rsidRPr="00F50E0F">
        <w:t>Bài toán sử dụng các đặc trưng về nhân khẩu học, học tập, lối sống và tâm lý của sinh viên để dự đoán khả năng một sinh viên có dấu hiệu trầm cảm hay không.</w:t>
      </w:r>
    </w:p>
    <w:p w14:paraId="582F233F" w14:textId="77777777" w:rsidR="00C60F32" w:rsidRPr="00C60F32" w:rsidRDefault="00C60F32" w:rsidP="00C353FC">
      <w:pPr>
        <w:ind w:firstLine="720"/>
        <w:jc w:val="both"/>
        <w:rPr>
          <w:lang w:val="en-US"/>
        </w:rPr>
      </w:pPr>
      <w:r w:rsidRPr="00A363C9">
        <w:rPr>
          <w:b/>
          <w:bCs/>
          <w:lang w:val="en-US"/>
        </w:rPr>
        <w:t>Mục tiêu phân loại:</w:t>
      </w:r>
      <w:r w:rsidRPr="00C60F32">
        <w:rPr>
          <w:lang w:val="en-US"/>
        </w:rPr>
        <w:t xml:space="preserve"> Xây dựng mô hình nhị phân để phân loại sinh viên vào một trong hai nhóm sau:</w:t>
      </w:r>
    </w:p>
    <w:p w14:paraId="7EA9F153" w14:textId="77777777" w:rsidR="000B0BD0" w:rsidRPr="00442711" w:rsidRDefault="00C60F32" w:rsidP="00C353FC">
      <w:pPr>
        <w:pStyle w:val="ListParagraph"/>
        <w:numPr>
          <w:ilvl w:val="0"/>
          <w:numId w:val="6"/>
        </w:numPr>
        <w:ind w:left="0"/>
        <w:jc w:val="both"/>
        <w:rPr>
          <w:lang w:val="en-US"/>
        </w:rPr>
      </w:pPr>
      <w:r w:rsidRPr="00442711">
        <w:rPr>
          <w:lang w:val="en-US"/>
        </w:rPr>
        <w:t>Nhóm không trầm cảm (nhãn 0): Sinh viên không có dấu hiệu trầm cảm.</w:t>
      </w:r>
    </w:p>
    <w:p w14:paraId="23F79138" w14:textId="45368BAA" w:rsidR="007145A6" w:rsidRPr="00824DC5" w:rsidRDefault="00C60F32" w:rsidP="00C353FC">
      <w:pPr>
        <w:pStyle w:val="ListParagraph"/>
        <w:numPr>
          <w:ilvl w:val="0"/>
          <w:numId w:val="6"/>
        </w:numPr>
        <w:ind w:left="0"/>
        <w:jc w:val="both"/>
        <w:rPr>
          <w:lang w:val="en-US"/>
        </w:rPr>
      </w:pPr>
      <w:r w:rsidRPr="00442711">
        <w:rPr>
          <w:lang w:val="en-US"/>
        </w:rPr>
        <w:t>Nhóm trầm cảm (nhãn 1): Sinh viên có dấu hiệu trầm cảm.</w:t>
      </w:r>
    </w:p>
    <w:p w14:paraId="1AEA612B" w14:textId="630A7A02" w:rsidR="007145A6" w:rsidRDefault="007145A6" w:rsidP="00C353FC">
      <w:pPr>
        <w:jc w:val="both"/>
        <w:rPr>
          <w:lang w:val="en-US"/>
        </w:rPr>
      </w:pPr>
      <w:r w:rsidRPr="007145A6">
        <w:t>Chi tiết cài đặt và kết quả được trình bày trong file</w:t>
      </w:r>
      <w:r w:rsidRPr="007145A6">
        <w:rPr>
          <w:lang w:val="en-US"/>
        </w:rPr>
        <w:t xml:space="preserve"> </w:t>
      </w:r>
      <w:proofErr w:type="gramStart"/>
      <w:r w:rsidR="001431CC" w:rsidRPr="007145A6">
        <w:rPr>
          <w:b/>
          <w:bCs/>
          <w:lang w:val="en-US"/>
        </w:rPr>
        <w:t>classification.ipynb</w:t>
      </w:r>
      <w:proofErr w:type="gramEnd"/>
      <w:r>
        <w:rPr>
          <w:lang w:val="en-US"/>
        </w:rPr>
        <w:t>.</w:t>
      </w:r>
    </w:p>
    <w:p w14:paraId="7059ACB1" w14:textId="77777777" w:rsidR="007145A6" w:rsidRPr="00442711" w:rsidRDefault="007145A6" w:rsidP="00C353FC">
      <w:pPr>
        <w:jc w:val="both"/>
        <w:rPr>
          <w:lang w:val="en-US"/>
        </w:rPr>
      </w:pPr>
    </w:p>
    <w:p w14:paraId="4391BF75" w14:textId="3E2C90C4" w:rsidR="00442711" w:rsidRPr="004430E7" w:rsidRDefault="00BC299E" w:rsidP="00C353FC">
      <w:pPr>
        <w:pStyle w:val="ListParagraph"/>
        <w:numPr>
          <w:ilvl w:val="0"/>
          <w:numId w:val="4"/>
        </w:numPr>
        <w:ind w:left="0"/>
        <w:jc w:val="both"/>
        <w:rPr>
          <w:b/>
          <w:bCs/>
          <w:lang w:val="en-US"/>
        </w:rPr>
      </w:pPr>
      <w:r>
        <w:rPr>
          <w:b/>
          <w:bCs/>
          <w:lang w:val="en-US"/>
        </w:rPr>
        <w:t>Chia tập dữ liệu</w:t>
      </w:r>
      <w:r w:rsidR="000B0F69">
        <w:rPr>
          <w:b/>
          <w:bCs/>
          <w:lang w:val="en-US"/>
        </w:rPr>
        <w:t xml:space="preserve"> </w:t>
      </w:r>
      <w:r w:rsidR="00DE7829">
        <w:rPr>
          <w:b/>
          <w:bCs/>
          <w:lang w:val="en-US"/>
        </w:rPr>
        <w:t>và chuẩn hóa</w:t>
      </w:r>
    </w:p>
    <w:p w14:paraId="4648B568" w14:textId="082AF101" w:rsidR="00FC1CCF" w:rsidRPr="00FC1CCF" w:rsidRDefault="00FC1CCF"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FC1CCF">
        <w:rPr>
          <w:rFonts w:ascii="Consolas" w:hAnsi="Consolas"/>
          <w:color w:val="001080"/>
          <w:sz w:val="21"/>
          <w:szCs w:val="21"/>
          <w:lang w:val="en-US"/>
        </w:rPr>
        <w:t>X_train</w:t>
      </w:r>
      <w:r w:rsidRPr="00FC1CCF">
        <w:rPr>
          <w:rFonts w:ascii="Consolas" w:hAnsi="Consolas"/>
          <w:color w:val="000000"/>
          <w:sz w:val="21"/>
          <w:szCs w:val="21"/>
          <w:lang w:val="en-US"/>
        </w:rPr>
        <w:t xml:space="preserve">, </w:t>
      </w:r>
      <w:r w:rsidRPr="00FC1CCF">
        <w:rPr>
          <w:rFonts w:ascii="Consolas" w:hAnsi="Consolas"/>
          <w:color w:val="001080"/>
          <w:sz w:val="21"/>
          <w:szCs w:val="21"/>
          <w:lang w:val="en-US"/>
        </w:rPr>
        <w:t>X_test</w:t>
      </w:r>
      <w:r w:rsidRPr="00FC1CCF">
        <w:rPr>
          <w:rFonts w:ascii="Consolas" w:hAnsi="Consolas"/>
          <w:color w:val="000000"/>
          <w:sz w:val="21"/>
          <w:szCs w:val="21"/>
          <w:lang w:val="en-US"/>
        </w:rPr>
        <w:t xml:space="preserve">, </w:t>
      </w:r>
      <w:r w:rsidRPr="00FC1CCF">
        <w:rPr>
          <w:rFonts w:ascii="Consolas" w:hAnsi="Consolas"/>
          <w:color w:val="001080"/>
          <w:sz w:val="21"/>
          <w:szCs w:val="21"/>
          <w:lang w:val="en-US"/>
        </w:rPr>
        <w:t>y_train</w:t>
      </w:r>
      <w:r w:rsidRPr="00FC1CCF">
        <w:rPr>
          <w:rFonts w:ascii="Consolas" w:hAnsi="Consolas"/>
          <w:color w:val="000000"/>
          <w:sz w:val="21"/>
          <w:szCs w:val="21"/>
          <w:lang w:val="en-US"/>
        </w:rPr>
        <w:t xml:space="preserve">, </w:t>
      </w:r>
      <w:r w:rsidRPr="00FC1CCF">
        <w:rPr>
          <w:rFonts w:ascii="Consolas" w:hAnsi="Consolas"/>
          <w:color w:val="001080"/>
          <w:sz w:val="21"/>
          <w:szCs w:val="21"/>
          <w:lang w:val="en-US"/>
        </w:rPr>
        <w:t>y_test</w:t>
      </w:r>
      <w:r w:rsidRPr="00FC1CCF">
        <w:rPr>
          <w:rFonts w:ascii="Consolas" w:hAnsi="Consolas"/>
          <w:color w:val="000000"/>
          <w:sz w:val="21"/>
          <w:szCs w:val="21"/>
          <w:lang w:val="en-US"/>
        </w:rPr>
        <w:t xml:space="preserve"> = </w:t>
      </w:r>
      <w:r w:rsidRPr="00FC1CCF">
        <w:rPr>
          <w:rFonts w:ascii="Consolas" w:hAnsi="Consolas"/>
          <w:color w:val="795E26"/>
          <w:sz w:val="21"/>
          <w:szCs w:val="21"/>
          <w:lang w:val="en-US"/>
        </w:rPr>
        <w:t>train_test_</w:t>
      </w:r>
      <w:proofErr w:type="gramStart"/>
      <w:r w:rsidR="00624BD4" w:rsidRPr="00FC1CCF">
        <w:rPr>
          <w:rFonts w:ascii="Consolas" w:hAnsi="Consolas"/>
          <w:color w:val="795E26"/>
          <w:sz w:val="21"/>
          <w:szCs w:val="21"/>
          <w:lang w:val="en-US"/>
        </w:rPr>
        <w:t>split</w:t>
      </w:r>
      <w:r w:rsidR="00624BD4" w:rsidRPr="00FC1CCF">
        <w:rPr>
          <w:rFonts w:ascii="Consolas" w:hAnsi="Consolas"/>
          <w:color w:val="000000"/>
          <w:sz w:val="21"/>
          <w:szCs w:val="21"/>
          <w:lang w:val="en-US"/>
        </w:rPr>
        <w:t>(</w:t>
      </w:r>
      <w:proofErr w:type="gramEnd"/>
      <w:r w:rsidR="00624BD4">
        <w:rPr>
          <w:rFonts w:ascii="Consolas" w:hAnsi="Consolas"/>
          <w:color w:val="000000"/>
          <w:sz w:val="21"/>
          <w:szCs w:val="21"/>
          <w:lang w:val="en-US"/>
        </w:rPr>
        <w:t>X</w:t>
      </w:r>
      <w:r w:rsidRPr="00FC1CCF">
        <w:rPr>
          <w:rFonts w:ascii="Consolas" w:hAnsi="Consolas"/>
          <w:color w:val="000000"/>
          <w:sz w:val="21"/>
          <w:szCs w:val="21"/>
          <w:lang w:val="en-US"/>
        </w:rPr>
        <w:t xml:space="preserve">, </w:t>
      </w:r>
      <w:r w:rsidRPr="00FC1CCF">
        <w:rPr>
          <w:rFonts w:ascii="Consolas" w:hAnsi="Consolas"/>
          <w:color w:val="001080"/>
          <w:sz w:val="21"/>
          <w:szCs w:val="21"/>
          <w:lang w:val="en-US"/>
        </w:rPr>
        <w:t>y</w:t>
      </w:r>
      <w:r w:rsidRPr="00FC1CCF">
        <w:rPr>
          <w:rFonts w:ascii="Consolas" w:hAnsi="Consolas"/>
          <w:color w:val="000000"/>
          <w:sz w:val="21"/>
          <w:szCs w:val="21"/>
          <w:lang w:val="en-US"/>
        </w:rPr>
        <w:t xml:space="preserve">, </w:t>
      </w:r>
      <w:r w:rsidRPr="00FC1CCF">
        <w:rPr>
          <w:rFonts w:ascii="Consolas" w:hAnsi="Consolas"/>
          <w:color w:val="001080"/>
          <w:sz w:val="21"/>
          <w:szCs w:val="21"/>
          <w:lang w:val="en-US"/>
        </w:rPr>
        <w:t>test_size</w:t>
      </w:r>
      <w:r w:rsidRPr="00FC1CCF">
        <w:rPr>
          <w:rFonts w:ascii="Consolas" w:hAnsi="Consolas"/>
          <w:color w:val="000000"/>
          <w:sz w:val="21"/>
          <w:szCs w:val="21"/>
          <w:lang w:val="en-US"/>
        </w:rPr>
        <w:t>=</w:t>
      </w:r>
      <w:r w:rsidRPr="00FC1CCF">
        <w:rPr>
          <w:rFonts w:ascii="Consolas" w:hAnsi="Consolas"/>
          <w:color w:val="098658"/>
          <w:sz w:val="21"/>
          <w:szCs w:val="21"/>
          <w:lang w:val="en-US"/>
        </w:rPr>
        <w:t>0.2</w:t>
      </w:r>
      <w:r w:rsidRPr="00FC1CCF">
        <w:rPr>
          <w:rFonts w:ascii="Consolas" w:hAnsi="Consolas"/>
          <w:color w:val="000000"/>
          <w:sz w:val="21"/>
          <w:szCs w:val="21"/>
          <w:lang w:val="en-US"/>
        </w:rPr>
        <w:t xml:space="preserve">, </w:t>
      </w:r>
      <w:r w:rsidRPr="00FC1CCF">
        <w:rPr>
          <w:rFonts w:ascii="Consolas" w:hAnsi="Consolas"/>
          <w:color w:val="001080"/>
          <w:sz w:val="21"/>
          <w:szCs w:val="21"/>
          <w:lang w:val="en-US"/>
        </w:rPr>
        <w:t>random_state</w:t>
      </w:r>
      <w:r w:rsidRPr="00FC1CCF">
        <w:rPr>
          <w:rFonts w:ascii="Consolas" w:hAnsi="Consolas"/>
          <w:color w:val="000000"/>
          <w:sz w:val="21"/>
          <w:szCs w:val="21"/>
          <w:lang w:val="en-US"/>
        </w:rPr>
        <w:t>=</w:t>
      </w:r>
      <w:r w:rsidRPr="00FC1CCF">
        <w:rPr>
          <w:rFonts w:ascii="Consolas" w:hAnsi="Consolas"/>
          <w:color w:val="0070C1"/>
          <w:sz w:val="21"/>
          <w:szCs w:val="21"/>
          <w:lang w:val="en-US"/>
        </w:rPr>
        <w:t>RANDOM_STATE</w:t>
      </w:r>
      <w:r w:rsidRPr="00FC1CCF">
        <w:rPr>
          <w:rFonts w:ascii="Consolas" w:hAnsi="Consolas"/>
          <w:color w:val="000000"/>
          <w:sz w:val="21"/>
          <w:szCs w:val="21"/>
          <w:lang w:val="en-US"/>
        </w:rPr>
        <w:t xml:space="preserve">, </w:t>
      </w:r>
      <w:r w:rsidRPr="00FC1CCF">
        <w:rPr>
          <w:rFonts w:ascii="Consolas" w:hAnsi="Consolas"/>
          <w:color w:val="001080"/>
          <w:sz w:val="21"/>
          <w:szCs w:val="21"/>
          <w:lang w:val="en-US"/>
        </w:rPr>
        <w:t>stratify</w:t>
      </w:r>
      <w:r w:rsidRPr="00FC1CCF">
        <w:rPr>
          <w:rFonts w:ascii="Consolas" w:hAnsi="Consolas"/>
          <w:color w:val="000000"/>
          <w:sz w:val="21"/>
          <w:szCs w:val="21"/>
          <w:lang w:val="en-US"/>
        </w:rPr>
        <w:t>=</w:t>
      </w:r>
      <w:r w:rsidRPr="00FC1CCF">
        <w:rPr>
          <w:rFonts w:ascii="Consolas" w:hAnsi="Consolas"/>
          <w:color w:val="001080"/>
          <w:sz w:val="21"/>
          <w:szCs w:val="21"/>
          <w:lang w:val="en-US"/>
        </w:rPr>
        <w:t>y</w:t>
      </w:r>
      <w:r w:rsidRPr="00FC1CCF">
        <w:rPr>
          <w:rFonts w:ascii="Consolas" w:hAnsi="Consolas"/>
          <w:color w:val="000000"/>
          <w:sz w:val="21"/>
          <w:szCs w:val="21"/>
          <w:lang w:val="en-US"/>
        </w:rPr>
        <w:t>)</w:t>
      </w:r>
    </w:p>
    <w:p w14:paraId="6DD686C4" w14:textId="77777777" w:rsidR="00B90D59" w:rsidRPr="00B90D59" w:rsidRDefault="00B90D59" w:rsidP="00C353FC">
      <w:pPr>
        <w:jc w:val="both"/>
        <w:rPr>
          <w:b/>
          <w:bCs/>
          <w:lang w:val="en-US"/>
        </w:rPr>
      </w:pPr>
    </w:p>
    <w:p w14:paraId="3B6B0318" w14:textId="77777777" w:rsidR="00751516" w:rsidRPr="00751516" w:rsidRDefault="00751516" w:rsidP="00C353FC">
      <w:pPr>
        <w:ind w:firstLine="720"/>
        <w:jc w:val="both"/>
        <w:rPr>
          <w:lang w:val="en-US"/>
        </w:rPr>
      </w:pPr>
      <w:r w:rsidRPr="00751516">
        <w:rPr>
          <w:lang w:val="en-US"/>
        </w:rPr>
        <w:t xml:space="preserve">Trong quá trình xây dựng mô hình, dữ liệu được chia thành hai tập gồm tập train và tập test bằng phương thức </w:t>
      </w:r>
      <w:r w:rsidRPr="007B573F">
        <w:rPr>
          <w:b/>
          <w:bCs/>
          <w:lang w:val="en-US"/>
        </w:rPr>
        <w:t>train_test_split</w:t>
      </w:r>
      <w:r w:rsidRPr="00751516">
        <w:rPr>
          <w:lang w:val="en-US"/>
        </w:rPr>
        <w:t xml:space="preserve"> nhằm đánh giá khả năng tổng quát hóa của mô hình. Cụ thể, 80% dữ liệu được sử dụng cho huấn luyện và 20% còn lại dùng để kiểm tra, trong đó tỷ lệ nhãn 0/1 được giữ cân bằng ở cả hai tập thông qua tham số </w:t>
      </w:r>
      <w:r w:rsidRPr="007B573F">
        <w:rPr>
          <w:b/>
          <w:bCs/>
          <w:lang w:val="en-US"/>
        </w:rPr>
        <w:t>stratify=y</w:t>
      </w:r>
      <w:r w:rsidRPr="00751516">
        <w:rPr>
          <w:lang w:val="en-US"/>
        </w:rPr>
        <w:t>.</w:t>
      </w:r>
    </w:p>
    <w:p w14:paraId="3DE67D69" w14:textId="77777777" w:rsidR="00025DB7" w:rsidRDefault="00025DB7" w:rsidP="00C353FC">
      <w:pPr>
        <w:jc w:val="both"/>
      </w:pPr>
    </w:p>
    <w:p w14:paraId="2CC62B80" w14:textId="77777777" w:rsidR="00703478" w:rsidRPr="00703478" w:rsidRDefault="00703478"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703478">
        <w:rPr>
          <w:rFonts w:ascii="Consolas" w:hAnsi="Consolas"/>
          <w:color w:val="001080"/>
          <w:sz w:val="21"/>
          <w:szCs w:val="21"/>
          <w:lang w:val="en-US"/>
        </w:rPr>
        <w:t>scaler</w:t>
      </w:r>
      <w:r w:rsidRPr="00703478">
        <w:rPr>
          <w:rFonts w:ascii="Consolas" w:hAnsi="Consolas"/>
          <w:color w:val="000000"/>
          <w:sz w:val="21"/>
          <w:szCs w:val="21"/>
          <w:lang w:val="en-US"/>
        </w:rPr>
        <w:t xml:space="preserve">   = </w:t>
      </w:r>
      <w:proofErr w:type="gramStart"/>
      <w:r w:rsidRPr="00703478">
        <w:rPr>
          <w:rFonts w:ascii="Consolas" w:hAnsi="Consolas"/>
          <w:color w:val="267F99"/>
          <w:sz w:val="21"/>
          <w:szCs w:val="21"/>
          <w:lang w:val="en-US"/>
        </w:rPr>
        <w:t>StandardScaler</w:t>
      </w:r>
      <w:r w:rsidRPr="00703478">
        <w:rPr>
          <w:rFonts w:ascii="Consolas" w:hAnsi="Consolas"/>
          <w:color w:val="000000"/>
          <w:sz w:val="21"/>
          <w:szCs w:val="21"/>
          <w:lang w:val="en-US"/>
        </w:rPr>
        <w:t>(</w:t>
      </w:r>
      <w:proofErr w:type="gramEnd"/>
      <w:r w:rsidRPr="00703478">
        <w:rPr>
          <w:rFonts w:ascii="Consolas" w:hAnsi="Consolas"/>
          <w:color w:val="000000"/>
          <w:sz w:val="21"/>
          <w:szCs w:val="21"/>
          <w:lang w:val="en-US"/>
        </w:rPr>
        <w:t>)</w:t>
      </w:r>
    </w:p>
    <w:p w14:paraId="497F8FF6" w14:textId="77777777" w:rsidR="00703478" w:rsidRPr="00703478" w:rsidRDefault="00703478"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703478">
        <w:rPr>
          <w:rFonts w:ascii="Consolas" w:hAnsi="Consolas"/>
          <w:color w:val="001080"/>
          <w:sz w:val="21"/>
          <w:szCs w:val="21"/>
          <w:lang w:val="en-US"/>
        </w:rPr>
        <w:t>X_train_s</w:t>
      </w:r>
      <w:r w:rsidRPr="00703478">
        <w:rPr>
          <w:rFonts w:ascii="Consolas" w:hAnsi="Consolas"/>
          <w:color w:val="000000"/>
          <w:sz w:val="21"/>
          <w:szCs w:val="21"/>
          <w:lang w:val="en-US"/>
        </w:rPr>
        <w:t xml:space="preserve"> = </w:t>
      </w:r>
      <w:r w:rsidRPr="00703478">
        <w:rPr>
          <w:rFonts w:ascii="Consolas" w:hAnsi="Consolas"/>
          <w:color w:val="001080"/>
          <w:sz w:val="21"/>
          <w:szCs w:val="21"/>
          <w:lang w:val="en-US"/>
        </w:rPr>
        <w:t>scaler</w:t>
      </w:r>
      <w:r w:rsidRPr="00703478">
        <w:rPr>
          <w:rFonts w:ascii="Consolas" w:hAnsi="Consolas"/>
          <w:color w:val="000000"/>
          <w:sz w:val="21"/>
          <w:szCs w:val="21"/>
          <w:lang w:val="en-US"/>
        </w:rPr>
        <w:t>.</w:t>
      </w:r>
      <w:r w:rsidRPr="00703478">
        <w:rPr>
          <w:rFonts w:ascii="Consolas" w:hAnsi="Consolas"/>
          <w:color w:val="795E26"/>
          <w:sz w:val="21"/>
          <w:szCs w:val="21"/>
          <w:lang w:val="en-US"/>
        </w:rPr>
        <w:t>fit_transform</w:t>
      </w:r>
      <w:r w:rsidRPr="00703478">
        <w:rPr>
          <w:rFonts w:ascii="Consolas" w:hAnsi="Consolas"/>
          <w:color w:val="000000"/>
          <w:sz w:val="21"/>
          <w:szCs w:val="21"/>
          <w:lang w:val="en-US"/>
        </w:rPr>
        <w:t>(</w:t>
      </w:r>
      <w:r w:rsidRPr="00703478">
        <w:rPr>
          <w:rFonts w:ascii="Consolas" w:hAnsi="Consolas"/>
          <w:color w:val="001080"/>
          <w:sz w:val="21"/>
          <w:szCs w:val="21"/>
          <w:lang w:val="en-US"/>
        </w:rPr>
        <w:t>X_train</w:t>
      </w:r>
      <w:r w:rsidRPr="00703478">
        <w:rPr>
          <w:rFonts w:ascii="Consolas" w:hAnsi="Consolas"/>
          <w:color w:val="000000"/>
          <w:sz w:val="21"/>
          <w:szCs w:val="21"/>
          <w:lang w:val="en-US"/>
        </w:rPr>
        <w:t>)</w:t>
      </w:r>
    </w:p>
    <w:p w14:paraId="3DC2AEA1" w14:textId="77777777" w:rsidR="00703478" w:rsidRPr="00703478" w:rsidRDefault="00703478"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703478">
        <w:rPr>
          <w:rFonts w:ascii="Consolas" w:hAnsi="Consolas"/>
          <w:color w:val="001080"/>
          <w:sz w:val="21"/>
          <w:szCs w:val="21"/>
          <w:lang w:val="en-US"/>
        </w:rPr>
        <w:t>X_test_</w:t>
      </w:r>
      <w:proofErr w:type="gramStart"/>
      <w:r w:rsidRPr="00703478">
        <w:rPr>
          <w:rFonts w:ascii="Consolas" w:hAnsi="Consolas"/>
          <w:color w:val="001080"/>
          <w:sz w:val="21"/>
          <w:szCs w:val="21"/>
          <w:lang w:val="en-US"/>
        </w:rPr>
        <w:t>s</w:t>
      </w:r>
      <w:r w:rsidRPr="00703478">
        <w:rPr>
          <w:rFonts w:ascii="Consolas" w:hAnsi="Consolas"/>
          <w:color w:val="000000"/>
          <w:sz w:val="21"/>
          <w:szCs w:val="21"/>
          <w:lang w:val="en-US"/>
        </w:rPr>
        <w:t xml:space="preserve">  =</w:t>
      </w:r>
      <w:proofErr w:type="gramEnd"/>
      <w:r w:rsidRPr="00703478">
        <w:rPr>
          <w:rFonts w:ascii="Consolas" w:hAnsi="Consolas"/>
          <w:color w:val="000000"/>
          <w:sz w:val="21"/>
          <w:szCs w:val="21"/>
          <w:lang w:val="en-US"/>
        </w:rPr>
        <w:t xml:space="preserve"> </w:t>
      </w:r>
      <w:proofErr w:type="gramStart"/>
      <w:r w:rsidRPr="00703478">
        <w:rPr>
          <w:rFonts w:ascii="Consolas" w:hAnsi="Consolas"/>
          <w:color w:val="001080"/>
          <w:sz w:val="21"/>
          <w:szCs w:val="21"/>
          <w:lang w:val="en-US"/>
        </w:rPr>
        <w:t>scaler</w:t>
      </w:r>
      <w:r w:rsidRPr="00703478">
        <w:rPr>
          <w:rFonts w:ascii="Consolas" w:hAnsi="Consolas"/>
          <w:color w:val="000000"/>
          <w:sz w:val="21"/>
          <w:szCs w:val="21"/>
          <w:lang w:val="en-US"/>
        </w:rPr>
        <w:t>.</w:t>
      </w:r>
      <w:r w:rsidRPr="00703478">
        <w:rPr>
          <w:rFonts w:ascii="Consolas" w:hAnsi="Consolas"/>
          <w:color w:val="795E26"/>
          <w:sz w:val="21"/>
          <w:szCs w:val="21"/>
          <w:lang w:val="en-US"/>
        </w:rPr>
        <w:t>transform</w:t>
      </w:r>
      <w:proofErr w:type="gramEnd"/>
      <w:r w:rsidRPr="00703478">
        <w:rPr>
          <w:rFonts w:ascii="Consolas" w:hAnsi="Consolas"/>
          <w:color w:val="000000"/>
          <w:sz w:val="21"/>
          <w:szCs w:val="21"/>
          <w:lang w:val="en-US"/>
        </w:rPr>
        <w:t>(</w:t>
      </w:r>
      <w:r w:rsidRPr="00703478">
        <w:rPr>
          <w:rFonts w:ascii="Consolas" w:hAnsi="Consolas"/>
          <w:color w:val="001080"/>
          <w:sz w:val="21"/>
          <w:szCs w:val="21"/>
          <w:lang w:val="en-US"/>
        </w:rPr>
        <w:t>X_test</w:t>
      </w:r>
      <w:r w:rsidRPr="00703478">
        <w:rPr>
          <w:rFonts w:ascii="Consolas" w:hAnsi="Consolas"/>
          <w:color w:val="000000"/>
          <w:sz w:val="21"/>
          <w:szCs w:val="21"/>
          <w:lang w:val="en-US"/>
        </w:rPr>
        <w:t>)</w:t>
      </w:r>
    </w:p>
    <w:p w14:paraId="70B21D4B" w14:textId="77777777" w:rsidR="00703478" w:rsidRPr="00703478" w:rsidRDefault="00703478"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703478">
        <w:rPr>
          <w:rFonts w:ascii="Consolas" w:hAnsi="Consolas"/>
          <w:color w:val="001080"/>
          <w:sz w:val="21"/>
          <w:szCs w:val="21"/>
          <w:lang w:val="en-US"/>
        </w:rPr>
        <w:lastRenderedPageBreak/>
        <w:t>X_all_s</w:t>
      </w:r>
      <w:r w:rsidRPr="00703478">
        <w:rPr>
          <w:rFonts w:ascii="Consolas" w:hAnsi="Consolas"/>
          <w:color w:val="000000"/>
          <w:sz w:val="21"/>
          <w:szCs w:val="21"/>
          <w:lang w:val="en-US"/>
        </w:rPr>
        <w:t xml:space="preserve">   = </w:t>
      </w:r>
      <w:proofErr w:type="gramStart"/>
      <w:r w:rsidRPr="00703478">
        <w:rPr>
          <w:rFonts w:ascii="Consolas" w:hAnsi="Consolas"/>
          <w:color w:val="001080"/>
          <w:sz w:val="21"/>
          <w:szCs w:val="21"/>
          <w:lang w:val="en-US"/>
        </w:rPr>
        <w:t>scaler</w:t>
      </w:r>
      <w:r w:rsidRPr="00703478">
        <w:rPr>
          <w:rFonts w:ascii="Consolas" w:hAnsi="Consolas"/>
          <w:color w:val="000000"/>
          <w:sz w:val="21"/>
          <w:szCs w:val="21"/>
          <w:lang w:val="en-US"/>
        </w:rPr>
        <w:t>.</w:t>
      </w:r>
      <w:r w:rsidRPr="00703478">
        <w:rPr>
          <w:rFonts w:ascii="Consolas" w:hAnsi="Consolas"/>
          <w:color w:val="795E26"/>
          <w:sz w:val="21"/>
          <w:szCs w:val="21"/>
          <w:lang w:val="en-US"/>
        </w:rPr>
        <w:t>transform</w:t>
      </w:r>
      <w:proofErr w:type="gramEnd"/>
      <w:r w:rsidRPr="00703478">
        <w:rPr>
          <w:rFonts w:ascii="Consolas" w:hAnsi="Consolas"/>
          <w:color w:val="000000"/>
          <w:sz w:val="21"/>
          <w:szCs w:val="21"/>
          <w:lang w:val="en-US"/>
        </w:rPr>
        <w:t>(</w:t>
      </w:r>
      <w:r w:rsidRPr="00703478">
        <w:rPr>
          <w:rFonts w:ascii="Consolas" w:hAnsi="Consolas"/>
          <w:color w:val="0070C1"/>
          <w:sz w:val="21"/>
          <w:szCs w:val="21"/>
          <w:lang w:val="en-US"/>
        </w:rPr>
        <w:t>X</w:t>
      </w:r>
      <w:r w:rsidRPr="00703478">
        <w:rPr>
          <w:rFonts w:ascii="Consolas" w:hAnsi="Consolas"/>
          <w:color w:val="000000"/>
          <w:sz w:val="21"/>
          <w:szCs w:val="21"/>
          <w:lang w:val="en-US"/>
        </w:rPr>
        <w:t>)</w:t>
      </w:r>
    </w:p>
    <w:p w14:paraId="2A90182F" w14:textId="77777777" w:rsidR="00025DB7" w:rsidRDefault="00025DB7" w:rsidP="00C353FC">
      <w:pPr>
        <w:jc w:val="both"/>
      </w:pPr>
    </w:p>
    <w:p w14:paraId="4AD80998" w14:textId="0C076306" w:rsidR="00D471A5" w:rsidRDefault="000E2DFE" w:rsidP="00C353FC">
      <w:pPr>
        <w:ind w:firstLine="720"/>
        <w:jc w:val="both"/>
      </w:pPr>
      <w:r w:rsidRPr="000E2DFE">
        <w:t xml:space="preserve">Sau khi chia, các đặc trưng số được chuẩn hóa bằng </w:t>
      </w:r>
      <w:r w:rsidRPr="000E2DFE">
        <w:rPr>
          <w:b/>
          <w:bCs/>
        </w:rPr>
        <w:t>StandardScaler</w:t>
      </w:r>
      <w:r w:rsidRPr="000E2DFE">
        <w:t xml:space="preserve"> về cùng thang đo, giúp các mô hình học hiệu quả hơn khi các biến có đơn vị và khoảng giá trị khác nhau. </w:t>
      </w:r>
      <w:r w:rsidR="00B77C16" w:rsidRPr="00B77C16">
        <w:t xml:space="preserve">Trong đó, </w:t>
      </w:r>
      <w:r w:rsidR="00B77C16" w:rsidRPr="004B0B66">
        <w:rPr>
          <w:b/>
          <w:bCs/>
        </w:rPr>
        <w:t>fit_transform</w:t>
      </w:r>
      <w:r w:rsidR="00B77C16" w:rsidRPr="00B77C16">
        <w:t xml:space="preserve"> được gọi trên tập train để vừa tính toán thông số chuẩn hóa (mean và std) vừa áp dụng lên dữ liệu, trong khi tập test chỉ dùng </w:t>
      </w:r>
      <w:r w:rsidR="00B77C16" w:rsidRPr="004B0B66">
        <w:rPr>
          <w:b/>
          <w:bCs/>
        </w:rPr>
        <w:t>transform</w:t>
      </w:r>
      <w:r w:rsidR="00B77C16" w:rsidRPr="00B77C16">
        <w:t xml:space="preserve"> với cùng thông số đó </w:t>
      </w:r>
      <w:r w:rsidR="004B0B66">
        <w:t>giúp</w:t>
      </w:r>
      <w:r w:rsidR="00B77C16" w:rsidRPr="00B77C16">
        <w:t xml:space="preserve"> đảm bảo không có thông tin từ tập test ảnh hưởng đến quá trình huấn luyện. </w:t>
      </w:r>
    </w:p>
    <w:p w14:paraId="7D76DE48" w14:textId="0A60AA4B" w:rsidR="001742D5" w:rsidRPr="001742D5" w:rsidRDefault="001742D5" w:rsidP="00C353FC">
      <w:pPr>
        <w:jc w:val="both"/>
        <w:rPr>
          <w:b/>
          <w:bCs/>
          <w:lang w:val="en-US"/>
        </w:rPr>
      </w:pPr>
    </w:p>
    <w:p w14:paraId="109CE5B2" w14:textId="34920B32" w:rsidR="001742D5" w:rsidRPr="004430E7" w:rsidRDefault="00B10FC6" w:rsidP="00C353FC">
      <w:pPr>
        <w:pStyle w:val="ListParagraph"/>
        <w:numPr>
          <w:ilvl w:val="0"/>
          <w:numId w:val="4"/>
        </w:numPr>
        <w:ind w:left="0"/>
        <w:jc w:val="both"/>
        <w:rPr>
          <w:b/>
          <w:bCs/>
          <w:lang w:val="en-US"/>
        </w:rPr>
      </w:pPr>
      <w:r>
        <w:rPr>
          <w:b/>
          <w:bCs/>
          <w:lang w:val="en-US"/>
        </w:rPr>
        <w:t>Khởi tạo các mô hình huấn luyện</w:t>
      </w:r>
    </w:p>
    <w:p w14:paraId="52FB8378" w14:textId="3D3DF44E" w:rsidR="00D04E00" w:rsidRPr="00E506C7" w:rsidRDefault="00D04E00" w:rsidP="00C353FC">
      <w:pPr>
        <w:ind w:firstLine="720"/>
        <w:jc w:val="both"/>
        <w:rPr>
          <w:lang w:val="en-US"/>
        </w:rPr>
      </w:pPr>
      <w:r w:rsidRPr="00E506C7">
        <w:t>Sau khi chuẩn bị dữ liệu, ba mô hình phân loại được khởi tạo để huấn luyện và so sánh gồm Logistic Regression, Random Forest và XGBoost. Đoạn code khởi tạo ba mô hình phân loại với các tham số cụ thể</w:t>
      </w:r>
      <w:r w:rsidR="00790C29">
        <w:t xml:space="preserve"> như sau:</w:t>
      </w:r>
    </w:p>
    <w:p w14:paraId="2B2207C5" w14:textId="77777777" w:rsidR="00D04E00" w:rsidRDefault="00D04E00" w:rsidP="00C353FC">
      <w:pPr>
        <w:jc w:val="both"/>
        <w:rPr>
          <w:b/>
          <w:bCs/>
          <w:lang w:val="en-US"/>
        </w:rPr>
      </w:pPr>
    </w:p>
    <w:p w14:paraId="26716A89"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1080"/>
          <w:sz w:val="21"/>
          <w:szCs w:val="21"/>
          <w:lang w:val="en-US"/>
        </w:rPr>
        <w:t>models</w:t>
      </w:r>
      <w:r w:rsidRPr="004D4C13">
        <w:rPr>
          <w:rFonts w:ascii="Consolas" w:hAnsi="Consolas"/>
          <w:color w:val="000000"/>
          <w:sz w:val="21"/>
          <w:szCs w:val="21"/>
          <w:lang w:val="en-US"/>
        </w:rPr>
        <w:t xml:space="preserve"> = {</w:t>
      </w:r>
    </w:p>
    <w:p w14:paraId="6810E315"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xml:space="preserve">    </w:t>
      </w:r>
      <w:r w:rsidRPr="004D4C13">
        <w:rPr>
          <w:rFonts w:ascii="Consolas" w:hAnsi="Consolas"/>
          <w:color w:val="A31515"/>
          <w:sz w:val="21"/>
          <w:szCs w:val="21"/>
          <w:lang w:val="en-US"/>
        </w:rPr>
        <w:t>'Logistic Regression'</w:t>
      </w:r>
      <w:r w:rsidRPr="004D4C13">
        <w:rPr>
          <w:rFonts w:ascii="Consolas" w:hAnsi="Consolas"/>
          <w:color w:val="000000"/>
          <w:sz w:val="21"/>
          <w:szCs w:val="21"/>
          <w:lang w:val="en-US"/>
        </w:rPr>
        <w:t xml:space="preserve">: </w:t>
      </w:r>
      <w:proofErr w:type="gramStart"/>
      <w:r w:rsidRPr="004D4C13">
        <w:rPr>
          <w:rFonts w:ascii="Consolas" w:hAnsi="Consolas"/>
          <w:color w:val="267F99"/>
          <w:sz w:val="21"/>
          <w:szCs w:val="21"/>
          <w:lang w:val="en-US"/>
        </w:rPr>
        <w:t>LogisticRegression</w:t>
      </w:r>
      <w:r w:rsidRPr="004D4C13">
        <w:rPr>
          <w:rFonts w:ascii="Consolas" w:hAnsi="Consolas"/>
          <w:color w:val="000000"/>
          <w:sz w:val="21"/>
          <w:szCs w:val="21"/>
          <w:lang w:val="en-US"/>
        </w:rPr>
        <w:t>(</w:t>
      </w:r>
      <w:proofErr w:type="gramEnd"/>
    </w:p>
    <w:p w14:paraId="6AE48A3F"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C</w:t>
      </w:r>
      <w:r w:rsidRPr="004D4C13">
        <w:rPr>
          <w:rFonts w:ascii="Consolas" w:hAnsi="Consolas"/>
          <w:color w:val="000000"/>
          <w:sz w:val="21"/>
          <w:szCs w:val="21"/>
          <w:lang w:val="en-US"/>
        </w:rPr>
        <w:t>=</w:t>
      </w:r>
      <w:r w:rsidRPr="004D4C13">
        <w:rPr>
          <w:rFonts w:ascii="Consolas" w:hAnsi="Consolas"/>
          <w:color w:val="098658"/>
          <w:sz w:val="21"/>
          <w:szCs w:val="21"/>
          <w:lang w:val="en-US"/>
        </w:rPr>
        <w:t>1.0</w:t>
      </w: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max_iter</w:t>
      </w:r>
      <w:r w:rsidRPr="004D4C13">
        <w:rPr>
          <w:rFonts w:ascii="Consolas" w:hAnsi="Consolas"/>
          <w:color w:val="000000"/>
          <w:sz w:val="21"/>
          <w:szCs w:val="21"/>
          <w:lang w:val="en-US"/>
        </w:rPr>
        <w:t>=</w:t>
      </w:r>
      <w:r w:rsidRPr="004D4C13">
        <w:rPr>
          <w:rFonts w:ascii="Consolas" w:hAnsi="Consolas"/>
          <w:color w:val="098658"/>
          <w:sz w:val="21"/>
          <w:szCs w:val="21"/>
          <w:lang w:val="en-US"/>
        </w:rPr>
        <w:t>1000</w:t>
      </w: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solver</w:t>
      </w:r>
      <w:r w:rsidRPr="004D4C13">
        <w:rPr>
          <w:rFonts w:ascii="Consolas" w:hAnsi="Consolas"/>
          <w:color w:val="000000"/>
          <w:sz w:val="21"/>
          <w:szCs w:val="21"/>
          <w:lang w:val="en-US"/>
        </w:rPr>
        <w:t>=</w:t>
      </w:r>
      <w:r w:rsidRPr="004D4C13">
        <w:rPr>
          <w:rFonts w:ascii="Consolas" w:hAnsi="Consolas"/>
          <w:color w:val="A31515"/>
          <w:sz w:val="21"/>
          <w:szCs w:val="21"/>
          <w:lang w:val="en-US"/>
        </w:rPr>
        <w:t>'lbfgs'</w:t>
      </w: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random_state</w:t>
      </w:r>
      <w:r w:rsidRPr="004D4C13">
        <w:rPr>
          <w:rFonts w:ascii="Consolas" w:hAnsi="Consolas"/>
          <w:color w:val="000000"/>
          <w:sz w:val="21"/>
          <w:szCs w:val="21"/>
          <w:lang w:val="en-US"/>
        </w:rPr>
        <w:t>=</w:t>
      </w:r>
      <w:r w:rsidRPr="004D4C13">
        <w:rPr>
          <w:rFonts w:ascii="Consolas" w:hAnsi="Consolas"/>
          <w:color w:val="0070C1"/>
          <w:sz w:val="21"/>
          <w:szCs w:val="21"/>
          <w:lang w:val="en-US"/>
        </w:rPr>
        <w:t>RANDOM_STATE</w:t>
      </w:r>
    </w:p>
    <w:p w14:paraId="5C98891F"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w:t>
      </w:r>
    </w:p>
    <w:p w14:paraId="62D15C60"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xml:space="preserve">    </w:t>
      </w:r>
      <w:r w:rsidRPr="004D4C13">
        <w:rPr>
          <w:rFonts w:ascii="Consolas" w:hAnsi="Consolas"/>
          <w:color w:val="A31515"/>
          <w:sz w:val="21"/>
          <w:szCs w:val="21"/>
          <w:lang w:val="en-US"/>
        </w:rPr>
        <w:t>'Random Forest'</w:t>
      </w:r>
      <w:r w:rsidRPr="004D4C13">
        <w:rPr>
          <w:rFonts w:ascii="Consolas" w:hAnsi="Consolas"/>
          <w:color w:val="000000"/>
          <w:sz w:val="21"/>
          <w:szCs w:val="21"/>
          <w:lang w:val="en-US"/>
        </w:rPr>
        <w:t xml:space="preserve">: </w:t>
      </w:r>
      <w:proofErr w:type="gramStart"/>
      <w:r w:rsidRPr="004D4C13">
        <w:rPr>
          <w:rFonts w:ascii="Consolas" w:hAnsi="Consolas"/>
          <w:color w:val="267F99"/>
          <w:sz w:val="21"/>
          <w:szCs w:val="21"/>
          <w:lang w:val="en-US"/>
        </w:rPr>
        <w:t>RandomForestClassifier</w:t>
      </w:r>
      <w:r w:rsidRPr="004D4C13">
        <w:rPr>
          <w:rFonts w:ascii="Consolas" w:hAnsi="Consolas"/>
          <w:color w:val="000000"/>
          <w:sz w:val="21"/>
          <w:szCs w:val="21"/>
          <w:lang w:val="en-US"/>
        </w:rPr>
        <w:t>(</w:t>
      </w:r>
      <w:proofErr w:type="gramEnd"/>
    </w:p>
    <w:p w14:paraId="14D1C138"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n_estimators</w:t>
      </w:r>
      <w:r w:rsidRPr="004D4C13">
        <w:rPr>
          <w:rFonts w:ascii="Consolas" w:hAnsi="Consolas"/>
          <w:color w:val="000000"/>
          <w:sz w:val="21"/>
          <w:szCs w:val="21"/>
          <w:lang w:val="en-US"/>
        </w:rPr>
        <w:t>=</w:t>
      </w:r>
      <w:r w:rsidRPr="004D4C13">
        <w:rPr>
          <w:rFonts w:ascii="Consolas" w:hAnsi="Consolas"/>
          <w:color w:val="098658"/>
          <w:sz w:val="21"/>
          <w:szCs w:val="21"/>
          <w:lang w:val="en-US"/>
        </w:rPr>
        <w:t>200</w:t>
      </w: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max_depth</w:t>
      </w:r>
      <w:r w:rsidRPr="004D4C13">
        <w:rPr>
          <w:rFonts w:ascii="Consolas" w:hAnsi="Consolas"/>
          <w:color w:val="000000"/>
          <w:sz w:val="21"/>
          <w:szCs w:val="21"/>
          <w:lang w:val="en-US"/>
        </w:rPr>
        <w:t>=</w:t>
      </w:r>
      <w:r w:rsidRPr="004D4C13">
        <w:rPr>
          <w:rFonts w:ascii="Consolas" w:hAnsi="Consolas"/>
          <w:color w:val="0070C1"/>
          <w:sz w:val="21"/>
          <w:szCs w:val="21"/>
          <w:lang w:val="en-US"/>
        </w:rPr>
        <w:t>None</w:t>
      </w:r>
      <w:r w:rsidRPr="004D4C13">
        <w:rPr>
          <w:rFonts w:ascii="Consolas" w:hAnsi="Consolas"/>
          <w:color w:val="000000"/>
          <w:sz w:val="21"/>
          <w:szCs w:val="21"/>
          <w:lang w:val="en-US"/>
        </w:rPr>
        <w:t>,</w:t>
      </w:r>
    </w:p>
    <w:p w14:paraId="4DEE3BDD"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n_jobs</w:t>
      </w:r>
      <w:r w:rsidRPr="004D4C13">
        <w:rPr>
          <w:rFonts w:ascii="Consolas" w:hAnsi="Consolas"/>
          <w:color w:val="000000"/>
          <w:sz w:val="21"/>
          <w:szCs w:val="21"/>
          <w:lang w:val="en-US"/>
        </w:rPr>
        <w:t>=-</w:t>
      </w:r>
      <w:r w:rsidRPr="004D4C13">
        <w:rPr>
          <w:rFonts w:ascii="Consolas" w:hAnsi="Consolas"/>
          <w:color w:val="098658"/>
          <w:sz w:val="21"/>
          <w:szCs w:val="21"/>
          <w:lang w:val="en-US"/>
        </w:rPr>
        <w:t>1</w:t>
      </w: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random_state</w:t>
      </w:r>
      <w:r w:rsidRPr="004D4C13">
        <w:rPr>
          <w:rFonts w:ascii="Consolas" w:hAnsi="Consolas"/>
          <w:color w:val="000000"/>
          <w:sz w:val="21"/>
          <w:szCs w:val="21"/>
          <w:lang w:val="en-US"/>
        </w:rPr>
        <w:t>=</w:t>
      </w:r>
      <w:r w:rsidRPr="004D4C13">
        <w:rPr>
          <w:rFonts w:ascii="Consolas" w:hAnsi="Consolas"/>
          <w:color w:val="0070C1"/>
          <w:sz w:val="21"/>
          <w:szCs w:val="21"/>
          <w:lang w:val="en-US"/>
        </w:rPr>
        <w:t>RANDOM_STATE</w:t>
      </w:r>
    </w:p>
    <w:p w14:paraId="477B61CE"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w:t>
      </w:r>
    </w:p>
    <w:p w14:paraId="6363F17A"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xml:space="preserve">    </w:t>
      </w:r>
      <w:r w:rsidRPr="004D4C13">
        <w:rPr>
          <w:rFonts w:ascii="Consolas" w:hAnsi="Consolas"/>
          <w:color w:val="A31515"/>
          <w:sz w:val="21"/>
          <w:szCs w:val="21"/>
          <w:lang w:val="en-US"/>
        </w:rPr>
        <w:t>'XGBoost'</w:t>
      </w:r>
      <w:r w:rsidRPr="004D4C13">
        <w:rPr>
          <w:rFonts w:ascii="Consolas" w:hAnsi="Consolas"/>
          <w:color w:val="000000"/>
          <w:sz w:val="21"/>
          <w:szCs w:val="21"/>
          <w:lang w:val="en-US"/>
        </w:rPr>
        <w:t xml:space="preserve">: </w:t>
      </w:r>
      <w:proofErr w:type="gramStart"/>
      <w:r w:rsidRPr="004D4C13">
        <w:rPr>
          <w:rFonts w:ascii="Consolas" w:hAnsi="Consolas"/>
          <w:color w:val="267F99"/>
          <w:sz w:val="21"/>
          <w:szCs w:val="21"/>
          <w:lang w:val="en-US"/>
        </w:rPr>
        <w:t>XGBClassifier</w:t>
      </w:r>
      <w:r w:rsidRPr="004D4C13">
        <w:rPr>
          <w:rFonts w:ascii="Consolas" w:hAnsi="Consolas"/>
          <w:color w:val="000000"/>
          <w:sz w:val="21"/>
          <w:szCs w:val="21"/>
          <w:lang w:val="en-US"/>
        </w:rPr>
        <w:t>(</w:t>
      </w:r>
      <w:proofErr w:type="gramEnd"/>
    </w:p>
    <w:p w14:paraId="0C33C6C4"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n_estimators</w:t>
      </w:r>
      <w:r w:rsidRPr="004D4C13">
        <w:rPr>
          <w:rFonts w:ascii="Consolas" w:hAnsi="Consolas"/>
          <w:color w:val="000000"/>
          <w:sz w:val="21"/>
          <w:szCs w:val="21"/>
          <w:lang w:val="en-US"/>
        </w:rPr>
        <w:t>=</w:t>
      </w:r>
      <w:r w:rsidRPr="004D4C13">
        <w:rPr>
          <w:rFonts w:ascii="Consolas" w:hAnsi="Consolas"/>
          <w:color w:val="098658"/>
          <w:sz w:val="21"/>
          <w:szCs w:val="21"/>
          <w:lang w:val="en-US"/>
        </w:rPr>
        <w:t>200</w:t>
      </w: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learning_rate</w:t>
      </w:r>
      <w:r w:rsidRPr="004D4C13">
        <w:rPr>
          <w:rFonts w:ascii="Consolas" w:hAnsi="Consolas"/>
          <w:color w:val="000000"/>
          <w:sz w:val="21"/>
          <w:szCs w:val="21"/>
          <w:lang w:val="en-US"/>
        </w:rPr>
        <w:t>=</w:t>
      </w:r>
      <w:r w:rsidRPr="004D4C13">
        <w:rPr>
          <w:rFonts w:ascii="Consolas" w:hAnsi="Consolas"/>
          <w:color w:val="098658"/>
          <w:sz w:val="21"/>
          <w:szCs w:val="21"/>
          <w:lang w:val="en-US"/>
        </w:rPr>
        <w:t>0.1</w:t>
      </w: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max_depth</w:t>
      </w:r>
      <w:r w:rsidRPr="004D4C13">
        <w:rPr>
          <w:rFonts w:ascii="Consolas" w:hAnsi="Consolas"/>
          <w:color w:val="000000"/>
          <w:sz w:val="21"/>
          <w:szCs w:val="21"/>
          <w:lang w:val="en-US"/>
        </w:rPr>
        <w:t>=</w:t>
      </w:r>
      <w:r w:rsidRPr="004D4C13">
        <w:rPr>
          <w:rFonts w:ascii="Consolas" w:hAnsi="Consolas"/>
          <w:color w:val="098658"/>
          <w:sz w:val="21"/>
          <w:szCs w:val="21"/>
          <w:lang w:val="en-US"/>
        </w:rPr>
        <w:t>5</w:t>
      </w:r>
      <w:r w:rsidRPr="004D4C13">
        <w:rPr>
          <w:rFonts w:ascii="Consolas" w:hAnsi="Consolas"/>
          <w:color w:val="000000"/>
          <w:sz w:val="21"/>
          <w:szCs w:val="21"/>
          <w:lang w:val="en-US"/>
        </w:rPr>
        <w:t>,</w:t>
      </w:r>
    </w:p>
    <w:p w14:paraId="395D00D4"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eval_metric</w:t>
      </w:r>
      <w:r w:rsidRPr="004D4C13">
        <w:rPr>
          <w:rFonts w:ascii="Consolas" w:hAnsi="Consolas"/>
          <w:color w:val="000000"/>
          <w:sz w:val="21"/>
          <w:szCs w:val="21"/>
          <w:lang w:val="en-US"/>
        </w:rPr>
        <w:t>=</w:t>
      </w:r>
      <w:r w:rsidRPr="004D4C13">
        <w:rPr>
          <w:rFonts w:ascii="Consolas" w:hAnsi="Consolas"/>
          <w:color w:val="A31515"/>
          <w:sz w:val="21"/>
          <w:szCs w:val="21"/>
          <w:lang w:val="en-US"/>
        </w:rPr>
        <w:t>'logloss'</w:t>
      </w: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verbosity</w:t>
      </w:r>
      <w:r w:rsidRPr="004D4C13">
        <w:rPr>
          <w:rFonts w:ascii="Consolas" w:hAnsi="Consolas"/>
          <w:color w:val="000000"/>
          <w:sz w:val="21"/>
          <w:szCs w:val="21"/>
          <w:lang w:val="en-US"/>
        </w:rPr>
        <w:t>=</w:t>
      </w:r>
      <w:r w:rsidRPr="004D4C13">
        <w:rPr>
          <w:rFonts w:ascii="Consolas" w:hAnsi="Consolas"/>
          <w:color w:val="098658"/>
          <w:sz w:val="21"/>
          <w:szCs w:val="21"/>
          <w:lang w:val="en-US"/>
        </w:rPr>
        <w:t>0</w:t>
      </w:r>
      <w:r w:rsidRPr="004D4C13">
        <w:rPr>
          <w:rFonts w:ascii="Consolas" w:hAnsi="Consolas"/>
          <w:color w:val="000000"/>
          <w:sz w:val="21"/>
          <w:szCs w:val="21"/>
          <w:lang w:val="en-US"/>
        </w:rPr>
        <w:t xml:space="preserve">, </w:t>
      </w:r>
      <w:r w:rsidRPr="004D4C13">
        <w:rPr>
          <w:rFonts w:ascii="Consolas" w:hAnsi="Consolas"/>
          <w:color w:val="001080"/>
          <w:sz w:val="21"/>
          <w:szCs w:val="21"/>
          <w:lang w:val="en-US"/>
        </w:rPr>
        <w:t>random_state</w:t>
      </w:r>
      <w:r w:rsidRPr="004D4C13">
        <w:rPr>
          <w:rFonts w:ascii="Consolas" w:hAnsi="Consolas"/>
          <w:color w:val="000000"/>
          <w:sz w:val="21"/>
          <w:szCs w:val="21"/>
          <w:lang w:val="en-US"/>
        </w:rPr>
        <w:t>=</w:t>
      </w:r>
      <w:r w:rsidRPr="004D4C13">
        <w:rPr>
          <w:rFonts w:ascii="Consolas" w:hAnsi="Consolas"/>
          <w:color w:val="0070C1"/>
          <w:sz w:val="21"/>
          <w:szCs w:val="21"/>
          <w:lang w:val="en-US"/>
        </w:rPr>
        <w:t>RANDOM_STATE</w:t>
      </w:r>
    </w:p>
    <w:p w14:paraId="3FF5A4A0"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    ),</w:t>
      </w:r>
    </w:p>
    <w:p w14:paraId="4DB95F46" w14:textId="77777777" w:rsidR="004D4C13" w:rsidRPr="004D4C13" w:rsidRDefault="004D4C13"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4D4C13">
        <w:rPr>
          <w:rFonts w:ascii="Consolas" w:hAnsi="Consolas"/>
          <w:color w:val="000000"/>
          <w:sz w:val="21"/>
          <w:szCs w:val="21"/>
          <w:lang w:val="en-US"/>
        </w:rPr>
        <w:t>}</w:t>
      </w:r>
    </w:p>
    <w:p w14:paraId="5DE453D6" w14:textId="77777777" w:rsidR="00285AB6" w:rsidRDefault="00285AB6" w:rsidP="00C353FC">
      <w:pPr>
        <w:jc w:val="both"/>
        <w:rPr>
          <w:b/>
          <w:bCs/>
          <w:lang w:val="en-US"/>
        </w:rPr>
      </w:pPr>
    </w:p>
    <w:p w14:paraId="2DF912A5" w14:textId="725DBA9E" w:rsidR="00037850" w:rsidRDefault="00037850" w:rsidP="00C353FC">
      <w:pPr>
        <w:pStyle w:val="ListParagraph"/>
        <w:numPr>
          <w:ilvl w:val="0"/>
          <w:numId w:val="10"/>
        </w:numPr>
        <w:ind w:left="0"/>
        <w:jc w:val="both"/>
        <w:rPr>
          <w:lang w:val="en-US"/>
        </w:rPr>
      </w:pPr>
      <w:r w:rsidRPr="00037850">
        <w:rPr>
          <w:b/>
          <w:bCs/>
          <w:lang w:val="en-US"/>
        </w:rPr>
        <w:t>Logistic Regression:</w:t>
      </w:r>
      <w:r w:rsidRPr="00037850">
        <w:rPr>
          <w:lang w:val="en-US"/>
        </w:rPr>
        <w:t xml:space="preserve"> C</w:t>
      </w:r>
      <w:r w:rsidR="001F171D">
        <w:rPr>
          <w:lang w:val="en-US"/>
        </w:rPr>
        <w:t xml:space="preserve"> </w:t>
      </w:r>
      <w:r w:rsidRPr="00037850">
        <w:rPr>
          <w:lang w:val="en-US"/>
        </w:rPr>
        <w:t>=</w:t>
      </w:r>
      <w:r w:rsidR="001F171D">
        <w:rPr>
          <w:lang w:val="en-US"/>
        </w:rPr>
        <w:t xml:space="preserve"> </w:t>
      </w:r>
      <w:r w:rsidRPr="00037850">
        <w:rPr>
          <w:lang w:val="en-US"/>
        </w:rPr>
        <w:t>1.0 (regularization mặc định), max</w:t>
      </w:r>
      <w:r w:rsidR="00B943A3" w:rsidRPr="00037850">
        <w:rPr>
          <w:lang w:val="en-US"/>
        </w:rPr>
        <w:t>_</w:t>
      </w:r>
      <w:r w:rsidRPr="00037850">
        <w:rPr>
          <w:lang w:val="en-US"/>
        </w:rPr>
        <w:t>iter</w:t>
      </w:r>
      <w:r w:rsidR="001F171D">
        <w:rPr>
          <w:lang w:val="en-US"/>
        </w:rPr>
        <w:t xml:space="preserve"> </w:t>
      </w:r>
      <w:r w:rsidRPr="00037850">
        <w:rPr>
          <w:lang w:val="en-US"/>
        </w:rPr>
        <w:t>=</w:t>
      </w:r>
      <w:r w:rsidR="001F171D">
        <w:rPr>
          <w:lang w:val="en-US"/>
        </w:rPr>
        <w:t xml:space="preserve"> </w:t>
      </w:r>
      <w:r w:rsidRPr="00037850">
        <w:rPr>
          <w:lang w:val="en-US"/>
        </w:rPr>
        <w:t>1000 đảm bảo mô hình hội tụ đủ số vòng lặp.</w:t>
      </w:r>
    </w:p>
    <w:p w14:paraId="2FBB21CD" w14:textId="707303F9" w:rsidR="00037850" w:rsidRDefault="00037850" w:rsidP="00C353FC">
      <w:pPr>
        <w:pStyle w:val="ListParagraph"/>
        <w:numPr>
          <w:ilvl w:val="0"/>
          <w:numId w:val="10"/>
        </w:numPr>
        <w:ind w:left="0"/>
        <w:jc w:val="both"/>
        <w:rPr>
          <w:lang w:val="en-US"/>
        </w:rPr>
      </w:pPr>
      <w:r w:rsidRPr="00037850">
        <w:rPr>
          <w:b/>
          <w:bCs/>
          <w:lang w:val="en-US"/>
        </w:rPr>
        <w:t>Random Forest:</w:t>
      </w:r>
      <w:r w:rsidRPr="00037850">
        <w:rPr>
          <w:lang w:val="en-US"/>
        </w:rPr>
        <w:t xml:space="preserve"> 200 cây quyết định (n_estimators</w:t>
      </w:r>
      <w:r w:rsidR="001F171D">
        <w:rPr>
          <w:lang w:val="en-US"/>
        </w:rPr>
        <w:t xml:space="preserve"> </w:t>
      </w:r>
      <w:r w:rsidRPr="00037850">
        <w:rPr>
          <w:lang w:val="en-US"/>
        </w:rPr>
        <w:t>=</w:t>
      </w:r>
      <w:r w:rsidR="001F171D">
        <w:rPr>
          <w:lang w:val="en-US"/>
        </w:rPr>
        <w:t xml:space="preserve"> </w:t>
      </w:r>
      <w:r w:rsidRPr="00037850">
        <w:rPr>
          <w:lang w:val="en-US"/>
        </w:rPr>
        <w:t>200), max</w:t>
      </w:r>
      <w:r w:rsidR="00B943A3">
        <w:rPr>
          <w:lang w:val="en-US"/>
        </w:rPr>
        <w:t>_</w:t>
      </w:r>
      <w:r w:rsidRPr="00037850">
        <w:rPr>
          <w:lang w:val="en-US"/>
        </w:rPr>
        <w:t>depth</w:t>
      </w:r>
      <w:r w:rsidR="001F171D">
        <w:rPr>
          <w:lang w:val="en-US"/>
        </w:rPr>
        <w:t xml:space="preserve"> </w:t>
      </w:r>
      <w:r w:rsidRPr="00037850">
        <w:rPr>
          <w:lang w:val="en-US"/>
        </w:rPr>
        <w:t>=</w:t>
      </w:r>
      <w:r w:rsidR="001F171D">
        <w:rPr>
          <w:lang w:val="en-US"/>
        </w:rPr>
        <w:t xml:space="preserve"> </w:t>
      </w:r>
      <w:r w:rsidRPr="00037850">
        <w:rPr>
          <w:lang w:val="en-US"/>
        </w:rPr>
        <w:t>None cho phép mỗi cây phát triển tự do, n_jobs</w:t>
      </w:r>
      <w:r w:rsidR="001F171D">
        <w:rPr>
          <w:lang w:val="en-US"/>
        </w:rPr>
        <w:t xml:space="preserve"> </w:t>
      </w:r>
      <w:r w:rsidRPr="00037850">
        <w:rPr>
          <w:lang w:val="en-US"/>
        </w:rPr>
        <w:t>=</w:t>
      </w:r>
      <w:r w:rsidR="001F171D">
        <w:rPr>
          <w:lang w:val="en-US"/>
        </w:rPr>
        <w:t xml:space="preserve"> </w:t>
      </w:r>
      <w:r w:rsidRPr="00037850">
        <w:rPr>
          <w:lang w:val="en-US"/>
        </w:rPr>
        <w:t>-1 tận dụng toàn bộ CPU khi huấn luyện.</w:t>
      </w:r>
    </w:p>
    <w:p w14:paraId="5E548B48" w14:textId="2D34982E" w:rsidR="00037850" w:rsidRPr="00037850" w:rsidRDefault="00037850" w:rsidP="00C353FC">
      <w:pPr>
        <w:pStyle w:val="ListParagraph"/>
        <w:numPr>
          <w:ilvl w:val="0"/>
          <w:numId w:val="10"/>
        </w:numPr>
        <w:ind w:left="0"/>
        <w:jc w:val="both"/>
        <w:rPr>
          <w:lang w:val="en-US"/>
        </w:rPr>
      </w:pPr>
      <w:r w:rsidRPr="00037850">
        <w:rPr>
          <w:b/>
          <w:bCs/>
          <w:lang w:val="en-US"/>
        </w:rPr>
        <w:t>XGBoost:</w:t>
      </w:r>
      <w:r w:rsidRPr="00037850">
        <w:rPr>
          <w:lang w:val="en-US"/>
        </w:rPr>
        <w:t xml:space="preserve"> 200 cây, tốc độ học learning_rate</w:t>
      </w:r>
      <w:r w:rsidR="001F171D">
        <w:rPr>
          <w:lang w:val="en-US"/>
        </w:rPr>
        <w:t xml:space="preserve"> </w:t>
      </w:r>
      <w:r w:rsidRPr="00037850">
        <w:rPr>
          <w:lang w:val="en-US"/>
        </w:rPr>
        <w:t>=</w:t>
      </w:r>
      <w:r w:rsidR="001F171D">
        <w:rPr>
          <w:lang w:val="en-US"/>
        </w:rPr>
        <w:t xml:space="preserve"> </w:t>
      </w:r>
      <w:r w:rsidRPr="00037850">
        <w:rPr>
          <w:lang w:val="en-US"/>
        </w:rPr>
        <w:t>0.1 và độ sâu tối đa max_depth</w:t>
      </w:r>
      <w:r w:rsidR="001F171D">
        <w:rPr>
          <w:lang w:val="en-US"/>
        </w:rPr>
        <w:t xml:space="preserve"> </w:t>
      </w:r>
      <w:r w:rsidRPr="00037850">
        <w:rPr>
          <w:lang w:val="en-US"/>
        </w:rPr>
        <w:t>=</w:t>
      </w:r>
      <w:r w:rsidR="001F171D">
        <w:rPr>
          <w:lang w:val="en-US"/>
        </w:rPr>
        <w:t xml:space="preserve"> </w:t>
      </w:r>
      <w:r w:rsidRPr="00037850">
        <w:rPr>
          <w:lang w:val="en-US"/>
        </w:rPr>
        <w:t>5 nhằm kiểm soát độ phức tạp, tránh overfitting.</w:t>
      </w:r>
    </w:p>
    <w:p w14:paraId="6E220335" w14:textId="33282DFE" w:rsidR="00285AB6" w:rsidRDefault="00037850" w:rsidP="00C353FC">
      <w:pPr>
        <w:jc w:val="both"/>
        <w:rPr>
          <w:lang w:val="en-US"/>
        </w:rPr>
      </w:pPr>
      <w:r w:rsidRPr="00037850">
        <w:rPr>
          <w:lang w:val="en-US"/>
        </w:rPr>
        <w:t>Cả ba mô hình đều đặt random_state cố định để đảm bảo kết quả có thể tái lập.</w:t>
      </w:r>
    </w:p>
    <w:p w14:paraId="26A7016A" w14:textId="77777777" w:rsidR="00AF29AD" w:rsidRPr="00AF29AD" w:rsidRDefault="00AF29AD" w:rsidP="00C353FC">
      <w:pPr>
        <w:jc w:val="both"/>
        <w:rPr>
          <w:lang w:val="en-US"/>
        </w:rPr>
      </w:pPr>
    </w:p>
    <w:p w14:paraId="0FE68623" w14:textId="59676F1C" w:rsidR="009D2ECE" w:rsidRPr="00E14AB5" w:rsidRDefault="00B10FC6" w:rsidP="00C353FC">
      <w:pPr>
        <w:pStyle w:val="ListParagraph"/>
        <w:numPr>
          <w:ilvl w:val="0"/>
          <w:numId w:val="4"/>
        </w:numPr>
        <w:ind w:left="0"/>
        <w:jc w:val="both"/>
        <w:rPr>
          <w:b/>
          <w:bCs/>
          <w:lang w:val="en-US"/>
        </w:rPr>
      </w:pPr>
      <w:r w:rsidRPr="009F5907">
        <w:rPr>
          <w:b/>
          <w:bCs/>
          <w:lang w:val="en-US"/>
        </w:rPr>
        <w:t>Kết quả huấn luyệ</w:t>
      </w:r>
      <w:r w:rsidR="00E14AB5">
        <w:rPr>
          <w:b/>
          <w:bCs/>
          <w:lang w:val="en-US"/>
        </w:rPr>
        <w:t>n</w:t>
      </w:r>
    </w:p>
    <w:p w14:paraId="0E0B2E54" w14:textId="51FB9FF0" w:rsidR="00ED01DB" w:rsidRPr="002E6522" w:rsidRDefault="00ED01DB" w:rsidP="00C353FC">
      <w:pPr>
        <w:ind w:firstLine="720"/>
        <w:jc w:val="both"/>
        <w:rPr>
          <w:lang w:val="en-US"/>
        </w:rPr>
      </w:pPr>
      <w:r w:rsidRPr="002E6522">
        <w:t>Sau khi huấn luyện, ba mô hình được đánh giá trên tập test dựa trên các chỉ số Accuracy, Precision, Recall, F1-score và AUC. Kết quả được trình bày trong bảng và biểu đồ dưới đây.</w:t>
      </w:r>
    </w:p>
    <w:p w14:paraId="73837EAF" w14:textId="77777777" w:rsidR="00ED01DB" w:rsidRPr="00ED01DB" w:rsidRDefault="00ED01DB" w:rsidP="00C353FC">
      <w:pPr>
        <w:jc w:val="both"/>
        <w:rPr>
          <w:b/>
          <w:bCs/>
          <w:lang w:val="en-US"/>
        </w:rPr>
      </w:pPr>
    </w:p>
    <w:tbl>
      <w:tblPr>
        <w:tblStyle w:val="TableGrid"/>
        <w:tblW w:w="9084" w:type="dxa"/>
        <w:tblLook w:val="04A0" w:firstRow="1" w:lastRow="0" w:firstColumn="1" w:lastColumn="0" w:noHBand="0" w:noVBand="1"/>
      </w:tblPr>
      <w:tblGrid>
        <w:gridCol w:w="2382"/>
        <w:gridCol w:w="1270"/>
        <w:gridCol w:w="1450"/>
        <w:gridCol w:w="1383"/>
        <w:gridCol w:w="1362"/>
        <w:gridCol w:w="1237"/>
      </w:tblGrid>
      <w:tr w:rsidR="00E8509B" w:rsidRPr="006049BF" w14:paraId="31C1771D" w14:textId="77777777" w:rsidTr="00AE5558">
        <w:trPr>
          <w:trHeight w:val="300"/>
        </w:trPr>
        <w:tc>
          <w:tcPr>
            <w:tcW w:w="2405" w:type="dxa"/>
          </w:tcPr>
          <w:p w14:paraId="39740035" w14:textId="5E43E441" w:rsidR="00E8509B" w:rsidRPr="006049BF" w:rsidRDefault="006049BF" w:rsidP="00C353FC">
            <w:pPr>
              <w:jc w:val="center"/>
              <w:rPr>
                <w:b/>
                <w:bCs/>
                <w:lang w:val="en-US"/>
              </w:rPr>
            </w:pPr>
            <w:r>
              <w:rPr>
                <w:b/>
                <w:bCs/>
                <w:lang w:val="en-US"/>
              </w:rPr>
              <w:t>Mô hình</w:t>
            </w:r>
          </w:p>
        </w:tc>
        <w:tc>
          <w:tcPr>
            <w:tcW w:w="1212" w:type="dxa"/>
          </w:tcPr>
          <w:p w14:paraId="3238D0CA" w14:textId="30A42CE3" w:rsidR="00E8509B" w:rsidRPr="006049BF" w:rsidRDefault="0001018A" w:rsidP="00C353FC">
            <w:pPr>
              <w:jc w:val="center"/>
              <w:rPr>
                <w:b/>
                <w:bCs/>
                <w:lang w:val="en-US"/>
              </w:rPr>
            </w:pPr>
            <w:r>
              <w:rPr>
                <w:b/>
                <w:bCs/>
                <w:lang w:val="en-US"/>
              </w:rPr>
              <w:t>A</w:t>
            </w:r>
            <w:r w:rsidR="006049BF">
              <w:rPr>
                <w:b/>
                <w:bCs/>
                <w:lang w:val="en-US"/>
              </w:rPr>
              <w:t>cc</w:t>
            </w:r>
            <w:r>
              <w:rPr>
                <w:b/>
                <w:bCs/>
                <w:lang w:val="en-US"/>
              </w:rPr>
              <w:t>uracy</w:t>
            </w:r>
          </w:p>
        </w:tc>
        <w:tc>
          <w:tcPr>
            <w:tcW w:w="1455" w:type="dxa"/>
          </w:tcPr>
          <w:p w14:paraId="48AE9F90" w14:textId="255AD1EA" w:rsidR="00E8509B" w:rsidRPr="006049BF" w:rsidRDefault="002914E3" w:rsidP="00C353FC">
            <w:pPr>
              <w:jc w:val="center"/>
              <w:rPr>
                <w:b/>
                <w:bCs/>
                <w:lang w:val="en-US"/>
              </w:rPr>
            </w:pPr>
            <w:r>
              <w:rPr>
                <w:b/>
                <w:bCs/>
                <w:lang w:val="en-US"/>
              </w:rPr>
              <w:t>Precision</w:t>
            </w:r>
          </w:p>
        </w:tc>
        <w:tc>
          <w:tcPr>
            <w:tcW w:w="1394" w:type="dxa"/>
          </w:tcPr>
          <w:p w14:paraId="6E2C2A68" w14:textId="2833C27E" w:rsidR="00E8509B" w:rsidRPr="006049BF" w:rsidRDefault="002914E3" w:rsidP="00C353FC">
            <w:pPr>
              <w:jc w:val="center"/>
              <w:rPr>
                <w:b/>
                <w:bCs/>
                <w:lang w:val="en-US"/>
              </w:rPr>
            </w:pPr>
            <w:r>
              <w:rPr>
                <w:b/>
                <w:bCs/>
                <w:lang w:val="en-US"/>
              </w:rPr>
              <w:t>Recall</w:t>
            </w:r>
          </w:p>
        </w:tc>
        <w:tc>
          <w:tcPr>
            <w:tcW w:w="1373" w:type="dxa"/>
          </w:tcPr>
          <w:p w14:paraId="2F63C27B" w14:textId="46CAACF2" w:rsidR="00E8509B" w:rsidRPr="006049BF" w:rsidRDefault="00370CDE" w:rsidP="00C353FC">
            <w:pPr>
              <w:jc w:val="center"/>
              <w:rPr>
                <w:b/>
                <w:bCs/>
                <w:lang w:val="en-US"/>
              </w:rPr>
            </w:pPr>
            <w:r>
              <w:rPr>
                <w:b/>
                <w:bCs/>
                <w:lang w:val="en-US"/>
              </w:rPr>
              <w:t>F1-score</w:t>
            </w:r>
          </w:p>
        </w:tc>
        <w:tc>
          <w:tcPr>
            <w:tcW w:w="1245" w:type="dxa"/>
          </w:tcPr>
          <w:p w14:paraId="2128B556" w14:textId="7E3E21D0" w:rsidR="00E8509B" w:rsidRPr="006049BF" w:rsidRDefault="00370CDE" w:rsidP="00C353FC">
            <w:pPr>
              <w:jc w:val="center"/>
              <w:rPr>
                <w:b/>
                <w:bCs/>
                <w:lang w:val="en-US"/>
              </w:rPr>
            </w:pPr>
            <w:r>
              <w:rPr>
                <w:b/>
                <w:bCs/>
                <w:lang w:val="en-US"/>
              </w:rPr>
              <w:t>AUC</w:t>
            </w:r>
          </w:p>
        </w:tc>
      </w:tr>
      <w:tr w:rsidR="00E8509B" w:rsidRPr="006049BF" w14:paraId="47890E27" w14:textId="77777777" w:rsidTr="00AE5558">
        <w:trPr>
          <w:trHeight w:val="288"/>
        </w:trPr>
        <w:tc>
          <w:tcPr>
            <w:tcW w:w="2405" w:type="dxa"/>
            <w:shd w:val="clear" w:color="auto" w:fill="BBDEFB"/>
          </w:tcPr>
          <w:p w14:paraId="66036953" w14:textId="12B7C94C" w:rsidR="00E8509B" w:rsidRPr="002154A2" w:rsidRDefault="00370CDE" w:rsidP="00C353FC">
            <w:pPr>
              <w:jc w:val="both"/>
              <w:rPr>
                <w:b/>
                <w:bCs/>
                <w:lang w:val="en-US"/>
              </w:rPr>
            </w:pPr>
            <w:r w:rsidRPr="002154A2">
              <w:rPr>
                <w:b/>
                <w:bCs/>
              </w:rPr>
              <w:t>Logistic Regression</w:t>
            </w:r>
          </w:p>
        </w:tc>
        <w:tc>
          <w:tcPr>
            <w:tcW w:w="1212" w:type="dxa"/>
            <w:shd w:val="clear" w:color="auto" w:fill="BBDEFB"/>
          </w:tcPr>
          <w:p w14:paraId="2BEC9488" w14:textId="6DAF2362" w:rsidR="00E8509B" w:rsidRPr="002154A2" w:rsidRDefault="00E57F6E" w:rsidP="00C353FC">
            <w:pPr>
              <w:jc w:val="center"/>
              <w:rPr>
                <w:b/>
                <w:bCs/>
                <w:lang w:val="en-US"/>
              </w:rPr>
            </w:pPr>
            <w:r w:rsidRPr="002154A2">
              <w:rPr>
                <w:b/>
                <w:bCs/>
                <w:lang w:val="en-US"/>
              </w:rPr>
              <w:t>0.</w:t>
            </w:r>
            <w:r w:rsidR="008E39AE" w:rsidRPr="002154A2">
              <w:rPr>
                <w:b/>
                <w:bCs/>
                <w:lang w:val="en-US"/>
              </w:rPr>
              <w:t>8448</w:t>
            </w:r>
          </w:p>
        </w:tc>
        <w:tc>
          <w:tcPr>
            <w:tcW w:w="1455" w:type="dxa"/>
            <w:shd w:val="clear" w:color="auto" w:fill="BBDEFB"/>
          </w:tcPr>
          <w:p w14:paraId="2E0AF728" w14:textId="12E237A8" w:rsidR="00E8509B" w:rsidRPr="002154A2" w:rsidRDefault="008E39AE" w:rsidP="00C353FC">
            <w:pPr>
              <w:jc w:val="center"/>
              <w:rPr>
                <w:b/>
                <w:bCs/>
                <w:lang w:val="en-US"/>
              </w:rPr>
            </w:pPr>
            <w:r w:rsidRPr="002154A2">
              <w:rPr>
                <w:b/>
                <w:bCs/>
                <w:lang w:val="en-US"/>
              </w:rPr>
              <w:t>0.8583</w:t>
            </w:r>
          </w:p>
        </w:tc>
        <w:tc>
          <w:tcPr>
            <w:tcW w:w="1394" w:type="dxa"/>
            <w:shd w:val="clear" w:color="auto" w:fill="BBDEFB"/>
          </w:tcPr>
          <w:p w14:paraId="75B87386" w14:textId="02ECEAA0" w:rsidR="00E8509B" w:rsidRPr="002154A2" w:rsidRDefault="00ED5478" w:rsidP="00C353FC">
            <w:pPr>
              <w:jc w:val="center"/>
              <w:rPr>
                <w:b/>
                <w:bCs/>
                <w:lang w:val="en-US"/>
              </w:rPr>
            </w:pPr>
            <w:r w:rsidRPr="002154A2">
              <w:rPr>
                <w:b/>
                <w:bCs/>
                <w:lang w:val="en-US"/>
              </w:rPr>
              <w:t>0.8804</w:t>
            </w:r>
          </w:p>
        </w:tc>
        <w:tc>
          <w:tcPr>
            <w:tcW w:w="1373" w:type="dxa"/>
            <w:shd w:val="clear" w:color="auto" w:fill="BBDEFB"/>
          </w:tcPr>
          <w:p w14:paraId="4034CC26" w14:textId="3363A3C9" w:rsidR="00E8509B" w:rsidRPr="002154A2" w:rsidRDefault="00ED5478" w:rsidP="00C353FC">
            <w:pPr>
              <w:jc w:val="center"/>
              <w:rPr>
                <w:b/>
                <w:bCs/>
                <w:lang w:val="en-US"/>
              </w:rPr>
            </w:pPr>
            <w:r w:rsidRPr="002154A2">
              <w:rPr>
                <w:b/>
                <w:bCs/>
                <w:lang w:val="en-US"/>
              </w:rPr>
              <w:t>0.8692</w:t>
            </w:r>
          </w:p>
        </w:tc>
        <w:tc>
          <w:tcPr>
            <w:tcW w:w="1245" w:type="dxa"/>
            <w:shd w:val="clear" w:color="auto" w:fill="BBDEFB"/>
          </w:tcPr>
          <w:p w14:paraId="44889A02" w14:textId="0B89ED2D" w:rsidR="00E8509B" w:rsidRPr="002154A2" w:rsidRDefault="00493B40" w:rsidP="00C353FC">
            <w:pPr>
              <w:jc w:val="center"/>
              <w:rPr>
                <w:b/>
                <w:bCs/>
                <w:lang w:val="en-US"/>
              </w:rPr>
            </w:pPr>
            <w:r w:rsidRPr="002154A2">
              <w:rPr>
                <w:b/>
                <w:bCs/>
                <w:lang w:val="en-US"/>
              </w:rPr>
              <w:t>0.91</w:t>
            </w:r>
            <w:r w:rsidR="005926A9" w:rsidRPr="002154A2">
              <w:rPr>
                <w:b/>
                <w:bCs/>
                <w:lang w:val="en-US"/>
              </w:rPr>
              <w:t>84</w:t>
            </w:r>
          </w:p>
        </w:tc>
      </w:tr>
      <w:tr w:rsidR="00E8509B" w:rsidRPr="006049BF" w14:paraId="733B38E7" w14:textId="77777777" w:rsidTr="00AE5558">
        <w:trPr>
          <w:trHeight w:val="300"/>
        </w:trPr>
        <w:tc>
          <w:tcPr>
            <w:tcW w:w="2405" w:type="dxa"/>
          </w:tcPr>
          <w:p w14:paraId="6FF0B652" w14:textId="41FC374C" w:rsidR="00E8509B" w:rsidRPr="006049BF" w:rsidRDefault="00370CDE" w:rsidP="00C353FC">
            <w:pPr>
              <w:jc w:val="both"/>
              <w:rPr>
                <w:lang w:val="en-US"/>
              </w:rPr>
            </w:pPr>
            <w:r w:rsidRPr="00E506C7">
              <w:t>Random Forest</w:t>
            </w:r>
          </w:p>
        </w:tc>
        <w:tc>
          <w:tcPr>
            <w:tcW w:w="1212" w:type="dxa"/>
          </w:tcPr>
          <w:p w14:paraId="008F64EC" w14:textId="3B0D93BE" w:rsidR="00E8509B" w:rsidRPr="006049BF" w:rsidRDefault="006911E4" w:rsidP="00C353FC">
            <w:pPr>
              <w:jc w:val="center"/>
              <w:rPr>
                <w:lang w:val="en-US"/>
              </w:rPr>
            </w:pPr>
            <w:r>
              <w:rPr>
                <w:lang w:val="en-US"/>
              </w:rPr>
              <w:t>0.8409</w:t>
            </w:r>
          </w:p>
        </w:tc>
        <w:tc>
          <w:tcPr>
            <w:tcW w:w="1455" w:type="dxa"/>
          </w:tcPr>
          <w:p w14:paraId="181F7266" w14:textId="225739D2" w:rsidR="00E8509B" w:rsidRPr="006049BF" w:rsidRDefault="0041289E" w:rsidP="00C353FC">
            <w:pPr>
              <w:jc w:val="center"/>
              <w:rPr>
                <w:lang w:val="en-US"/>
              </w:rPr>
            </w:pPr>
            <w:r>
              <w:rPr>
                <w:lang w:val="en-US"/>
              </w:rPr>
              <w:t>0.8523</w:t>
            </w:r>
          </w:p>
        </w:tc>
        <w:tc>
          <w:tcPr>
            <w:tcW w:w="1394" w:type="dxa"/>
          </w:tcPr>
          <w:p w14:paraId="09748388" w14:textId="7554C659" w:rsidR="00E8509B" w:rsidRPr="006049BF" w:rsidRDefault="0041289E" w:rsidP="00C353FC">
            <w:pPr>
              <w:jc w:val="center"/>
              <w:rPr>
                <w:lang w:val="en-US"/>
              </w:rPr>
            </w:pPr>
            <w:r>
              <w:rPr>
                <w:lang w:val="en-US"/>
              </w:rPr>
              <w:t>0.8810</w:t>
            </w:r>
          </w:p>
        </w:tc>
        <w:tc>
          <w:tcPr>
            <w:tcW w:w="1373" w:type="dxa"/>
          </w:tcPr>
          <w:p w14:paraId="55E6BA88" w14:textId="71BB5A3F" w:rsidR="00E8509B" w:rsidRPr="006049BF" w:rsidRDefault="0041289E" w:rsidP="00C353FC">
            <w:pPr>
              <w:jc w:val="center"/>
              <w:rPr>
                <w:lang w:val="en-US"/>
              </w:rPr>
            </w:pPr>
            <w:r>
              <w:rPr>
                <w:lang w:val="en-US"/>
              </w:rPr>
              <w:t>0.866</w:t>
            </w:r>
            <w:r w:rsidR="00720E12">
              <w:rPr>
                <w:lang w:val="en-US"/>
              </w:rPr>
              <w:t>4</w:t>
            </w:r>
          </w:p>
        </w:tc>
        <w:tc>
          <w:tcPr>
            <w:tcW w:w="1245" w:type="dxa"/>
          </w:tcPr>
          <w:p w14:paraId="0F8EC57E" w14:textId="56E241E7" w:rsidR="00E8509B" w:rsidRPr="006049BF" w:rsidRDefault="00720E12" w:rsidP="00C353FC">
            <w:pPr>
              <w:jc w:val="center"/>
              <w:rPr>
                <w:lang w:val="en-US"/>
              </w:rPr>
            </w:pPr>
            <w:r>
              <w:rPr>
                <w:lang w:val="en-US"/>
              </w:rPr>
              <w:t>0.9151</w:t>
            </w:r>
          </w:p>
        </w:tc>
      </w:tr>
      <w:tr w:rsidR="00E8509B" w:rsidRPr="006049BF" w14:paraId="393D856A" w14:textId="77777777" w:rsidTr="00AE5558">
        <w:trPr>
          <w:trHeight w:val="300"/>
        </w:trPr>
        <w:tc>
          <w:tcPr>
            <w:tcW w:w="2405" w:type="dxa"/>
          </w:tcPr>
          <w:p w14:paraId="4202F6B8" w14:textId="71D75DCB" w:rsidR="00E8509B" w:rsidRPr="006049BF" w:rsidRDefault="00370CDE" w:rsidP="00C353FC">
            <w:pPr>
              <w:jc w:val="both"/>
              <w:rPr>
                <w:lang w:val="en-US"/>
              </w:rPr>
            </w:pPr>
            <w:r w:rsidRPr="00E506C7">
              <w:t>XGBoost</w:t>
            </w:r>
          </w:p>
        </w:tc>
        <w:tc>
          <w:tcPr>
            <w:tcW w:w="1212" w:type="dxa"/>
          </w:tcPr>
          <w:p w14:paraId="06BFD3FA" w14:textId="70F90988" w:rsidR="00E8509B" w:rsidRPr="006049BF" w:rsidRDefault="006911E4" w:rsidP="00C353FC">
            <w:pPr>
              <w:jc w:val="center"/>
              <w:rPr>
                <w:lang w:val="en-US"/>
              </w:rPr>
            </w:pPr>
            <w:r>
              <w:rPr>
                <w:lang w:val="en-US"/>
              </w:rPr>
              <w:t>0.8395</w:t>
            </w:r>
          </w:p>
        </w:tc>
        <w:tc>
          <w:tcPr>
            <w:tcW w:w="1455" w:type="dxa"/>
          </w:tcPr>
          <w:p w14:paraId="0833DD37" w14:textId="02D15E6C" w:rsidR="00E8509B" w:rsidRPr="006049BF" w:rsidRDefault="00720E12" w:rsidP="00C353FC">
            <w:pPr>
              <w:jc w:val="center"/>
              <w:rPr>
                <w:lang w:val="en-US"/>
              </w:rPr>
            </w:pPr>
            <w:r>
              <w:rPr>
                <w:lang w:val="en-US"/>
              </w:rPr>
              <w:t>0.8547</w:t>
            </w:r>
          </w:p>
        </w:tc>
        <w:tc>
          <w:tcPr>
            <w:tcW w:w="1394" w:type="dxa"/>
          </w:tcPr>
          <w:p w14:paraId="48BA2DB8" w14:textId="7CA078CF" w:rsidR="00E8509B" w:rsidRPr="006049BF" w:rsidRDefault="00720E12" w:rsidP="00C353FC">
            <w:pPr>
              <w:jc w:val="center"/>
              <w:rPr>
                <w:lang w:val="en-US"/>
              </w:rPr>
            </w:pPr>
            <w:r>
              <w:rPr>
                <w:lang w:val="en-US"/>
              </w:rPr>
              <w:t>0.8745</w:t>
            </w:r>
          </w:p>
        </w:tc>
        <w:tc>
          <w:tcPr>
            <w:tcW w:w="1373" w:type="dxa"/>
          </w:tcPr>
          <w:p w14:paraId="2978C22A" w14:textId="2DF2EF0C" w:rsidR="00E8509B" w:rsidRPr="006049BF" w:rsidRDefault="00720E12" w:rsidP="00C353FC">
            <w:pPr>
              <w:jc w:val="center"/>
              <w:rPr>
                <w:lang w:val="en-US"/>
              </w:rPr>
            </w:pPr>
            <w:r>
              <w:rPr>
                <w:lang w:val="en-US"/>
              </w:rPr>
              <w:t>0.86</w:t>
            </w:r>
            <w:r w:rsidR="002154A2">
              <w:rPr>
                <w:lang w:val="en-US"/>
              </w:rPr>
              <w:t>45</w:t>
            </w:r>
          </w:p>
        </w:tc>
        <w:tc>
          <w:tcPr>
            <w:tcW w:w="1245" w:type="dxa"/>
          </w:tcPr>
          <w:p w14:paraId="18BD8254" w14:textId="1252FFD3" w:rsidR="00E8509B" w:rsidRPr="006049BF" w:rsidRDefault="002154A2" w:rsidP="00C353FC">
            <w:pPr>
              <w:keepNext/>
              <w:jc w:val="center"/>
              <w:rPr>
                <w:lang w:val="en-US"/>
              </w:rPr>
            </w:pPr>
            <w:r>
              <w:rPr>
                <w:lang w:val="en-US"/>
              </w:rPr>
              <w:t>0.9170</w:t>
            </w:r>
          </w:p>
        </w:tc>
      </w:tr>
    </w:tbl>
    <w:p w14:paraId="15CB05C1" w14:textId="697684A6" w:rsidR="00A54879" w:rsidRPr="00163080" w:rsidRDefault="009D24C5" w:rsidP="00C353FC">
      <w:pPr>
        <w:pStyle w:val="Caption"/>
        <w:jc w:val="center"/>
        <w:rPr>
          <w:b/>
          <w:bCs/>
          <w:color w:val="000000" w:themeColor="text1"/>
          <w:sz w:val="26"/>
          <w:szCs w:val="26"/>
          <w:lang w:val="en-US"/>
        </w:rPr>
      </w:pPr>
      <w:bookmarkStart w:id="37" w:name="_Toc230329662"/>
      <w:r w:rsidRPr="00F71707">
        <w:rPr>
          <w:color w:val="000000" w:themeColor="text1"/>
          <w:sz w:val="26"/>
          <w:szCs w:val="26"/>
        </w:rPr>
        <w:t>Bảng</w:t>
      </w:r>
      <w:r w:rsidR="007E4DCB" w:rsidRPr="00F71707">
        <w:rPr>
          <w:color w:val="000000" w:themeColor="text1"/>
          <w:sz w:val="26"/>
          <w:szCs w:val="26"/>
        </w:rPr>
        <w:t xml:space="preserve"> </w:t>
      </w:r>
      <w:r w:rsidR="007E4DCB" w:rsidRPr="00F71707">
        <w:rPr>
          <w:color w:val="000000" w:themeColor="text1"/>
          <w:sz w:val="26"/>
          <w:szCs w:val="26"/>
        </w:rPr>
        <w:fldChar w:fldCharType="begin"/>
      </w:r>
      <w:r w:rsidR="007E4DCB" w:rsidRPr="00F71707">
        <w:rPr>
          <w:color w:val="000000" w:themeColor="text1"/>
          <w:sz w:val="26"/>
          <w:szCs w:val="26"/>
        </w:rPr>
        <w:instrText xml:space="preserve"> SEQ Table \* ARABIC </w:instrText>
      </w:r>
      <w:r w:rsidR="007E4DCB" w:rsidRPr="00F71707">
        <w:rPr>
          <w:color w:val="000000" w:themeColor="text1"/>
          <w:sz w:val="26"/>
          <w:szCs w:val="26"/>
        </w:rPr>
        <w:fldChar w:fldCharType="separate"/>
      </w:r>
      <w:r w:rsidR="00D06403">
        <w:rPr>
          <w:noProof/>
          <w:color w:val="000000" w:themeColor="text1"/>
          <w:sz w:val="26"/>
          <w:szCs w:val="26"/>
        </w:rPr>
        <w:t>5</w:t>
      </w:r>
      <w:r w:rsidR="007E4DCB" w:rsidRPr="00F71707">
        <w:rPr>
          <w:color w:val="000000" w:themeColor="text1"/>
          <w:sz w:val="26"/>
          <w:szCs w:val="26"/>
        </w:rPr>
        <w:fldChar w:fldCharType="end"/>
      </w:r>
      <w:r w:rsidRPr="00F71707">
        <w:rPr>
          <w:color w:val="000000" w:themeColor="text1"/>
          <w:sz w:val="26"/>
          <w:szCs w:val="26"/>
        </w:rPr>
        <w:t xml:space="preserve">: Kết quả </w:t>
      </w:r>
      <w:r w:rsidR="00934300" w:rsidRPr="00934300">
        <w:rPr>
          <w:color w:val="000000" w:themeColor="text1"/>
          <w:sz w:val="26"/>
          <w:szCs w:val="26"/>
        </w:rPr>
        <w:t>đánh giá các mô hình phân loại trên tập test</w:t>
      </w:r>
      <w:bookmarkEnd w:id="37"/>
    </w:p>
    <w:p w14:paraId="40BCF5E4" w14:textId="77777777" w:rsidR="00047C58" w:rsidRDefault="002E7BDF" w:rsidP="00C353FC">
      <w:pPr>
        <w:keepNext/>
        <w:jc w:val="both"/>
      </w:pPr>
      <w:r w:rsidRPr="002E7BDF">
        <w:rPr>
          <w:b/>
          <w:bCs/>
          <w:noProof/>
          <w:lang w:val="en-US"/>
        </w:rPr>
        <w:lastRenderedPageBreak/>
        <w:drawing>
          <wp:inline distT="0" distB="0" distL="0" distR="0" wp14:anchorId="2957D0BF" wp14:editId="4E3ADD9F">
            <wp:extent cx="5639774" cy="3394710"/>
            <wp:effectExtent l="19050" t="19050" r="18415" b="15240"/>
            <wp:docPr id="13468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14403" name=""/>
                    <pic:cNvPicPr/>
                  </pic:nvPicPr>
                  <pic:blipFill>
                    <a:blip r:embed="rId24"/>
                    <a:stretch>
                      <a:fillRect/>
                    </a:stretch>
                  </pic:blipFill>
                  <pic:spPr>
                    <a:xfrm>
                      <a:off x="0" y="0"/>
                      <a:ext cx="5643230" cy="3396790"/>
                    </a:xfrm>
                    <a:prstGeom prst="rect">
                      <a:avLst/>
                    </a:prstGeom>
                    <a:ln>
                      <a:solidFill>
                        <a:schemeClr val="tx1"/>
                      </a:solidFill>
                    </a:ln>
                  </pic:spPr>
                </pic:pic>
              </a:graphicData>
            </a:graphic>
          </wp:inline>
        </w:drawing>
      </w:r>
    </w:p>
    <w:p w14:paraId="1C57F39F" w14:textId="1A19A23A" w:rsidR="00285AB6" w:rsidRPr="00833AA7" w:rsidRDefault="00833AA7" w:rsidP="00C353FC">
      <w:pPr>
        <w:pStyle w:val="Caption"/>
        <w:jc w:val="center"/>
        <w:rPr>
          <w:b/>
          <w:bCs/>
          <w:color w:val="000000" w:themeColor="text1"/>
          <w:sz w:val="26"/>
          <w:szCs w:val="26"/>
          <w:lang w:val="en-US"/>
        </w:rPr>
      </w:pPr>
      <w:bookmarkStart w:id="38" w:name="_Toc230335468"/>
      <w:r w:rsidRPr="00833AA7">
        <w:rPr>
          <w:color w:val="000000" w:themeColor="text1"/>
          <w:sz w:val="26"/>
          <w:szCs w:val="26"/>
        </w:rPr>
        <w:t>Hình</w:t>
      </w:r>
      <w:r w:rsidR="00047C58" w:rsidRPr="00833AA7">
        <w:rPr>
          <w:color w:val="000000" w:themeColor="text1"/>
          <w:sz w:val="26"/>
          <w:szCs w:val="26"/>
        </w:rPr>
        <w:t xml:space="preserve"> </w:t>
      </w:r>
      <w:r w:rsidR="00047C58" w:rsidRPr="00833AA7">
        <w:rPr>
          <w:color w:val="000000" w:themeColor="text1"/>
          <w:sz w:val="26"/>
          <w:szCs w:val="26"/>
        </w:rPr>
        <w:fldChar w:fldCharType="begin"/>
      </w:r>
      <w:r w:rsidR="00047C58" w:rsidRPr="00833AA7">
        <w:rPr>
          <w:color w:val="000000" w:themeColor="text1"/>
          <w:sz w:val="26"/>
          <w:szCs w:val="26"/>
        </w:rPr>
        <w:instrText xml:space="preserve"> SEQ Figure \* ARABIC </w:instrText>
      </w:r>
      <w:r w:rsidR="00047C58" w:rsidRPr="00833AA7">
        <w:rPr>
          <w:color w:val="000000" w:themeColor="text1"/>
          <w:sz w:val="26"/>
          <w:szCs w:val="26"/>
        </w:rPr>
        <w:fldChar w:fldCharType="separate"/>
      </w:r>
      <w:r w:rsidR="00A05C86">
        <w:rPr>
          <w:noProof/>
          <w:color w:val="000000" w:themeColor="text1"/>
          <w:sz w:val="26"/>
          <w:szCs w:val="26"/>
        </w:rPr>
        <w:t>12</w:t>
      </w:r>
      <w:r w:rsidR="00047C58" w:rsidRPr="00833AA7">
        <w:rPr>
          <w:color w:val="000000" w:themeColor="text1"/>
          <w:sz w:val="26"/>
          <w:szCs w:val="26"/>
        </w:rPr>
        <w:fldChar w:fldCharType="end"/>
      </w:r>
      <w:r w:rsidR="00047C58" w:rsidRPr="00833AA7">
        <w:rPr>
          <w:color w:val="000000" w:themeColor="text1"/>
          <w:sz w:val="26"/>
          <w:szCs w:val="26"/>
        </w:rPr>
        <w:t xml:space="preserve">: </w:t>
      </w:r>
      <w:r w:rsidRPr="00833AA7">
        <w:rPr>
          <w:color w:val="000000" w:themeColor="text1"/>
          <w:sz w:val="26"/>
          <w:szCs w:val="26"/>
        </w:rPr>
        <w:t>Biểu đồ so sánh hiệu suất các mô hình</w:t>
      </w:r>
      <w:bookmarkEnd w:id="38"/>
    </w:p>
    <w:p w14:paraId="3286CDAC" w14:textId="77777777" w:rsidR="00EB7A6C" w:rsidRPr="00D103E7" w:rsidRDefault="00B04EF1" w:rsidP="00C353FC">
      <w:pPr>
        <w:ind w:firstLine="720"/>
        <w:jc w:val="both"/>
        <w:rPr>
          <w:lang w:val="en-US"/>
        </w:rPr>
      </w:pPr>
      <w:r w:rsidRPr="00B04EF1">
        <w:rPr>
          <w:lang w:val="en-US"/>
        </w:rPr>
        <w:t>Nhìn chung, cả ba mô hình đều cho kết quả tốt và khá tương đồng nhau trên tất cả các chỉ số</w:t>
      </w:r>
      <w:r w:rsidRPr="00D103E7">
        <w:rPr>
          <w:lang w:val="en-US"/>
        </w:rPr>
        <w:t xml:space="preserve">. Logistic Regression đạt kết quả cao nhất về Accuracy (0,8448), F1-score (0,8692) và AUC (0,9184), đồng thời có Precision (0,8583) và Recall (0,8804) cân bằng hơn so với hai mô hình còn lại. </w:t>
      </w:r>
    </w:p>
    <w:p w14:paraId="7BD7CBE5" w14:textId="77777777" w:rsidR="00A2403A" w:rsidRPr="00D103E7" w:rsidRDefault="00A2403A" w:rsidP="00C353FC">
      <w:pPr>
        <w:ind w:firstLine="720"/>
        <w:jc w:val="both"/>
        <w:rPr>
          <w:lang w:val="en-US"/>
        </w:rPr>
      </w:pPr>
    </w:p>
    <w:p w14:paraId="65B737BC" w14:textId="77777777" w:rsidR="000539C6" w:rsidRDefault="00B04EF1" w:rsidP="00C353FC">
      <w:pPr>
        <w:ind w:firstLine="720"/>
        <w:jc w:val="both"/>
        <w:rPr>
          <w:lang w:val="en-US"/>
        </w:rPr>
      </w:pPr>
      <w:r w:rsidRPr="00D103E7">
        <w:rPr>
          <w:lang w:val="en-US"/>
        </w:rPr>
        <w:t>Random Forest có Recall cao nhất trong ba mô hình (0,8810), cho thấy khả năng phát hiện các trường hợp trầm cảm thực tế tốt hơn, tuy nhiên Precision lại thấp nhất (0,8523). XGBoost có</w:t>
      </w:r>
      <w:r w:rsidRPr="00B04EF1">
        <w:rPr>
          <w:lang w:val="en-US"/>
        </w:rPr>
        <w:t xml:space="preserve"> Precision cao hơn Random Forest (0,8547) nhưng Recall thấp nhất (0,8745), cho thấy mô hình này có xu hướng dự đoán thận trọng hơn.</w:t>
      </w:r>
      <w:r w:rsidR="000539C6">
        <w:rPr>
          <w:lang w:val="en-US"/>
        </w:rPr>
        <w:t xml:space="preserve"> </w:t>
      </w:r>
      <w:r w:rsidRPr="00B04EF1">
        <w:rPr>
          <w:lang w:val="en-US"/>
        </w:rPr>
        <w:t xml:space="preserve">Cả ba mô hình đều đạt AUC trên 0,91 khẳng định rằng các đặc trưng trong bộ dữ liệu có giá trị dự đoán tốt. </w:t>
      </w:r>
    </w:p>
    <w:p w14:paraId="1DCEEEAA" w14:textId="0CA3AD79" w:rsidR="00A54879" w:rsidRPr="00C112A1" w:rsidRDefault="00D103E7" w:rsidP="00C353FC">
      <w:pPr>
        <w:ind w:firstLine="720"/>
        <w:jc w:val="both"/>
        <w:rPr>
          <w:b/>
          <w:bCs/>
          <w:lang w:val="en-US"/>
        </w:rPr>
      </w:pPr>
      <w:r w:rsidRPr="00D103E7">
        <w:rPr>
          <w:b/>
          <w:bCs/>
          <w:lang w:val="en-US"/>
        </w:rPr>
        <w:t xml:space="preserve">=&gt; </w:t>
      </w:r>
      <w:r w:rsidR="00B04EF1" w:rsidRPr="00D103E7">
        <w:rPr>
          <w:b/>
          <w:bCs/>
          <w:lang w:val="en-US"/>
        </w:rPr>
        <w:t>Dựa trên sự cân bằng giữa các chỉ số, Logistic Regression được chọn là mô hình tốt nhất cho bài toán dự đoán trầm cảm sinh viên</w:t>
      </w:r>
      <w:r w:rsidR="00812E7C">
        <w:rPr>
          <w:b/>
          <w:bCs/>
          <w:lang w:val="en-US"/>
        </w:rPr>
        <w:t xml:space="preserve"> với độ chính xác là </w:t>
      </w:r>
      <w:r w:rsidR="00C112A1">
        <w:rPr>
          <w:b/>
          <w:bCs/>
          <w:lang w:val="en-US"/>
        </w:rPr>
        <w:t>84,48%</w:t>
      </w:r>
      <w:r w:rsidR="00B04EF1" w:rsidRPr="00D103E7">
        <w:rPr>
          <w:b/>
          <w:bCs/>
          <w:lang w:val="en-US"/>
        </w:rPr>
        <w:t>.</w:t>
      </w:r>
    </w:p>
    <w:p w14:paraId="2F2D93CB" w14:textId="2A37E9D7" w:rsidR="00EB3226" w:rsidRPr="00EB3226" w:rsidRDefault="005A616C" w:rsidP="00C353FC">
      <w:pPr>
        <w:pStyle w:val="Heading3"/>
        <w:spacing w:line="276" w:lineRule="auto"/>
        <w:rPr>
          <w:lang w:val="en-US"/>
        </w:rPr>
      </w:pPr>
      <w:bookmarkStart w:id="39" w:name="_Toc230601867"/>
      <w:r>
        <w:rPr>
          <w:lang w:val="en-US"/>
        </w:rPr>
        <w:t>2.5.</w:t>
      </w:r>
      <w:r w:rsidR="00884434" w:rsidRPr="00884434">
        <w:rPr>
          <w:lang w:val="en-US"/>
        </w:rPr>
        <w:t xml:space="preserve">2 Bài toán </w:t>
      </w:r>
      <w:r w:rsidR="006E7F4A">
        <w:rPr>
          <w:lang w:val="en-US"/>
        </w:rPr>
        <w:t>phân cụm</w:t>
      </w:r>
      <w:r w:rsidR="00884434" w:rsidRPr="00884434">
        <w:rPr>
          <w:lang w:val="en-US"/>
        </w:rPr>
        <w:t>: Phân cụm sinh viên theo đặc trưng sức khỏe tinh thần</w:t>
      </w:r>
      <w:bookmarkEnd w:id="39"/>
    </w:p>
    <w:p w14:paraId="4BD33A53" w14:textId="77777777" w:rsidR="00197FB8" w:rsidRDefault="00394F92" w:rsidP="00C353FC">
      <w:pPr>
        <w:ind w:firstLine="720"/>
        <w:jc w:val="both"/>
        <w:rPr>
          <w:lang w:val="en-US"/>
        </w:rPr>
      </w:pPr>
      <w:r w:rsidRPr="00394F92">
        <w:rPr>
          <w:lang w:val="en-US"/>
        </w:rPr>
        <w:t xml:space="preserve">Bài toán sử dụng các đặc trưng tổng hợp về áp lực, lối sống và tâm lý của sinh viên để phân nhóm các đối tượng có đặc điểm sức khỏe tâm thần tương đồng. </w:t>
      </w:r>
    </w:p>
    <w:p w14:paraId="441040CB" w14:textId="2CB23620" w:rsidR="00394F92" w:rsidRPr="00394F92" w:rsidRDefault="00394F92" w:rsidP="00C353FC">
      <w:pPr>
        <w:ind w:firstLine="720"/>
        <w:jc w:val="both"/>
        <w:rPr>
          <w:lang w:val="en-US"/>
        </w:rPr>
      </w:pPr>
      <w:r w:rsidRPr="00197FB8">
        <w:rPr>
          <w:b/>
          <w:bCs/>
          <w:lang w:val="en-US"/>
        </w:rPr>
        <w:t>Mục tiêu phân cụm:</w:t>
      </w:r>
      <w:r w:rsidRPr="00394F92">
        <w:rPr>
          <w:lang w:val="en-US"/>
        </w:rPr>
        <w:t xml:space="preserve"> Xây dựng mô hình phân cụm không có giám sát để phân chia sinh viên vào một trong ba nhóm sau:</w:t>
      </w:r>
    </w:p>
    <w:p w14:paraId="7EA7E8FB" w14:textId="3222F7C1" w:rsidR="00197FB8" w:rsidRDefault="00394F92" w:rsidP="00C353FC">
      <w:pPr>
        <w:pStyle w:val="ListParagraph"/>
        <w:numPr>
          <w:ilvl w:val="0"/>
          <w:numId w:val="11"/>
        </w:numPr>
        <w:ind w:left="0"/>
        <w:jc w:val="both"/>
        <w:rPr>
          <w:lang w:val="en-US"/>
        </w:rPr>
      </w:pPr>
      <w:r w:rsidRPr="00197FB8">
        <w:rPr>
          <w:lang w:val="en-US"/>
        </w:rPr>
        <w:t>High Risk (nguy cơ cao): Sinh viên có nguy cơ trầm cảm cao.</w:t>
      </w:r>
    </w:p>
    <w:p w14:paraId="00D51707" w14:textId="742768A2" w:rsidR="00197FB8" w:rsidRDefault="00394F92" w:rsidP="00C353FC">
      <w:pPr>
        <w:pStyle w:val="ListParagraph"/>
        <w:numPr>
          <w:ilvl w:val="0"/>
          <w:numId w:val="11"/>
        </w:numPr>
        <w:ind w:left="0"/>
        <w:jc w:val="both"/>
        <w:rPr>
          <w:lang w:val="en-US"/>
        </w:rPr>
      </w:pPr>
      <w:r w:rsidRPr="00197FB8">
        <w:rPr>
          <w:lang w:val="en-US"/>
        </w:rPr>
        <w:t xml:space="preserve">Moderate Stress (nguy cơ trung bình): Sinh viên có </w:t>
      </w:r>
      <w:r w:rsidR="001414E5">
        <w:rPr>
          <w:lang w:val="en-US"/>
        </w:rPr>
        <w:t>nguy</w:t>
      </w:r>
      <w:r w:rsidRPr="00197FB8">
        <w:rPr>
          <w:lang w:val="en-US"/>
        </w:rPr>
        <w:t xml:space="preserve"> mức trung bình.</w:t>
      </w:r>
    </w:p>
    <w:p w14:paraId="6031BFCA" w14:textId="1301BA21" w:rsidR="004941BE" w:rsidRDefault="00394F92" w:rsidP="00C353FC">
      <w:pPr>
        <w:pStyle w:val="ListParagraph"/>
        <w:numPr>
          <w:ilvl w:val="0"/>
          <w:numId w:val="11"/>
        </w:numPr>
        <w:ind w:left="0"/>
        <w:jc w:val="both"/>
        <w:rPr>
          <w:lang w:val="en-US"/>
        </w:rPr>
      </w:pPr>
      <w:r w:rsidRPr="00197FB8">
        <w:rPr>
          <w:lang w:val="en-US"/>
        </w:rPr>
        <w:t>Resilient (nguy cơ thấp): Sinh viên có áp lực thấp, lối sống lành mạnh và ít có nguy cơ trầm cảm.</w:t>
      </w:r>
    </w:p>
    <w:p w14:paraId="2A90230E" w14:textId="180E25F1" w:rsidR="00DB031C" w:rsidRPr="00D80561" w:rsidRDefault="00DB031C" w:rsidP="00C353FC">
      <w:pPr>
        <w:jc w:val="both"/>
        <w:rPr>
          <w:lang w:val="en-US"/>
        </w:rPr>
      </w:pPr>
      <w:r w:rsidRPr="007145A6">
        <w:t>Chi tiết cài đặt và kết quả được trình bày trong file</w:t>
      </w:r>
      <w:r w:rsidRPr="00D80561">
        <w:rPr>
          <w:lang w:val="en-US"/>
        </w:rPr>
        <w:t xml:space="preserve"> </w:t>
      </w:r>
      <w:proofErr w:type="gramStart"/>
      <w:r w:rsidR="00D80561">
        <w:rPr>
          <w:b/>
          <w:bCs/>
          <w:lang w:val="en-US"/>
        </w:rPr>
        <w:t>clus</w:t>
      </w:r>
      <w:r w:rsidR="0068129C">
        <w:rPr>
          <w:b/>
          <w:bCs/>
          <w:lang w:val="en-US"/>
        </w:rPr>
        <w:t>tering</w:t>
      </w:r>
      <w:r w:rsidRPr="00D80561">
        <w:rPr>
          <w:b/>
          <w:bCs/>
          <w:lang w:val="en-US"/>
        </w:rPr>
        <w:t>.ipynb</w:t>
      </w:r>
      <w:proofErr w:type="gramEnd"/>
      <w:r w:rsidRPr="00D80561">
        <w:rPr>
          <w:lang w:val="en-US"/>
        </w:rPr>
        <w:t>.</w:t>
      </w:r>
    </w:p>
    <w:p w14:paraId="06FD8A0E" w14:textId="77777777" w:rsidR="005855E2" w:rsidRPr="005855E2" w:rsidRDefault="005855E2" w:rsidP="00C353FC">
      <w:pPr>
        <w:jc w:val="both"/>
        <w:rPr>
          <w:lang w:val="en-US"/>
        </w:rPr>
      </w:pPr>
    </w:p>
    <w:p w14:paraId="33FEE4A6" w14:textId="3FA1DB95" w:rsidR="005855E2" w:rsidRPr="004430E7" w:rsidRDefault="009A2CD2" w:rsidP="00C353FC">
      <w:pPr>
        <w:pStyle w:val="ListParagraph"/>
        <w:numPr>
          <w:ilvl w:val="0"/>
          <w:numId w:val="5"/>
        </w:numPr>
        <w:ind w:left="0"/>
        <w:rPr>
          <w:b/>
          <w:bCs/>
          <w:lang w:val="en-US"/>
        </w:rPr>
      </w:pPr>
      <w:r>
        <w:rPr>
          <w:b/>
          <w:bCs/>
          <w:lang w:val="en-US"/>
        </w:rPr>
        <w:lastRenderedPageBreak/>
        <w:t>Tạo thuộc tính mới</w:t>
      </w:r>
    </w:p>
    <w:p w14:paraId="06F16F44" w14:textId="36130366" w:rsidR="006C7532" w:rsidRPr="006C7532" w:rsidRDefault="00DA6EEF" w:rsidP="00C353FC">
      <w:pPr>
        <w:ind w:firstLine="720"/>
        <w:jc w:val="both"/>
        <w:rPr>
          <w:lang w:val="en-US"/>
        </w:rPr>
      </w:pPr>
      <w:r>
        <w:rPr>
          <w:lang w:val="en-US"/>
        </w:rPr>
        <w:t>Để gia tăng khả năng phân tích, t</w:t>
      </w:r>
      <w:r w:rsidR="006C7532" w:rsidRPr="006C7532">
        <w:rPr>
          <w:lang w:val="en-US"/>
        </w:rPr>
        <w:t>hay vì sử dụng trực tiếp các đặc trưng thô</w:t>
      </w:r>
      <w:r>
        <w:rPr>
          <w:lang w:val="en-US"/>
        </w:rPr>
        <w:t xml:space="preserve"> nhóm em đã tổng hợp </w:t>
      </w:r>
      <w:r w:rsidR="006C7532" w:rsidRPr="006C7532">
        <w:rPr>
          <w:lang w:val="en-US"/>
        </w:rPr>
        <w:t xml:space="preserve">một số chỉ số </w:t>
      </w:r>
      <w:r w:rsidR="00AF593F">
        <w:rPr>
          <w:lang w:val="en-US"/>
        </w:rPr>
        <w:t>từ các đặc trưng gốc của dataset</w:t>
      </w:r>
      <w:r w:rsidR="002A5D7D">
        <w:rPr>
          <w:lang w:val="en-US"/>
        </w:rPr>
        <w:t>,</w:t>
      </w:r>
      <w:r w:rsidR="006C7532" w:rsidRPr="006C7532">
        <w:rPr>
          <w:lang w:val="en-US"/>
        </w:rPr>
        <w:t xml:space="preserve"> nhằm phản ánh tốt hơn tình trạng sức khỏe tâm thần của sinh viên:</w:t>
      </w:r>
    </w:p>
    <w:p w14:paraId="774644F6" w14:textId="77777777" w:rsidR="00107EBD" w:rsidRDefault="006C7532" w:rsidP="00C353FC">
      <w:pPr>
        <w:pStyle w:val="ListParagraph"/>
        <w:numPr>
          <w:ilvl w:val="0"/>
          <w:numId w:val="12"/>
        </w:numPr>
        <w:ind w:left="0"/>
        <w:jc w:val="both"/>
        <w:rPr>
          <w:lang w:val="en-US"/>
        </w:rPr>
      </w:pPr>
      <w:r w:rsidRPr="00107EBD">
        <w:rPr>
          <w:b/>
          <w:bCs/>
          <w:lang w:val="en-US"/>
        </w:rPr>
        <w:t>Total_Pressure:</w:t>
      </w:r>
      <w:r w:rsidRPr="00107EBD">
        <w:rPr>
          <w:lang w:val="en-US"/>
        </w:rPr>
        <w:t xml:space="preserve"> Tổng áp lực chung của sinh viên, được tính bằng cách cộng ba biến Academic Pressure, Work Pressure và Financial Stress. Giá trị càng cao cho thấy sinh viên đang chịu áp lực càng lớn.</w:t>
      </w:r>
    </w:p>
    <w:p w14:paraId="5DD09996" w14:textId="77777777" w:rsidR="00107EBD" w:rsidRDefault="006C7532" w:rsidP="00C353FC">
      <w:pPr>
        <w:pStyle w:val="ListParagraph"/>
        <w:numPr>
          <w:ilvl w:val="0"/>
          <w:numId w:val="12"/>
        </w:numPr>
        <w:ind w:left="0"/>
        <w:jc w:val="both"/>
        <w:rPr>
          <w:lang w:val="en-US"/>
        </w:rPr>
      </w:pPr>
      <w:r w:rsidRPr="00107EBD">
        <w:rPr>
          <w:b/>
          <w:bCs/>
          <w:lang w:val="en-US"/>
        </w:rPr>
        <w:t>Wellbeing_Score:</w:t>
      </w:r>
      <w:r w:rsidRPr="00107EBD">
        <w:rPr>
          <w:lang w:val="en-US"/>
        </w:rPr>
        <w:t xml:space="preserve"> Chỉ số sức khỏe tích cực, tổng hợp từ Study Satisfaction, Job Satisfaction, Sleep_Score, Diet_Score và CGPA (chia 2 để chuẩn hóa về cùng thang đo). Giá trị càng cao phản ánh lối sống và tinh thần càng tốt.</w:t>
      </w:r>
    </w:p>
    <w:p w14:paraId="26A0F206" w14:textId="77777777" w:rsidR="00107EBD" w:rsidRDefault="006C7532" w:rsidP="00C353FC">
      <w:pPr>
        <w:pStyle w:val="ListParagraph"/>
        <w:numPr>
          <w:ilvl w:val="0"/>
          <w:numId w:val="12"/>
        </w:numPr>
        <w:ind w:left="0"/>
        <w:jc w:val="both"/>
        <w:rPr>
          <w:lang w:val="en-US"/>
        </w:rPr>
      </w:pPr>
      <w:r w:rsidRPr="00107EBD">
        <w:rPr>
          <w:b/>
          <w:bCs/>
          <w:lang w:val="en-US"/>
        </w:rPr>
        <w:t>Stress_Index:</w:t>
      </w:r>
      <w:r w:rsidRPr="00107EBD">
        <w:rPr>
          <w:lang w:val="en-US"/>
        </w:rPr>
        <w:t xml:space="preserve"> Chỉ số áp lực có trọng số, trong đó Financial Stress được gán trọng số cao nhất (0,40) do có tương quan mạnh nhất với trầm cảm, tiếp theo là Academic Pressure (0,35) và Work Pressure (0,25).</w:t>
      </w:r>
    </w:p>
    <w:p w14:paraId="0771A48D" w14:textId="77777777" w:rsidR="00107EBD" w:rsidRDefault="006C7532" w:rsidP="00C353FC">
      <w:pPr>
        <w:pStyle w:val="ListParagraph"/>
        <w:numPr>
          <w:ilvl w:val="0"/>
          <w:numId w:val="12"/>
        </w:numPr>
        <w:ind w:left="0"/>
        <w:jc w:val="both"/>
        <w:rPr>
          <w:lang w:val="en-US"/>
        </w:rPr>
      </w:pPr>
      <w:r w:rsidRPr="00107EBD">
        <w:rPr>
          <w:b/>
          <w:bCs/>
          <w:lang w:val="en-US"/>
        </w:rPr>
        <w:t>Lifestyle_Index:</w:t>
      </w:r>
      <w:r w:rsidRPr="00107EBD">
        <w:rPr>
          <w:lang w:val="en-US"/>
        </w:rPr>
        <w:t xml:space="preserve"> Chỉ số lối sống trung bình của ba yếu tố Sleep_Score, Diet_Score và Study Satisfaction. Giá trị càng cao cho thấy lối sống càng lành mạnh.</w:t>
      </w:r>
    </w:p>
    <w:p w14:paraId="2DC27CEE" w14:textId="77777777" w:rsidR="00107EBD" w:rsidRDefault="006C7532" w:rsidP="00C353FC">
      <w:pPr>
        <w:pStyle w:val="ListParagraph"/>
        <w:numPr>
          <w:ilvl w:val="0"/>
          <w:numId w:val="12"/>
        </w:numPr>
        <w:ind w:left="0"/>
        <w:jc w:val="both"/>
        <w:rPr>
          <w:lang w:val="en-US"/>
        </w:rPr>
      </w:pPr>
      <w:r w:rsidRPr="00107EBD">
        <w:rPr>
          <w:b/>
          <w:bCs/>
          <w:lang w:val="en-US"/>
        </w:rPr>
        <w:t>Pressure_per_Hour:</w:t>
      </w:r>
      <w:r w:rsidRPr="00107EBD">
        <w:rPr>
          <w:lang w:val="en-US"/>
        </w:rPr>
        <w:t xml:space="preserve"> Mức áp lực trên mỗi giờ học/làm việc, phản ánh cường độ áp lực mà sinh viên phải chịu đựng trong một đơn vị thời gian.</w:t>
      </w:r>
    </w:p>
    <w:p w14:paraId="7A81629B" w14:textId="364B103C" w:rsidR="00317D52" w:rsidRPr="005855E2" w:rsidRDefault="006C7532" w:rsidP="00C353FC">
      <w:pPr>
        <w:pStyle w:val="ListParagraph"/>
        <w:numPr>
          <w:ilvl w:val="0"/>
          <w:numId w:val="12"/>
        </w:numPr>
        <w:ind w:left="0"/>
        <w:jc w:val="both"/>
        <w:rPr>
          <w:lang w:val="en-US"/>
        </w:rPr>
      </w:pPr>
      <w:r w:rsidRPr="00107EBD">
        <w:rPr>
          <w:b/>
          <w:bCs/>
          <w:lang w:val="en-US"/>
        </w:rPr>
        <w:t>Mental_Risk_Score:</w:t>
      </w:r>
      <w:r w:rsidRPr="00107EBD">
        <w:rPr>
          <w:lang w:val="en-US"/>
        </w:rPr>
        <w:t xml:space="preserve"> Chỉ số nguy cơ tâm thần tổng hợp, kết hợp Stress_Index cộng với Suicidal_Thoughts nhân hệ số 2 (do có tương quan cao nhất với trầm cảm) trừ đi Lifestyle_Index. Giá trị càng cao cho thấy nguy cơ trầm cảm càng lớn.</w:t>
      </w:r>
    </w:p>
    <w:p w14:paraId="290C6BD4" w14:textId="77777777" w:rsidR="00317D52" w:rsidRPr="001742D5" w:rsidRDefault="00317D52" w:rsidP="00C353FC">
      <w:pPr>
        <w:rPr>
          <w:b/>
          <w:bCs/>
          <w:lang w:val="en-US"/>
        </w:rPr>
      </w:pPr>
    </w:p>
    <w:p w14:paraId="1A9116BB" w14:textId="5696F416" w:rsidR="001742D5" w:rsidRPr="001C2E34" w:rsidRDefault="009A2CD2" w:rsidP="00C353FC">
      <w:pPr>
        <w:pStyle w:val="ListParagraph"/>
        <w:numPr>
          <w:ilvl w:val="0"/>
          <w:numId w:val="5"/>
        </w:numPr>
        <w:ind w:left="0"/>
        <w:rPr>
          <w:b/>
          <w:bCs/>
          <w:lang w:val="en-US"/>
        </w:rPr>
      </w:pPr>
      <w:r>
        <w:rPr>
          <w:b/>
          <w:bCs/>
          <w:lang w:val="en-US"/>
        </w:rPr>
        <w:t>Lựa chọn thuộc tính</w:t>
      </w:r>
    </w:p>
    <w:p w14:paraId="402E2216" w14:textId="6693C437" w:rsidR="003361DE" w:rsidRDefault="00E836DB" w:rsidP="00C353FC">
      <w:pPr>
        <w:ind w:firstLine="720"/>
        <w:jc w:val="both"/>
        <w:rPr>
          <w:lang w:val="en-US"/>
        </w:rPr>
      </w:pPr>
      <w:r w:rsidRPr="00E836DB">
        <w:rPr>
          <w:lang w:val="en-US"/>
        </w:rPr>
        <w:t xml:space="preserve">Sau </w:t>
      </w:r>
      <w:r w:rsidR="00777ACC">
        <w:rPr>
          <w:lang w:val="en-US"/>
        </w:rPr>
        <w:t>khi tạo thuộc tính mới</w:t>
      </w:r>
      <w:r w:rsidRPr="00E836DB">
        <w:rPr>
          <w:lang w:val="en-US"/>
        </w:rPr>
        <w:t xml:space="preserve">, </w:t>
      </w:r>
      <w:r w:rsidR="00E32EE6">
        <w:rPr>
          <w:lang w:val="en-US"/>
        </w:rPr>
        <w:t xml:space="preserve">ta tính </w:t>
      </w:r>
      <w:r w:rsidR="00123641">
        <w:rPr>
          <w:lang w:val="en-US"/>
        </w:rPr>
        <w:t xml:space="preserve">xem mức độ quan trọng của các đặc trưng </w:t>
      </w:r>
      <w:r w:rsidR="00B63318">
        <w:rPr>
          <w:lang w:val="en-US"/>
        </w:rPr>
        <w:t>để có thể chọn thuộc tính phù hợp</w:t>
      </w:r>
      <w:r w:rsidR="003361DE">
        <w:rPr>
          <w:lang w:val="en-US"/>
        </w:rPr>
        <w:t xml:space="preserve"> làm đầu vào cho mô hình phân cụm</w:t>
      </w:r>
      <w:r w:rsidRPr="00E836DB">
        <w:rPr>
          <w:lang w:val="en-US"/>
        </w:rPr>
        <w:t>:</w:t>
      </w:r>
    </w:p>
    <w:p w14:paraId="2B396F01" w14:textId="5DDAC946" w:rsidR="00FE7799" w:rsidRPr="00FE7799" w:rsidRDefault="00FE7799"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FE7799">
        <w:rPr>
          <w:rFonts w:ascii="Consolas" w:hAnsi="Consolas"/>
          <w:color w:val="001080"/>
          <w:sz w:val="21"/>
          <w:szCs w:val="21"/>
          <w:lang w:val="en-US"/>
        </w:rPr>
        <w:t>corr_with_depression</w:t>
      </w:r>
      <w:r w:rsidRPr="00FE7799">
        <w:rPr>
          <w:rFonts w:ascii="Consolas" w:hAnsi="Consolas"/>
          <w:color w:val="000000"/>
          <w:sz w:val="21"/>
          <w:szCs w:val="21"/>
          <w:lang w:val="en-US"/>
        </w:rPr>
        <w:t xml:space="preserve"> = </w:t>
      </w:r>
      <w:proofErr w:type="gramStart"/>
      <w:r w:rsidRPr="00FE7799">
        <w:rPr>
          <w:rFonts w:ascii="Consolas" w:hAnsi="Consolas"/>
          <w:color w:val="001080"/>
          <w:sz w:val="21"/>
          <w:szCs w:val="21"/>
          <w:lang w:val="en-US"/>
        </w:rPr>
        <w:t>df</w:t>
      </w:r>
      <w:r w:rsidRPr="00FE7799">
        <w:rPr>
          <w:rFonts w:ascii="Consolas" w:hAnsi="Consolas"/>
          <w:color w:val="000000"/>
          <w:sz w:val="21"/>
          <w:szCs w:val="21"/>
          <w:lang w:val="en-US"/>
        </w:rPr>
        <w:t>[</w:t>
      </w:r>
      <w:proofErr w:type="gramEnd"/>
      <w:r w:rsidRPr="00FE7799">
        <w:rPr>
          <w:rFonts w:ascii="Consolas" w:hAnsi="Consolas"/>
          <w:color w:val="0070C1"/>
          <w:sz w:val="21"/>
          <w:szCs w:val="21"/>
          <w:lang w:val="en-US"/>
        </w:rPr>
        <w:t>ALL_FEATURES</w:t>
      </w:r>
      <w:r w:rsidRPr="00FE7799">
        <w:rPr>
          <w:rFonts w:ascii="Consolas" w:hAnsi="Consolas"/>
          <w:color w:val="000000"/>
          <w:sz w:val="21"/>
          <w:szCs w:val="21"/>
          <w:lang w:val="en-US"/>
        </w:rPr>
        <w:t>+[</w:t>
      </w:r>
      <w:r w:rsidRPr="00FE7799">
        <w:rPr>
          <w:rFonts w:ascii="Consolas" w:hAnsi="Consolas"/>
          <w:color w:val="A31515"/>
          <w:sz w:val="21"/>
          <w:szCs w:val="21"/>
          <w:lang w:val="en-US"/>
        </w:rPr>
        <w:t>'Depression'</w:t>
      </w:r>
      <w:r w:rsidRPr="00FE7799">
        <w:rPr>
          <w:rFonts w:ascii="Consolas" w:hAnsi="Consolas"/>
          <w:color w:val="000000"/>
          <w:sz w:val="21"/>
          <w:szCs w:val="21"/>
          <w:lang w:val="en-US"/>
        </w:rPr>
        <w:t>]</w:t>
      </w:r>
      <w:proofErr w:type="gramStart"/>
      <w:r w:rsidRPr="00FE7799">
        <w:rPr>
          <w:rFonts w:ascii="Consolas" w:hAnsi="Consolas"/>
          <w:color w:val="000000"/>
          <w:sz w:val="21"/>
          <w:szCs w:val="21"/>
          <w:lang w:val="en-US"/>
        </w:rPr>
        <w:t>].corr()[</w:t>
      </w:r>
      <w:proofErr w:type="gramEnd"/>
      <w:r w:rsidRPr="00FE7799">
        <w:rPr>
          <w:rFonts w:ascii="Consolas" w:hAnsi="Consolas"/>
          <w:color w:val="A31515"/>
          <w:sz w:val="21"/>
          <w:szCs w:val="21"/>
          <w:lang w:val="en-US"/>
        </w:rPr>
        <w:t>'Depression'</w:t>
      </w:r>
      <w:proofErr w:type="gramStart"/>
      <w:r w:rsidRPr="00FE7799">
        <w:rPr>
          <w:rFonts w:ascii="Consolas" w:hAnsi="Consolas"/>
          <w:color w:val="000000"/>
          <w:sz w:val="21"/>
          <w:szCs w:val="21"/>
          <w:lang w:val="en-US"/>
        </w:rPr>
        <w:t>].abs</w:t>
      </w:r>
      <w:proofErr w:type="gramEnd"/>
      <w:r w:rsidRPr="00FE7799">
        <w:rPr>
          <w:rFonts w:ascii="Consolas" w:hAnsi="Consolas"/>
          <w:color w:val="000000"/>
          <w:sz w:val="21"/>
          <w:szCs w:val="21"/>
          <w:lang w:val="en-US"/>
        </w:rPr>
        <w:t>()</w:t>
      </w:r>
    </w:p>
    <w:p w14:paraId="556450E1" w14:textId="77777777" w:rsidR="00FE7799" w:rsidRPr="00FE7799" w:rsidRDefault="00FE7799"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FE7799">
        <w:rPr>
          <w:rFonts w:ascii="Consolas" w:hAnsi="Consolas"/>
          <w:color w:val="001080"/>
          <w:sz w:val="21"/>
          <w:szCs w:val="21"/>
          <w:lang w:val="en-US"/>
        </w:rPr>
        <w:t>feature_weights</w:t>
      </w:r>
      <w:r w:rsidRPr="00FE7799">
        <w:rPr>
          <w:rFonts w:ascii="Consolas" w:hAnsi="Consolas"/>
          <w:color w:val="000000"/>
          <w:sz w:val="21"/>
          <w:szCs w:val="21"/>
          <w:lang w:val="en-US"/>
        </w:rPr>
        <w:t xml:space="preserve"> = (</w:t>
      </w:r>
      <w:r w:rsidRPr="00FE7799">
        <w:rPr>
          <w:rFonts w:ascii="Consolas" w:hAnsi="Consolas"/>
          <w:color w:val="001080"/>
          <w:sz w:val="21"/>
          <w:szCs w:val="21"/>
          <w:lang w:val="en-US"/>
        </w:rPr>
        <w:t>corr_with_</w:t>
      </w:r>
      <w:proofErr w:type="gramStart"/>
      <w:r w:rsidRPr="00FE7799">
        <w:rPr>
          <w:rFonts w:ascii="Consolas" w:hAnsi="Consolas"/>
          <w:color w:val="001080"/>
          <w:sz w:val="21"/>
          <w:szCs w:val="21"/>
          <w:lang w:val="en-US"/>
        </w:rPr>
        <w:t>depression</w:t>
      </w:r>
      <w:r w:rsidRPr="00FE7799">
        <w:rPr>
          <w:rFonts w:ascii="Consolas" w:hAnsi="Consolas"/>
          <w:color w:val="000000"/>
          <w:sz w:val="21"/>
          <w:szCs w:val="21"/>
          <w:lang w:val="en-US"/>
        </w:rPr>
        <w:t>[</w:t>
      </w:r>
      <w:proofErr w:type="gramEnd"/>
      <w:r w:rsidRPr="00FE7799">
        <w:rPr>
          <w:rFonts w:ascii="Consolas" w:hAnsi="Consolas"/>
          <w:color w:val="0070C1"/>
          <w:sz w:val="21"/>
          <w:szCs w:val="21"/>
          <w:lang w:val="en-US"/>
        </w:rPr>
        <w:t>ALL_FEATURES</w:t>
      </w:r>
      <w:r w:rsidRPr="00FE7799">
        <w:rPr>
          <w:rFonts w:ascii="Consolas" w:hAnsi="Consolas"/>
          <w:color w:val="000000"/>
          <w:sz w:val="21"/>
          <w:szCs w:val="21"/>
          <w:lang w:val="en-US"/>
        </w:rPr>
        <w:t xml:space="preserve">] ** </w:t>
      </w:r>
      <w:r w:rsidRPr="00FE7799">
        <w:rPr>
          <w:rFonts w:ascii="Consolas" w:hAnsi="Consolas"/>
          <w:color w:val="098658"/>
          <w:sz w:val="21"/>
          <w:szCs w:val="21"/>
          <w:lang w:val="en-US"/>
        </w:rPr>
        <w:t>1.5</w:t>
      </w:r>
      <w:r w:rsidRPr="00FE7799">
        <w:rPr>
          <w:rFonts w:ascii="Consolas" w:hAnsi="Consolas"/>
          <w:color w:val="000000"/>
          <w:sz w:val="21"/>
          <w:szCs w:val="21"/>
          <w:lang w:val="en-US"/>
        </w:rPr>
        <w:t xml:space="preserve"> + </w:t>
      </w:r>
      <w:r w:rsidRPr="00FE7799">
        <w:rPr>
          <w:rFonts w:ascii="Consolas" w:hAnsi="Consolas"/>
          <w:color w:val="098658"/>
          <w:sz w:val="21"/>
          <w:szCs w:val="21"/>
          <w:lang w:val="en-US"/>
        </w:rPr>
        <w:t>0.02</w:t>
      </w:r>
      <w:proofErr w:type="gramStart"/>
      <w:r w:rsidRPr="00FE7799">
        <w:rPr>
          <w:rFonts w:ascii="Consolas" w:hAnsi="Consolas"/>
          <w:color w:val="000000"/>
          <w:sz w:val="21"/>
          <w:szCs w:val="21"/>
          <w:lang w:val="en-US"/>
        </w:rPr>
        <w:t>).values</w:t>
      </w:r>
      <w:proofErr w:type="gramEnd"/>
    </w:p>
    <w:p w14:paraId="047FA793" w14:textId="77777777" w:rsidR="00FE7799" w:rsidRPr="00FE7799" w:rsidRDefault="00FE7799" w:rsidP="00C353FC">
      <w:pPr>
        <w:shd w:val="clear" w:color="auto" w:fill="FFFFFF"/>
        <w:spacing w:line="285" w:lineRule="atLeast"/>
        <w:rPr>
          <w:rFonts w:ascii="Consolas" w:hAnsi="Consolas"/>
          <w:color w:val="000000"/>
          <w:sz w:val="21"/>
          <w:szCs w:val="21"/>
          <w:lang w:val="en-US"/>
        </w:rPr>
      </w:pPr>
    </w:p>
    <w:p w14:paraId="5ED9A4C5" w14:textId="055672D3" w:rsidR="00FE7799" w:rsidRDefault="00E51505" w:rsidP="00C353FC">
      <w:pPr>
        <w:ind w:firstLine="720"/>
        <w:jc w:val="both"/>
      </w:pPr>
      <w:r>
        <w:t>Đoạn code trên giúp t</w:t>
      </w:r>
      <w:r w:rsidRPr="00E51505">
        <w:t xml:space="preserve">ính hệ số tương quan Pearson tuyệt đối (|corr|) giữa từng đặc trưng trong </w:t>
      </w:r>
      <w:r w:rsidR="006C0760">
        <w:t>tất cả các thuộc tính</w:t>
      </w:r>
      <w:r w:rsidRPr="00E51505">
        <w:t xml:space="preserve"> với biến</w:t>
      </w:r>
      <w:r w:rsidR="006C0760">
        <w:t xml:space="preserve"> mục tiêu</w:t>
      </w:r>
      <w:r w:rsidRPr="00E51505">
        <w:t xml:space="preserve"> Depression. Giá trị càng cao nghĩa là đặc trưng đó càng liên quan đến trầm cảm.</w:t>
      </w:r>
    </w:p>
    <w:p w14:paraId="0F191290" w14:textId="77777777" w:rsidR="00B668D6" w:rsidRDefault="00EE5CF6" w:rsidP="00C353FC">
      <w:pPr>
        <w:keepNext/>
        <w:jc w:val="center"/>
      </w:pPr>
      <w:r w:rsidRPr="00EE5CF6">
        <w:rPr>
          <w:noProof/>
          <w:lang w:val="en-US"/>
        </w:rPr>
        <w:lastRenderedPageBreak/>
        <w:drawing>
          <wp:inline distT="0" distB="0" distL="0" distR="0" wp14:anchorId="54AB4273" wp14:editId="32BBBDBB">
            <wp:extent cx="5643459" cy="3364230"/>
            <wp:effectExtent l="19050" t="19050" r="14605" b="26670"/>
            <wp:docPr id="136552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6701" name=""/>
                    <pic:cNvPicPr/>
                  </pic:nvPicPr>
                  <pic:blipFill>
                    <a:blip r:embed="rId25"/>
                    <a:stretch>
                      <a:fillRect/>
                    </a:stretch>
                  </pic:blipFill>
                  <pic:spPr>
                    <a:xfrm>
                      <a:off x="0" y="0"/>
                      <a:ext cx="5646644" cy="3366129"/>
                    </a:xfrm>
                    <a:prstGeom prst="rect">
                      <a:avLst/>
                    </a:prstGeom>
                    <a:ln>
                      <a:solidFill>
                        <a:schemeClr val="tx1"/>
                      </a:solidFill>
                    </a:ln>
                  </pic:spPr>
                </pic:pic>
              </a:graphicData>
            </a:graphic>
          </wp:inline>
        </w:drawing>
      </w:r>
    </w:p>
    <w:p w14:paraId="654153A9" w14:textId="41A9B24F" w:rsidR="00EE5CF6" w:rsidRPr="00624436" w:rsidRDefault="00624436" w:rsidP="00C353FC">
      <w:pPr>
        <w:pStyle w:val="Caption"/>
        <w:jc w:val="center"/>
        <w:rPr>
          <w:color w:val="000000" w:themeColor="text1"/>
          <w:sz w:val="26"/>
          <w:szCs w:val="26"/>
          <w:lang w:val="en-US"/>
        </w:rPr>
      </w:pPr>
      <w:bookmarkStart w:id="40" w:name="_Toc230335469"/>
      <w:r w:rsidRPr="00624436">
        <w:rPr>
          <w:color w:val="000000" w:themeColor="text1"/>
          <w:sz w:val="26"/>
          <w:szCs w:val="26"/>
        </w:rPr>
        <w:t>Hình</w:t>
      </w:r>
      <w:r w:rsidR="00B668D6" w:rsidRPr="00624436">
        <w:rPr>
          <w:color w:val="000000" w:themeColor="text1"/>
          <w:sz w:val="26"/>
          <w:szCs w:val="26"/>
        </w:rPr>
        <w:t xml:space="preserve"> </w:t>
      </w:r>
      <w:r w:rsidR="00B668D6" w:rsidRPr="00624436">
        <w:rPr>
          <w:color w:val="000000" w:themeColor="text1"/>
          <w:sz w:val="26"/>
          <w:szCs w:val="26"/>
        </w:rPr>
        <w:fldChar w:fldCharType="begin"/>
      </w:r>
      <w:r w:rsidR="00B668D6" w:rsidRPr="00624436">
        <w:rPr>
          <w:color w:val="000000" w:themeColor="text1"/>
          <w:sz w:val="26"/>
          <w:szCs w:val="26"/>
        </w:rPr>
        <w:instrText xml:space="preserve"> SEQ Figure \* ARABIC </w:instrText>
      </w:r>
      <w:r w:rsidR="00B668D6" w:rsidRPr="00624436">
        <w:rPr>
          <w:color w:val="000000" w:themeColor="text1"/>
          <w:sz w:val="26"/>
          <w:szCs w:val="26"/>
        </w:rPr>
        <w:fldChar w:fldCharType="separate"/>
      </w:r>
      <w:r w:rsidR="00A05C86">
        <w:rPr>
          <w:noProof/>
          <w:color w:val="000000" w:themeColor="text1"/>
          <w:sz w:val="26"/>
          <w:szCs w:val="26"/>
        </w:rPr>
        <w:t>13</w:t>
      </w:r>
      <w:r w:rsidR="00B668D6" w:rsidRPr="00624436">
        <w:rPr>
          <w:color w:val="000000" w:themeColor="text1"/>
          <w:sz w:val="26"/>
          <w:szCs w:val="26"/>
        </w:rPr>
        <w:fldChar w:fldCharType="end"/>
      </w:r>
      <w:r w:rsidR="00B668D6" w:rsidRPr="00624436">
        <w:rPr>
          <w:color w:val="000000" w:themeColor="text1"/>
          <w:sz w:val="26"/>
          <w:szCs w:val="26"/>
        </w:rPr>
        <w:t>: Kết quả tính hệ số tương quan corr</w:t>
      </w:r>
      <w:r w:rsidRPr="00624436">
        <w:rPr>
          <w:color w:val="000000" w:themeColor="text1"/>
          <w:sz w:val="26"/>
          <w:szCs w:val="26"/>
        </w:rPr>
        <w:t xml:space="preserve"> giữa các đặc trưng và biến mục tiêu Depression</w:t>
      </w:r>
      <w:bookmarkEnd w:id="40"/>
    </w:p>
    <w:p w14:paraId="15BC7C27" w14:textId="77777777" w:rsidR="00187B1C" w:rsidRDefault="00187B1C" w:rsidP="00C353FC">
      <w:pPr>
        <w:ind w:firstLine="720"/>
        <w:jc w:val="both"/>
        <w:rPr>
          <w:lang w:val="en-US"/>
        </w:rPr>
      </w:pPr>
      <w:r w:rsidRPr="00187B1C">
        <w:rPr>
          <w:lang w:val="en-US"/>
        </w:rPr>
        <w:t xml:space="preserve">Kết quả tính trọng số cho thấy sự phân hóa rõ ràng giữa các nhóm đặc trưng. </w:t>
      </w:r>
      <w:r w:rsidRPr="008B30E1">
        <w:rPr>
          <w:lang w:val="en-US"/>
        </w:rPr>
        <w:t>Mental_Risk_Score có tương quan cao nhất (|corr| = 0,675, weight = 0,5742), tiếp theo là Suicidal_Thoughts (|corr| = 0,546, weight = 0,4238) và Stress_Index (|corr| = 0,545, weight = 0,4219). Lifestyle_Index có tương quan thấp hơn (|corr| = 0,251, weight = 0,1456) nhưng vẫn được giữ lại vì bổ sung</w:t>
      </w:r>
      <w:r w:rsidRPr="00187B1C">
        <w:rPr>
          <w:lang w:val="en-US"/>
        </w:rPr>
        <w:t xml:space="preserve"> chiều thông tin về lối sống. Các đặc trưng còn lại có weight rất thấp (&lt; 0,035), cho thấy chúng gần như không mang tín hiệu có ý nghĩa cho việc phân cụm.</w:t>
      </w:r>
    </w:p>
    <w:p w14:paraId="61E11D1B" w14:textId="77777777" w:rsidR="00EA7AF0" w:rsidRPr="00187B1C" w:rsidRDefault="00EA7AF0" w:rsidP="00C353FC">
      <w:pPr>
        <w:ind w:firstLine="720"/>
        <w:jc w:val="both"/>
        <w:rPr>
          <w:lang w:val="en-US"/>
        </w:rPr>
      </w:pPr>
    </w:p>
    <w:p w14:paraId="7AF399BD" w14:textId="77777777" w:rsidR="00187B1C" w:rsidRPr="00187B1C" w:rsidRDefault="00187B1C" w:rsidP="00C353FC">
      <w:pPr>
        <w:jc w:val="both"/>
        <w:rPr>
          <w:lang w:val="en-US"/>
        </w:rPr>
      </w:pPr>
      <w:r w:rsidRPr="00187B1C">
        <w:rPr>
          <w:lang w:val="en-US"/>
        </w:rPr>
        <w:t>Dựa trên kết quả này, bốn đặc trưng có trọng số cao nhất được chọn làm đầu vào:</w:t>
      </w:r>
    </w:p>
    <w:p w14:paraId="6E5DE2FD" w14:textId="77777777" w:rsidR="00187B1C" w:rsidRPr="00187B1C" w:rsidRDefault="00187B1C" w:rsidP="00C353FC">
      <w:pPr>
        <w:numPr>
          <w:ilvl w:val="0"/>
          <w:numId w:val="14"/>
        </w:numPr>
        <w:ind w:left="0"/>
        <w:jc w:val="both"/>
        <w:rPr>
          <w:lang w:val="en-US"/>
        </w:rPr>
      </w:pPr>
      <w:r w:rsidRPr="00187B1C">
        <w:rPr>
          <w:b/>
          <w:bCs/>
          <w:lang w:val="en-US"/>
        </w:rPr>
        <w:t>Mental_Risk_Score</w:t>
      </w:r>
      <w:r w:rsidRPr="00187B1C">
        <w:rPr>
          <w:lang w:val="en-US"/>
        </w:rPr>
        <w:t xml:space="preserve"> (|corr| = 0,675): Có tương quan cao nhất với trầm cảm, đóng vai trò là đặc trưng quan trọng nhất trong không gian phân cụm.</w:t>
      </w:r>
    </w:p>
    <w:p w14:paraId="22DA0384" w14:textId="77777777" w:rsidR="00187B1C" w:rsidRPr="00187B1C" w:rsidRDefault="00187B1C" w:rsidP="00C353FC">
      <w:pPr>
        <w:numPr>
          <w:ilvl w:val="0"/>
          <w:numId w:val="14"/>
        </w:numPr>
        <w:ind w:left="0"/>
        <w:jc w:val="both"/>
        <w:rPr>
          <w:lang w:val="en-US"/>
        </w:rPr>
      </w:pPr>
      <w:r w:rsidRPr="00187B1C">
        <w:rPr>
          <w:b/>
          <w:bCs/>
          <w:lang w:val="en-US"/>
        </w:rPr>
        <w:t>Suicidal_Thoughts</w:t>
      </w:r>
      <w:r w:rsidRPr="00187B1C">
        <w:rPr>
          <w:lang w:val="en-US"/>
        </w:rPr>
        <w:t xml:space="preserve"> (|corr| = 0,546): Chỉ báo nguy cơ tâm lý trực tiếp, giúp phân biệt rõ ràng giữa các nhóm nguy cơ.</w:t>
      </w:r>
    </w:p>
    <w:p w14:paraId="20C59F52" w14:textId="77777777" w:rsidR="00187B1C" w:rsidRPr="00187B1C" w:rsidRDefault="00187B1C" w:rsidP="00C353FC">
      <w:pPr>
        <w:numPr>
          <w:ilvl w:val="0"/>
          <w:numId w:val="14"/>
        </w:numPr>
        <w:ind w:left="0"/>
        <w:jc w:val="both"/>
        <w:rPr>
          <w:lang w:val="en-US"/>
        </w:rPr>
      </w:pPr>
      <w:r w:rsidRPr="00187B1C">
        <w:rPr>
          <w:b/>
          <w:bCs/>
          <w:lang w:val="en-US"/>
        </w:rPr>
        <w:t>Stress_Index</w:t>
      </w:r>
      <w:r w:rsidRPr="00187B1C">
        <w:rPr>
          <w:lang w:val="en-US"/>
        </w:rPr>
        <w:t xml:space="preserve"> (|corr| = 0,545): Tổng hợp ba nguồn áp lực chính, có tương quan mạnh và không trùng lặp thông tin với Mental_Risk_Score.</w:t>
      </w:r>
    </w:p>
    <w:p w14:paraId="587DC163" w14:textId="77777777" w:rsidR="00187B1C" w:rsidRDefault="00187B1C" w:rsidP="00C353FC">
      <w:pPr>
        <w:numPr>
          <w:ilvl w:val="0"/>
          <w:numId w:val="14"/>
        </w:numPr>
        <w:ind w:left="0"/>
        <w:jc w:val="both"/>
        <w:rPr>
          <w:lang w:val="en-US"/>
        </w:rPr>
      </w:pPr>
      <w:r w:rsidRPr="00187B1C">
        <w:rPr>
          <w:b/>
          <w:bCs/>
          <w:lang w:val="en-US"/>
        </w:rPr>
        <w:t>Lifestyle_Index</w:t>
      </w:r>
      <w:r w:rsidRPr="00187B1C">
        <w:rPr>
          <w:lang w:val="en-US"/>
        </w:rPr>
        <w:t xml:space="preserve"> (|corr| = 0,251): Tuy tương quan thấp hơn nhưng bổ sung chiều thông tin về lối sống mà các đặc trưng còn lại không bao phủ.</w:t>
      </w:r>
    </w:p>
    <w:p w14:paraId="26BF4ACF" w14:textId="77777777" w:rsidR="00EA7AF0" w:rsidRPr="00187B1C" w:rsidRDefault="00EA7AF0" w:rsidP="00C353FC">
      <w:pPr>
        <w:jc w:val="both"/>
        <w:rPr>
          <w:lang w:val="en-US"/>
        </w:rPr>
      </w:pPr>
    </w:p>
    <w:p w14:paraId="6B70E06F" w14:textId="0ABE9A02" w:rsidR="00187B1C" w:rsidRPr="00187B1C" w:rsidRDefault="00187B1C" w:rsidP="00C353FC">
      <w:pPr>
        <w:jc w:val="both"/>
        <w:rPr>
          <w:lang w:val="en-US"/>
        </w:rPr>
      </w:pPr>
      <w:r w:rsidRPr="00187B1C">
        <w:rPr>
          <w:lang w:val="en-US"/>
        </w:rPr>
        <w:t>Các đặc trưng</w:t>
      </w:r>
      <w:r w:rsidR="00AD6414">
        <w:rPr>
          <w:lang w:val="en-US"/>
        </w:rPr>
        <w:t xml:space="preserve"> còn lại</w:t>
      </w:r>
      <w:r w:rsidRPr="00187B1C">
        <w:rPr>
          <w:lang w:val="en-US"/>
        </w:rPr>
        <w:t xml:space="preserve"> bị loại bỏ vì các lý do sau:</w:t>
      </w:r>
    </w:p>
    <w:p w14:paraId="645EEA9F" w14:textId="36D7DFF9" w:rsidR="00187B1C" w:rsidRPr="00187B1C" w:rsidRDefault="00187B1C" w:rsidP="00C353FC">
      <w:pPr>
        <w:numPr>
          <w:ilvl w:val="0"/>
          <w:numId w:val="15"/>
        </w:numPr>
        <w:ind w:left="0"/>
        <w:jc w:val="both"/>
        <w:rPr>
          <w:lang w:val="en-US"/>
        </w:rPr>
      </w:pPr>
      <w:r w:rsidRPr="00187B1C">
        <w:rPr>
          <w:b/>
          <w:bCs/>
          <w:lang w:val="en-US"/>
        </w:rPr>
        <w:t>Academic Pressure, Financial Stress:</w:t>
      </w:r>
      <w:r w:rsidRPr="00187B1C">
        <w:rPr>
          <w:lang w:val="en-US"/>
        </w:rPr>
        <w:t xml:space="preserve"> Đã được tổng hợp vào Stress_Index và Mental_Risk_Score </w:t>
      </w:r>
      <w:r w:rsidR="00AD6414">
        <w:rPr>
          <w:lang w:val="en-US"/>
        </w:rPr>
        <w:t>nếu</w:t>
      </w:r>
      <w:r w:rsidRPr="00187B1C">
        <w:rPr>
          <w:lang w:val="en-US"/>
        </w:rPr>
        <w:t xml:space="preserve"> giữ lại sẽ làm nhiễu không gian phân cụm.</w:t>
      </w:r>
    </w:p>
    <w:p w14:paraId="285BCFF9" w14:textId="77777777" w:rsidR="00187B1C" w:rsidRPr="00187B1C" w:rsidRDefault="00187B1C" w:rsidP="00C353FC">
      <w:pPr>
        <w:numPr>
          <w:ilvl w:val="0"/>
          <w:numId w:val="15"/>
        </w:numPr>
        <w:ind w:left="0"/>
        <w:jc w:val="both"/>
        <w:rPr>
          <w:lang w:val="en-US"/>
        </w:rPr>
      </w:pPr>
      <w:r w:rsidRPr="00187B1C">
        <w:rPr>
          <w:b/>
          <w:bCs/>
          <w:lang w:val="en-US"/>
        </w:rPr>
        <w:t>Family History, Sleep_Score, Study Satisfaction:</w:t>
      </w:r>
      <w:r w:rsidRPr="00187B1C">
        <w:rPr>
          <w:lang w:val="en-US"/>
        </w:rPr>
        <w:t xml:space="preserve"> Tương quan thấp (|corr| &lt; 0,10), đóng góp không đáng kể vào việc phân nhóm nguy cơ.</w:t>
      </w:r>
    </w:p>
    <w:p w14:paraId="4F3AE9EB" w14:textId="0CCB1A75" w:rsidR="00317D52" w:rsidRPr="00187B1C" w:rsidRDefault="00187B1C" w:rsidP="00C353FC">
      <w:pPr>
        <w:numPr>
          <w:ilvl w:val="0"/>
          <w:numId w:val="15"/>
        </w:numPr>
        <w:ind w:left="0"/>
        <w:jc w:val="both"/>
        <w:rPr>
          <w:lang w:val="en-US"/>
        </w:rPr>
      </w:pPr>
      <w:r w:rsidRPr="00187B1C">
        <w:rPr>
          <w:b/>
          <w:bCs/>
          <w:lang w:val="en-US"/>
        </w:rPr>
        <w:t>CGPA, City, Degree, Profession, Gender, Job Satisfaction, Work Pressure:</w:t>
      </w:r>
      <w:r w:rsidRPr="00187B1C">
        <w:rPr>
          <w:lang w:val="en-US"/>
        </w:rPr>
        <w:t xml:space="preserve"> Tương quan gần như bằng 0 (|corr| ≤ 0,022), không phản ánh đặc điểm sức khỏe tâm thần của sinh viên.</w:t>
      </w:r>
    </w:p>
    <w:p w14:paraId="29A75829" w14:textId="77777777" w:rsidR="00317D52" w:rsidRPr="001742D5" w:rsidRDefault="00317D52" w:rsidP="00C353FC">
      <w:pPr>
        <w:rPr>
          <w:b/>
          <w:bCs/>
          <w:lang w:val="en-US"/>
        </w:rPr>
      </w:pPr>
    </w:p>
    <w:p w14:paraId="45D063FC" w14:textId="434A3C6E" w:rsidR="001742D5" w:rsidRPr="004D2112" w:rsidRDefault="007D3DD0" w:rsidP="00C353FC">
      <w:pPr>
        <w:pStyle w:val="ListParagraph"/>
        <w:numPr>
          <w:ilvl w:val="0"/>
          <w:numId w:val="5"/>
        </w:numPr>
        <w:ind w:left="0"/>
        <w:rPr>
          <w:b/>
          <w:bCs/>
          <w:lang w:val="en-US"/>
        </w:rPr>
      </w:pPr>
      <w:r w:rsidRPr="00E81A5A">
        <w:rPr>
          <w:b/>
          <w:bCs/>
          <w:lang w:val="en-US"/>
        </w:rPr>
        <w:t>Giảm chiều dữ liệu (PCA)</w:t>
      </w:r>
      <w:r w:rsidRPr="00E81A5A">
        <w:rPr>
          <w:lang w:val="en-US"/>
        </w:rPr>
        <w:t xml:space="preserve"> </w:t>
      </w:r>
    </w:p>
    <w:p w14:paraId="5615C40E" w14:textId="77777777" w:rsidR="008525AB" w:rsidRPr="008525AB" w:rsidRDefault="008525AB"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8525AB">
        <w:rPr>
          <w:rFonts w:ascii="Consolas" w:hAnsi="Consolas"/>
          <w:color w:val="0070C1"/>
          <w:sz w:val="21"/>
          <w:szCs w:val="21"/>
          <w:lang w:val="en-US"/>
        </w:rPr>
        <w:t>N_COMPONENTS</w:t>
      </w:r>
      <w:r w:rsidRPr="008525AB">
        <w:rPr>
          <w:rFonts w:ascii="Consolas" w:hAnsi="Consolas"/>
          <w:color w:val="000000"/>
          <w:sz w:val="21"/>
          <w:szCs w:val="21"/>
          <w:lang w:val="en-US"/>
        </w:rPr>
        <w:t xml:space="preserve"> = </w:t>
      </w:r>
      <w:r w:rsidRPr="008525AB">
        <w:rPr>
          <w:rFonts w:ascii="Consolas" w:hAnsi="Consolas"/>
          <w:color w:val="098658"/>
          <w:sz w:val="21"/>
          <w:szCs w:val="21"/>
          <w:lang w:val="en-US"/>
        </w:rPr>
        <w:t>2</w:t>
      </w:r>
    </w:p>
    <w:p w14:paraId="1C0F2AC0" w14:textId="77777777" w:rsidR="008525AB" w:rsidRPr="008525AB" w:rsidRDefault="008525AB"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8525AB">
        <w:rPr>
          <w:rFonts w:ascii="Consolas" w:hAnsi="Consolas"/>
          <w:color w:val="001080"/>
          <w:sz w:val="21"/>
          <w:szCs w:val="21"/>
          <w:lang w:val="en-US"/>
        </w:rPr>
        <w:t>pca</w:t>
      </w:r>
      <w:r w:rsidRPr="008525AB">
        <w:rPr>
          <w:rFonts w:ascii="Consolas" w:hAnsi="Consolas"/>
          <w:color w:val="000000"/>
          <w:sz w:val="21"/>
          <w:szCs w:val="21"/>
          <w:lang w:val="en-US"/>
        </w:rPr>
        <w:t xml:space="preserve"> = </w:t>
      </w:r>
      <w:proofErr w:type="gramStart"/>
      <w:r w:rsidRPr="008525AB">
        <w:rPr>
          <w:rFonts w:ascii="Consolas" w:hAnsi="Consolas"/>
          <w:color w:val="267F99"/>
          <w:sz w:val="21"/>
          <w:szCs w:val="21"/>
          <w:lang w:val="en-US"/>
        </w:rPr>
        <w:t>PCA</w:t>
      </w:r>
      <w:r w:rsidRPr="008525AB">
        <w:rPr>
          <w:rFonts w:ascii="Consolas" w:hAnsi="Consolas"/>
          <w:color w:val="000000"/>
          <w:sz w:val="21"/>
          <w:szCs w:val="21"/>
          <w:lang w:val="en-US"/>
        </w:rPr>
        <w:t>(</w:t>
      </w:r>
      <w:proofErr w:type="gramEnd"/>
      <w:r w:rsidRPr="008525AB">
        <w:rPr>
          <w:rFonts w:ascii="Consolas" w:hAnsi="Consolas"/>
          <w:color w:val="001080"/>
          <w:sz w:val="21"/>
          <w:szCs w:val="21"/>
          <w:lang w:val="en-US"/>
        </w:rPr>
        <w:t>n_components</w:t>
      </w:r>
      <w:r w:rsidRPr="008525AB">
        <w:rPr>
          <w:rFonts w:ascii="Consolas" w:hAnsi="Consolas"/>
          <w:color w:val="000000"/>
          <w:sz w:val="21"/>
          <w:szCs w:val="21"/>
          <w:lang w:val="en-US"/>
        </w:rPr>
        <w:t>=</w:t>
      </w:r>
      <w:r w:rsidRPr="008525AB">
        <w:rPr>
          <w:rFonts w:ascii="Consolas" w:hAnsi="Consolas"/>
          <w:color w:val="0070C1"/>
          <w:sz w:val="21"/>
          <w:szCs w:val="21"/>
          <w:lang w:val="en-US"/>
        </w:rPr>
        <w:t>N_COMPONENTS</w:t>
      </w:r>
      <w:r w:rsidRPr="008525AB">
        <w:rPr>
          <w:rFonts w:ascii="Consolas" w:hAnsi="Consolas"/>
          <w:color w:val="000000"/>
          <w:sz w:val="21"/>
          <w:szCs w:val="21"/>
          <w:lang w:val="en-US"/>
        </w:rPr>
        <w:t xml:space="preserve">, </w:t>
      </w:r>
      <w:r w:rsidRPr="008525AB">
        <w:rPr>
          <w:rFonts w:ascii="Consolas" w:hAnsi="Consolas"/>
          <w:color w:val="001080"/>
          <w:sz w:val="21"/>
          <w:szCs w:val="21"/>
          <w:lang w:val="en-US"/>
        </w:rPr>
        <w:t>random_state</w:t>
      </w:r>
      <w:r w:rsidRPr="008525AB">
        <w:rPr>
          <w:rFonts w:ascii="Consolas" w:hAnsi="Consolas"/>
          <w:color w:val="000000"/>
          <w:sz w:val="21"/>
          <w:szCs w:val="21"/>
          <w:lang w:val="en-US"/>
        </w:rPr>
        <w:t>=</w:t>
      </w:r>
      <w:r w:rsidRPr="008525AB">
        <w:rPr>
          <w:rFonts w:ascii="Consolas" w:hAnsi="Consolas"/>
          <w:color w:val="098658"/>
          <w:sz w:val="21"/>
          <w:szCs w:val="21"/>
          <w:lang w:val="en-US"/>
        </w:rPr>
        <w:t>42</w:t>
      </w:r>
      <w:r w:rsidRPr="008525AB">
        <w:rPr>
          <w:rFonts w:ascii="Consolas" w:hAnsi="Consolas"/>
          <w:color w:val="000000"/>
          <w:sz w:val="21"/>
          <w:szCs w:val="21"/>
          <w:lang w:val="en-US"/>
        </w:rPr>
        <w:t>)</w:t>
      </w:r>
    </w:p>
    <w:p w14:paraId="0CE7BD2D" w14:textId="77777777" w:rsidR="008525AB" w:rsidRPr="008525AB" w:rsidRDefault="008525AB"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8525AB">
        <w:rPr>
          <w:rFonts w:ascii="Consolas" w:hAnsi="Consolas"/>
          <w:color w:val="001080"/>
          <w:sz w:val="21"/>
          <w:szCs w:val="21"/>
          <w:lang w:val="en-US"/>
        </w:rPr>
        <w:t>X_final</w:t>
      </w:r>
      <w:r w:rsidRPr="008525AB">
        <w:rPr>
          <w:rFonts w:ascii="Consolas" w:hAnsi="Consolas"/>
          <w:color w:val="000000"/>
          <w:sz w:val="21"/>
          <w:szCs w:val="21"/>
          <w:lang w:val="en-US"/>
        </w:rPr>
        <w:t xml:space="preserve"> = </w:t>
      </w:r>
      <w:r w:rsidRPr="008525AB">
        <w:rPr>
          <w:rFonts w:ascii="Consolas" w:hAnsi="Consolas"/>
          <w:color w:val="001080"/>
          <w:sz w:val="21"/>
          <w:szCs w:val="21"/>
          <w:lang w:val="en-US"/>
        </w:rPr>
        <w:t>pca</w:t>
      </w:r>
      <w:r w:rsidRPr="008525AB">
        <w:rPr>
          <w:rFonts w:ascii="Consolas" w:hAnsi="Consolas"/>
          <w:color w:val="000000"/>
          <w:sz w:val="21"/>
          <w:szCs w:val="21"/>
          <w:lang w:val="en-US"/>
        </w:rPr>
        <w:t>.</w:t>
      </w:r>
      <w:r w:rsidRPr="008525AB">
        <w:rPr>
          <w:rFonts w:ascii="Consolas" w:hAnsi="Consolas"/>
          <w:color w:val="795E26"/>
          <w:sz w:val="21"/>
          <w:szCs w:val="21"/>
          <w:lang w:val="en-US"/>
        </w:rPr>
        <w:t>fit_transform</w:t>
      </w:r>
      <w:r w:rsidRPr="008525AB">
        <w:rPr>
          <w:rFonts w:ascii="Consolas" w:hAnsi="Consolas"/>
          <w:color w:val="000000"/>
          <w:sz w:val="21"/>
          <w:szCs w:val="21"/>
          <w:lang w:val="en-US"/>
        </w:rPr>
        <w:t>(</w:t>
      </w:r>
      <w:r w:rsidRPr="008525AB">
        <w:rPr>
          <w:rFonts w:ascii="Consolas" w:hAnsi="Consolas"/>
          <w:color w:val="001080"/>
          <w:sz w:val="21"/>
          <w:szCs w:val="21"/>
          <w:lang w:val="en-US"/>
        </w:rPr>
        <w:t>X_weighted</w:t>
      </w:r>
      <w:r w:rsidRPr="008525AB">
        <w:rPr>
          <w:rFonts w:ascii="Consolas" w:hAnsi="Consolas"/>
          <w:color w:val="000000"/>
          <w:sz w:val="21"/>
          <w:szCs w:val="21"/>
          <w:lang w:val="en-US"/>
        </w:rPr>
        <w:t>)</w:t>
      </w:r>
    </w:p>
    <w:p w14:paraId="5D15A46D" w14:textId="23785251" w:rsidR="004D2112" w:rsidRPr="004D2112" w:rsidRDefault="004D2112" w:rsidP="00C353FC">
      <w:pPr>
        <w:rPr>
          <w:b/>
          <w:bCs/>
          <w:lang w:val="en-US"/>
        </w:rPr>
      </w:pPr>
    </w:p>
    <w:p w14:paraId="27C9A261" w14:textId="1FC99BEC" w:rsidR="00317D52" w:rsidRPr="00177FF2" w:rsidRDefault="00177FF2" w:rsidP="00C353FC">
      <w:pPr>
        <w:ind w:firstLine="720"/>
        <w:jc w:val="both"/>
        <w:rPr>
          <w:lang w:val="en-US"/>
        </w:rPr>
      </w:pPr>
      <w:r>
        <w:t>K</w:t>
      </w:r>
      <w:r w:rsidRPr="00177FF2">
        <w:t xml:space="preserve">ỹ thuật PCA (Principal Component Analysis) được sử dụng để giảm chiều dữ liệu. Dữ liệu sau khi chuẩn hóa được chiếu xuống không gian hai chiều, tạo thành tập </w:t>
      </w:r>
      <w:r w:rsidRPr="007F4386">
        <w:rPr>
          <w:i/>
          <w:iCs/>
        </w:rPr>
        <w:t>X_</w:t>
      </w:r>
      <w:r w:rsidR="007C582D" w:rsidRPr="007F4386">
        <w:rPr>
          <w:i/>
          <w:iCs/>
        </w:rPr>
        <w:t>final</w:t>
      </w:r>
      <w:r w:rsidRPr="00177FF2">
        <w:t>. Việc giảm chiều không chỉ giúp loại bỏ nhiễu và giữ lại phần lớn thông tin quan trọng, mà còn hỗ trợ trực quan hóa dữ liệu, từ đó giúp quan sát rõ hơn cấu trúc và sự phân tách giữa các cụm khách hàn</w:t>
      </w:r>
      <w:r w:rsidR="00CD6515">
        <w:t>g.</w:t>
      </w:r>
    </w:p>
    <w:p w14:paraId="7C00E10C" w14:textId="77777777" w:rsidR="00317D52" w:rsidRPr="001742D5" w:rsidRDefault="00317D52" w:rsidP="00C353FC">
      <w:pPr>
        <w:rPr>
          <w:b/>
          <w:bCs/>
          <w:lang w:val="en-US"/>
        </w:rPr>
      </w:pPr>
    </w:p>
    <w:p w14:paraId="0302B1CA" w14:textId="4BC1441E" w:rsidR="00317D52" w:rsidRPr="0043490E" w:rsidRDefault="00B21B87" w:rsidP="00C353FC">
      <w:pPr>
        <w:pStyle w:val="ListParagraph"/>
        <w:numPr>
          <w:ilvl w:val="0"/>
          <w:numId w:val="5"/>
        </w:numPr>
        <w:ind w:left="0"/>
        <w:rPr>
          <w:b/>
          <w:bCs/>
          <w:lang w:val="en-US"/>
        </w:rPr>
      </w:pPr>
      <w:r>
        <w:rPr>
          <w:b/>
          <w:bCs/>
          <w:lang w:val="en-US"/>
        </w:rPr>
        <w:t>Thuật toán</w:t>
      </w:r>
      <w:r w:rsidR="00465447">
        <w:rPr>
          <w:b/>
          <w:bCs/>
          <w:lang w:val="en-US"/>
        </w:rPr>
        <w:t xml:space="preserve"> K-Means</w:t>
      </w:r>
    </w:p>
    <w:p w14:paraId="078942B6" w14:textId="7B59B90A" w:rsidR="00DA0282" w:rsidRDefault="00DA0282" w:rsidP="00C353FC">
      <w:pPr>
        <w:ind w:firstLine="720"/>
        <w:jc w:val="both"/>
      </w:pPr>
      <w:r w:rsidRPr="007E6881">
        <w:t xml:space="preserve">Thuật toán K-Means được sử dụng như phương pháp chính để phân cụm </w:t>
      </w:r>
      <w:r>
        <w:t xml:space="preserve">sinh viên. </w:t>
      </w:r>
      <w:r w:rsidRPr="007E6881">
        <w:t xml:space="preserve">Dữ liệu đầu vào của mô hình là tập </w:t>
      </w:r>
      <w:r w:rsidRPr="000361FB">
        <w:rPr>
          <w:i/>
          <w:iCs/>
        </w:rPr>
        <w:t>X_final</w:t>
      </w:r>
      <w:r w:rsidRPr="007E6881">
        <w:t xml:space="preserve">, đại diện cho không gian hai chiều đã giữ lại phần lớn thông tin quan trọng từ dữ liệu gốc, giúp tăng hiệu quả tính toán và hỗ trợ trực quan hóa. </w:t>
      </w:r>
    </w:p>
    <w:p w14:paraId="0C038F77" w14:textId="77777777" w:rsidR="009D0A9D" w:rsidRDefault="009D0A9D" w:rsidP="00C353FC">
      <w:pPr>
        <w:ind w:firstLine="720"/>
        <w:jc w:val="both"/>
      </w:pPr>
    </w:p>
    <w:p w14:paraId="13192D63" w14:textId="69469B50" w:rsidR="0043490E" w:rsidRDefault="00DA0282" w:rsidP="00C353FC">
      <w:pPr>
        <w:ind w:firstLine="720"/>
        <w:jc w:val="both"/>
      </w:pPr>
      <w:r w:rsidRPr="007E6881">
        <w:t xml:space="preserve">Để xác định số cụm cho thuật toán nhóm chúng em sử dụng phương pháp Khuỷu tay (Elbow Method) đã được áp dụng. Bằng cách tính toán tổng bình phương khoảng cách sai số trong cụm (WCSS) cho các giá trị k chạy từ </w:t>
      </w:r>
      <w:r>
        <w:t>2</w:t>
      </w:r>
      <w:r w:rsidRPr="007E6881">
        <w:t xml:space="preserve"> đến 1</w:t>
      </w:r>
      <w:r w:rsidR="00DC35B1">
        <w:t>0</w:t>
      </w:r>
      <w:r w:rsidRPr="007E6881">
        <w:t>, nhóm đã quan sát sự thay đổi của giá trị Inertia qua biểu đồ.</w:t>
      </w:r>
    </w:p>
    <w:p w14:paraId="2013F217" w14:textId="77777777" w:rsidR="005F4ECB" w:rsidRDefault="007A5425" w:rsidP="00C353FC">
      <w:pPr>
        <w:keepNext/>
        <w:jc w:val="center"/>
      </w:pPr>
      <w:r w:rsidRPr="007A5425">
        <w:rPr>
          <w:noProof/>
        </w:rPr>
        <w:drawing>
          <wp:inline distT="0" distB="0" distL="0" distR="0" wp14:anchorId="41090B6D" wp14:editId="7A062612">
            <wp:extent cx="5738176" cy="4050442"/>
            <wp:effectExtent l="19050" t="19050" r="15240" b="26670"/>
            <wp:docPr id="94102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9778" name=""/>
                    <pic:cNvPicPr/>
                  </pic:nvPicPr>
                  <pic:blipFill>
                    <a:blip r:embed="rId26"/>
                    <a:stretch>
                      <a:fillRect/>
                    </a:stretch>
                  </pic:blipFill>
                  <pic:spPr>
                    <a:xfrm>
                      <a:off x="0" y="0"/>
                      <a:ext cx="5746361" cy="4056220"/>
                    </a:xfrm>
                    <a:prstGeom prst="rect">
                      <a:avLst/>
                    </a:prstGeom>
                    <a:ln>
                      <a:solidFill>
                        <a:schemeClr val="tx1"/>
                      </a:solidFill>
                    </a:ln>
                  </pic:spPr>
                </pic:pic>
              </a:graphicData>
            </a:graphic>
          </wp:inline>
        </w:drawing>
      </w:r>
    </w:p>
    <w:p w14:paraId="6C06C0E0" w14:textId="4CEAC1A9" w:rsidR="0043490E" w:rsidRPr="0094551C" w:rsidRDefault="0094551C" w:rsidP="00C353FC">
      <w:pPr>
        <w:pStyle w:val="Caption"/>
        <w:jc w:val="center"/>
        <w:rPr>
          <w:color w:val="000000" w:themeColor="text1"/>
          <w:sz w:val="26"/>
          <w:szCs w:val="26"/>
        </w:rPr>
      </w:pPr>
      <w:bookmarkStart w:id="41" w:name="_Toc230335470"/>
      <w:r w:rsidRPr="0094551C">
        <w:rPr>
          <w:color w:val="000000" w:themeColor="text1"/>
          <w:sz w:val="26"/>
          <w:szCs w:val="26"/>
        </w:rPr>
        <w:t>Hình</w:t>
      </w:r>
      <w:r w:rsidR="005F4ECB" w:rsidRPr="0094551C">
        <w:rPr>
          <w:color w:val="000000" w:themeColor="text1"/>
          <w:sz w:val="26"/>
          <w:szCs w:val="26"/>
        </w:rPr>
        <w:t xml:space="preserve"> </w:t>
      </w:r>
      <w:r w:rsidR="005F4ECB" w:rsidRPr="0094551C">
        <w:rPr>
          <w:color w:val="000000" w:themeColor="text1"/>
          <w:sz w:val="26"/>
          <w:szCs w:val="26"/>
        </w:rPr>
        <w:fldChar w:fldCharType="begin"/>
      </w:r>
      <w:r w:rsidR="005F4ECB" w:rsidRPr="0094551C">
        <w:rPr>
          <w:color w:val="000000" w:themeColor="text1"/>
          <w:sz w:val="26"/>
          <w:szCs w:val="26"/>
        </w:rPr>
        <w:instrText xml:space="preserve"> SEQ Figure \* ARABIC </w:instrText>
      </w:r>
      <w:r w:rsidR="005F4ECB" w:rsidRPr="0094551C">
        <w:rPr>
          <w:color w:val="000000" w:themeColor="text1"/>
          <w:sz w:val="26"/>
          <w:szCs w:val="26"/>
        </w:rPr>
        <w:fldChar w:fldCharType="separate"/>
      </w:r>
      <w:r w:rsidR="00A05C86">
        <w:rPr>
          <w:noProof/>
          <w:color w:val="000000" w:themeColor="text1"/>
          <w:sz w:val="26"/>
          <w:szCs w:val="26"/>
        </w:rPr>
        <w:t>14</w:t>
      </w:r>
      <w:r w:rsidR="005F4ECB" w:rsidRPr="0094551C">
        <w:rPr>
          <w:color w:val="000000" w:themeColor="text1"/>
          <w:sz w:val="26"/>
          <w:szCs w:val="26"/>
        </w:rPr>
        <w:fldChar w:fldCharType="end"/>
      </w:r>
      <w:r w:rsidR="005F4ECB" w:rsidRPr="0094551C">
        <w:rPr>
          <w:color w:val="000000" w:themeColor="text1"/>
          <w:sz w:val="26"/>
          <w:szCs w:val="26"/>
        </w:rPr>
        <w:t xml:space="preserve">: Biểu đồ Elbow Method </w:t>
      </w:r>
      <w:r w:rsidRPr="0094551C">
        <w:rPr>
          <w:color w:val="000000" w:themeColor="text1"/>
          <w:sz w:val="26"/>
          <w:szCs w:val="26"/>
        </w:rPr>
        <w:t>cho thuật toán K-Means</w:t>
      </w:r>
      <w:bookmarkEnd w:id="41"/>
    </w:p>
    <w:p w14:paraId="4684CBE3" w14:textId="2D9949D6" w:rsidR="00317D52" w:rsidRDefault="0094551C" w:rsidP="00C353FC">
      <w:pPr>
        <w:ind w:firstLine="720"/>
        <w:jc w:val="both"/>
        <w:rPr>
          <w:lang w:val="en-US"/>
        </w:rPr>
      </w:pPr>
      <w:r w:rsidRPr="0094551C">
        <w:rPr>
          <w:lang w:val="en-US"/>
        </w:rPr>
        <w:lastRenderedPageBreak/>
        <w:t>Biểu đồ Elbow Method cho thấy giá trị Inertia giảm mạnh từ K=2 (≈7.200) xuống K=3 (≈4.400), sau đó tốc độ giảm chậm dần và gần như không đổi từ K=6 trở đi. Điểm gãy rõ nhất quan sát được tại K=3</w:t>
      </w:r>
      <w:r>
        <w:rPr>
          <w:lang w:val="en-US"/>
        </w:rPr>
        <w:t>,</w:t>
      </w:r>
      <w:r w:rsidRPr="0094551C">
        <w:rPr>
          <w:lang w:val="en-US"/>
        </w:rPr>
        <w:t xml:space="preserve"> đây chính là điểm "khuỷu tay" nơi việc tăng thêm số cụm không mang lại cải thiện đáng kể về chất lượng phân cụm. Do đó, K=3 được chọn là số cụm tối ưu</w:t>
      </w:r>
      <w:r w:rsidR="00B922DE">
        <w:rPr>
          <w:lang w:val="en-US"/>
        </w:rPr>
        <w:t xml:space="preserve"> nhất</w:t>
      </w:r>
      <w:r w:rsidRPr="0094551C">
        <w:rPr>
          <w:lang w:val="en-US"/>
        </w:rPr>
        <w:t>.</w:t>
      </w:r>
    </w:p>
    <w:p w14:paraId="281C8340" w14:textId="77777777" w:rsidR="009D0A9D" w:rsidRDefault="009D0A9D" w:rsidP="00C353FC">
      <w:pPr>
        <w:ind w:firstLine="720"/>
        <w:jc w:val="both"/>
        <w:rPr>
          <w:lang w:val="en-US"/>
        </w:rPr>
      </w:pPr>
    </w:p>
    <w:p w14:paraId="113A6A1C" w14:textId="1FD6F311" w:rsidR="00735953" w:rsidRDefault="00735953" w:rsidP="00C353FC">
      <w:pPr>
        <w:ind w:firstLine="720"/>
        <w:jc w:val="both"/>
        <w:rPr>
          <w:lang w:val="en-US"/>
        </w:rPr>
      </w:pPr>
      <w:r>
        <w:rPr>
          <w:lang w:val="en-US"/>
        </w:rPr>
        <w:t>Sau khi đã chọn được số cụm tối ưu</w:t>
      </w:r>
      <w:r w:rsidR="003A63A4">
        <w:rPr>
          <w:lang w:val="en-US"/>
        </w:rPr>
        <w:t xml:space="preserve"> k = 3, ta khởi tạo mô hình K-Means để chuẩn bị huấn luyện</w:t>
      </w:r>
      <w:r w:rsidR="005D09EB">
        <w:rPr>
          <w:lang w:val="en-US"/>
        </w:rPr>
        <w:t>.</w:t>
      </w:r>
    </w:p>
    <w:p w14:paraId="2E3B1021" w14:textId="79D7A168" w:rsidR="006A3F46" w:rsidRPr="006A3F46" w:rsidRDefault="006A3F46"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6A3F46">
        <w:rPr>
          <w:rFonts w:ascii="Consolas" w:hAnsi="Consolas"/>
          <w:color w:val="0070C1"/>
          <w:sz w:val="21"/>
          <w:szCs w:val="21"/>
          <w:lang w:val="en-US"/>
        </w:rPr>
        <w:t>K_OPTIMAL</w:t>
      </w:r>
      <w:r w:rsidRPr="006A3F46">
        <w:rPr>
          <w:rFonts w:ascii="Consolas" w:hAnsi="Consolas"/>
          <w:color w:val="000000"/>
          <w:sz w:val="21"/>
          <w:szCs w:val="21"/>
          <w:lang w:val="en-US"/>
        </w:rPr>
        <w:t xml:space="preserve"> = </w:t>
      </w:r>
      <w:r w:rsidRPr="006A3F46">
        <w:rPr>
          <w:rFonts w:ascii="Consolas" w:hAnsi="Consolas"/>
          <w:color w:val="098658"/>
          <w:sz w:val="21"/>
          <w:szCs w:val="21"/>
          <w:lang w:val="en-US"/>
        </w:rPr>
        <w:t>3</w:t>
      </w:r>
    </w:p>
    <w:p w14:paraId="2AE67CE2" w14:textId="2BA3F8E7" w:rsidR="006A3F46" w:rsidRPr="006A3F46" w:rsidRDefault="006A3F46"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6A3F46">
        <w:rPr>
          <w:rFonts w:ascii="Consolas" w:hAnsi="Consolas"/>
          <w:color w:val="001080"/>
          <w:sz w:val="21"/>
          <w:szCs w:val="21"/>
          <w:lang w:val="en-US"/>
        </w:rPr>
        <w:t>kmeans_final</w:t>
      </w:r>
      <w:r w:rsidRPr="006A3F46">
        <w:rPr>
          <w:rFonts w:ascii="Consolas" w:hAnsi="Consolas"/>
          <w:color w:val="000000"/>
          <w:sz w:val="21"/>
          <w:szCs w:val="21"/>
          <w:lang w:val="en-US"/>
        </w:rPr>
        <w:t xml:space="preserve"> = </w:t>
      </w:r>
      <w:proofErr w:type="gramStart"/>
      <w:r w:rsidRPr="006A3F46">
        <w:rPr>
          <w:rFonts w:ascii="Consolas" w:hAnsi="Consolas"/>
          <w:color w:val="267F99"/>
          <w:sz w:val="21"/>
          <w:szCs w:val="21"/>
          <w:lang w:val="en-US"/>
        </w:rPr>
        <w:t>KMeans</w:t>
      </w:r>
      <w:r w:rsidRPr="006A3F46">
        <w:rPr>
          <w:rFonts w:ascii="Consolas" w:hAnsi="Consolas"/>
          <w:color w:val="000000"/>
          <w:sz w:val="21"/>
          <w:szCs w:val="21"/>
          <w:lang w:val="en-US"/>
        </w:rPr>
        <w:t>(</w:t>
      </w:r>
      <w:proofErr w:type="gramEnd"/>
      <w:r w:rsidRPr="006A3F46">
        <w:rPr>
          <w:rFonts w:ascii="Consolas" w:hAnsi="Consolas"/>
          <w:color w:val="001080"/>
          <w:sz w:val="21"/>
          <w:szCs w:val="21"/>
          <w:lang w:val="en-US"/>
        </w:rPr>
        <w:t>n_clusters</w:t>
      </w:r>
      <w:r w:rsidRPr="006A3F46">
        <w:rPr>
          <w:rFonts w:ascii="Consolas" w:hAnsi="Consolas"/>
          <w:color w:val="000000"/>
          <w:sz w:val="21"/>
          <w:szCs w:val="21"/>
          <w:lang w:val="en-US"/>
        </w:rPr>
        <w:t>=</w:t>
      </w:r>
      <w:r w:rsidRPr="006A3F46">
        <w:rPr>
          <w:rFonts w:ascii="Consolas" w:hAnsi="Consolas"/>
          <w:color w:val="0070C1"/>
          <w:sz w:val="21"/>
          <w:szCs w:val="21"/>
          <w:lang w:val="en-US"/>
        </w:rPr>
        <w:t>K_OPTIMAL</w:t>
      </w:r>
      <w:r w:rsidRPr="006A3F46">
        <w:rPr>
          <w:rFonts w:ascii="Consolas" w:hAnsi="Consolas"/>
          <w:color w:val="000000"/>
          <w:sz w:val="21"/>
          <w:szCs w:val="21"/>
          <w:lang w:val="en-US"/>
        </w:rPr>
        <w:t xml:space="preserve">, </w:t>
      </w:r>
      <w:r w:rsidRPr="006A3F46">
        <w:rPr>
          <w:rFonts w:ascii="Consolas" w:hAnsi="Consolas"/>
          <w:color w:val="001080"/>
          <w:sz w:val="21"/>
          <w:szCs w:val="21"/>
          <w:lang w:val="en-US"/>
        </w:rPr>
        <w:t>init</w:t>
      </w:r>
      <w:r w:rsidRPr="006A3F46">
        <w:rPr>
          <w:rFonts w:ascii="Consolas" w:hAnsi="Consolas"/>
          <w:color w:val="000000"/>
          <w:sz w:val="21"/>
          <w:szCs w:val="21"/>
          <w:lang w:val="en-US"/>
        </w:rPr>
        <w:t>=</w:t>
      </w:r>
      <w:r w:rsidRPr="006A3F46">
        <w:rPr>
          <w:rFonts w:ascii="Consolas" w:hAnsi="Consolas"/>
          <w:color w:val="A31515"/>
          <w:sz w:val="21"/>
          <w:szCs w:val="21"/>
          <w:lang w:val="en-US"/>
        </w:rPr>
        <w:t>'k-means++'</w:t>
      </w:r>
      <w:r w:rsidRPr="006A3F46">
        <w:rPr>
          <w:rFonts w:ascii="Consolas" w:hAnsi="Consolas"/>
          <w:color w:val="000000"/>
          <w:sz w:val="21"/>
          <w:szCs w:val="21"/>
          <w:lang w:val="en-US"/>
        </w:rPr>
        <w:t xml:space="preserve">, </w:t>
      </w:r>
      <w:r w:rsidRPr="006A3F46">
        <w:rPr>
          <w:rFonts w:ascii="Consolas" w:hAnsi="Consolas"/>
          <w:color w:val="001080"/>
          <w:sz w:val="21"/>
          <w:szCs w:val="21"/>
          <w:lang w:val="en-US"/>
        </w:rPr>
        <w:t>n_init</w:t>
      </w:r>
      <w:r w:rsidRPr="006A3F46">
        <w:rPr>
          <w:rFonts w:ascii="Consolas" w:hAnsi="Consolas"/>
          <w:color w:val="000000"/>
          <w:sz w:val="21"/>
          <w:szCs w:val="21"/>
          <w:lang w:val="en-US"/>
        </w:rPr>
        <w:t>=</w:t>
      </w:r>
      <w:r w:rsidRPr="006A3F46">
        <w:rPr>
          <w:rFonts w:ascii="Consolas" w:hAnsi="Consolas"/>
          <w:color w:val="098658"/>
          <w:sz w:val="21"/>
          <w:szCs w:val="21"/>
          <w:lang w:val="en-US"/>
        </w:rPr>
        <w:t>20</w:t>
      </w:r>
      <w:r w:rsidRPr="006A3F46">
        <w:rPr>
          <w:rFonts w:ascii="Consolas" w:hAnsi="Consolas"/>
          <w:color w:val="000000"/>
          <w:sz w:val="21"/>
          <w:szCs w:val="21"/>
          <w:lang w:val="en-US"/>
        </w:rPr>
        <w:t>,</w:t>
      </w:r>
      <w:r>
        <w:rPr>
          <w:rFonts w:ascii="Consolas" w:hAnsi="Consolas"/>
          <w:color w:val="000000"/>
          <w:sz w:val="21"/>
          <w:szCs w:val="21"/>
          <w:lang w:val="en-US"/>
        </w:rPr>
        <w:t xml:space="preserve"> </w:t>
      </w:r>
      <w:r w:rsidRPr="006A3F46">
        <w:rPr>
          <w:rFonts w:ascii="Consolas" w:hAnsi="Consolas"/>
          <w:color w:val="001080"/>
          <w:sz w:val="21"/>
          <w:szCs w:val="21"/>
          <w:lang w:val="en-US"/>
        </w:rPr>
        <w:t>max_iter</w:t>
      </w:r>
      <w:r w:rsidRPr="006A3F46">
        <w:rPr>
          <w:rFonts w:ascii="Consolas" w:hAnsi="Consolas"/>
          <w:color w:val="000000"/>
          <w:sz w:val="21"/>
          <w:szCs w:val="21"/>
          <w:lang w:val="en-US"/>
        </w:rPr>
        <w:t>=</w:t>
      </w:r>
      <w:r w:rsidRPr="006A3F46">
        <w:rPr>
          <w:rFonts w:ascii="Consolas" w:hAnsi="Consolas"/>
          <w:color w:val="098658"/>
          <w:sz w:val="21"/>
          <w:szCs w:val="21"/>
          <w:lang w:val="en-US"/>
        </w:rPr>
        <w:t>500</w:t>
      </w:r>
      <w:r w:rsidRPr="006A3F46">
        <w:rPr>
          <w:rFonts w:ascii="Consolas" w:hAnsi="Consolas"/>
          <w:color w:val="000000"/>
          <w:sz w:val="21"/>
          <w:szCs w:val="21"/>
          <w:lang w:val="en-US"/>
        </w:rPr>
        <w:t xml:space="preserve">, </w:t>
      </w:r>
      <w:r w:rsidRPr="006A3F46">
        <w:rPr>
          <w:rFonts w:ascii="Consolas" w:hAnsi="Consolas"/>
          <w:color w:val="001080"/>
          <w:sz w:val="21"/>
          <w:szCs w:val="21"/>
          <w:lang w:val="en-US"/>
        </w:rPr>
        <w:t>random_state</w:t>
      </w:r>
      <w:r w:rsidRPr="006A3F46">
        <w:rPr>
          <w:rFonts w:ascii="Consolas" w:hAnsi="Consolas"/>
          <w:color w:val="000000"/>
          <w:sz w:val="21"/>
          <w:szCs w:val="21"/>
          <w:lang w:val="en-US"/>
        </w:rPr>
        <w:t>=</w:t>
      </w:r>
      <w:r w:rsidRPr="006A3F46">
        <w:rPr>
          <w:rFonts w:ascii="Consolas" w:hAnsi="Consolas"/>
          <w:color w:val="098658"/>
          <w:sz w:val="21"/>
          <w:szCs w:val="21"/>
          <w:lang w:val="en-US"/>
        </w:rPr>
        <w:t>42</w:t>
      </w:r>
      <w:r w:rsidRPr="006A3F46">
        <w:rPr>
          <w:rFonts w:ascii="Consolas" w:hAnsi="Consolas"/>
          <w:color w:val="000000"/>
          <w:sz w:val="21"/>
          <w:szCs w:val="21"/>
          <w:lang w:val="en-US"/>
        </w:rPr>
        <w:t>)</w:t>
      </w:r>
    </w:p>
    <w:p w14:paraId="6751BB19" w14:textId="77777777" w:rsidR="006A3F46" w:rsidRPr="006A3F46" w:rsidRDefault="006A3F46"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6A3F46">
        <w:rPr>
          <w:rFonts w:ascii="Consolas" w:hAnsi="Consolas"/>
          <w:color w:val="001080"/>
          <w:sz w:val="21"/>
          <w:szCs w:val="21"/>
          <w:lang w:val="en-US"/>
        </w:rPr>
        <w:t>kmeans_labels</w:t>
      </w:r>
      <w:r w:rsidRPr="006A3F46">
        <w:rPr>
          <w:rFonts w:ascii="Consolas" w:hAnsi="Consolas"/>
          <w:color w:val="000000"/>
          <w:sz w:val="21"/>
          <w:szCs w:val="21"/>
          <w:lang w:val="en-US"/>
        </w:rPr>
        <w:t xml:space="preserve"> = </w:t>
      </w:r>
      <w:r w:rsidRPr="006A3F46">
        <w:rPr>
          <w:rFonts w:ascii="Consolas" w:hAnsi="Consolas"/>
          <w:color w:val="001080"/>
          <w:sz w:val="21"/>
          <w:szCs w:val="21"/>
          <w:lang w:val="en-US"/>
        </w:rPr>
        <w:t>kmeans_final</w:t>
      </w:r>
      <w:r w:rsidRPr="006A3F46">
        <w:rPr>
          <w:rFonts w:ascii="Consolas" w:hAnsi="Consolas"/>
          <w:color w:val="000000"/>
          <w:sz w:val="21"/>
          <w:szCs w:val="21"/>
          <w:lang w:val="en-US"/>
        </w:rPr>
        <w:t>.</w:t>
      </w:r>
      <w:r w:rsidRPr="006A3F46">
        <w:rPr>
          <w:rFonts w:ascii="Consolas" w:hAnsi="Consolas"/>
          <w:color w:val="795E26"/>
          <w:sz w:val="21"/>
          <w:szCs w:val="21"/>
          <w:lang w:val="en-US"/>
        </w:rPr>
        <w:t>fit_predict</w:t>
      </w:r>
      <w:r w:rsidRPr="006A3F46">
        <w:rPr>
          <w:rFonts w:ascii="Consolas" w:hAnsi="Consolas"/>
          <w:color w:val="000000"/>
          <w:sz w:val="21"/>
          <w:szCs w:val="21"/>
          <w:lang w:val="en-US"/>
        </w:rPr>
        <w:t>(</w:t>
      </w:r>
      <w:r w:rsidRPr="006A3F46">
        <w:rPr>
          <w:rFonts w:ascii="Consolas" w:hAnsi="Consolas"/>
          <w:color w:val="001080"/>
          <w:sz w:val="21"/>
          <w:szCs w:val="21"/>
          <w:lang w:val="en-US"/>
        </w:rPr>
        <w:t>X_final</w:t>
      </w:r>
      <w:r w:rsidRPr="006A3F46">
        <w:rPr>
          <w:rFonts w:ascii="Consolas" w:hAnsi="Consolas"/>
          <w:color w:val="000000"/>
          <w:sz w:val="21"/>
          <w:szCs w:val="21"/>
          <w:lang w:val="en-US"/>
        </w:rPr>
        <w:t>)</w:t>
      </w:r>
    </w:p>
    <w:p w14:paraId="6F1DC474" w14:textId="77777777" w:rsidR="001F4772" w:rsidRPr="00317D52" w:rsidRDefault="001F4772" w:rsidP="00C353FC">
      <w:pPr>
        <w:rPr>
          <w:b/>
          <w:bCs/>
          <w:lang w:val="en-US"/>
        </w:rPr>
      </w:pPr>
    </w:p>
    <w:p w14:paraId="396679B7" w14:textId="5432CBEA" w:rsidR="001742D5" w:rsidRPr="006D01FC" w:rsidRDefault="000F6712" w:rsidP="00C353FC">
      <w:pPr>
        <w:pStyle w:val="ListParagraph"/>
        <w:numPr>
          <w:ilvl w:val="0"/>
          <w:numId w:val="5"/>
        </w:numPr>
        <w:ind w:left="0"/>
        <w:rPr>
          <w:b/>
          <w:bCs/>
          <w:lang w:val="en-US"/>
        </w:rPr>
      </w:pPr>
      <w:r>
        <w:rPr>
          <w:b/>
          <w:bCs/>
          <w:lang w:val="en-US"/>
        </w:rPr>
        <w:t>Thuật toán HAC</w:t>
      </w:r>
    </w:p>
    <w:p w14:paraId="50E6DA6D" w14:textId="6B3A527A" w:rsidR="006D01FC" w:rsidRDefault="006D01FC" w:rsidP="00C353FC">
      <w:pPr>
        <w:ind w:firstLine="720"/>
        <w:jc w:val="both"/>
      </w:pPr>
      <w:r w:rsidRPr="006D01FC">
        <w:t>Bên cạnh phương pháp phân cụm dựa trên tâm điểm như K-Means, nhóm nghiên cứu triển khai thuật toán Phân cụm phân cấp (HAC) để có cái nhìn đa chiều hơn về cấu trúc dữ liệu khách hàng. Để xác định số cụm tối ưu của thuật toán HAC, ta thông qua biểu đồ Dendrogram thu được từ tập dữ liệu</w:t>
      </w:r>
      <w:r>
        <w:t>:</w:t>
      </w:r>
    </w:p>
    <w:p w14:paraId="31CE227B" w14:textId="77777777" w:rsidR="00A05C86" w:rsidRDefault="007418D9" w:rsidP="00C353FC">
      <w:pPr>
        <w:keepNext/>
        <w:jc w:val="center"/>
      </w:pPr>
      <w:r w:rsidRPr="007418D9">
        <w:rPr>
          <w:noProof/>
          <w:lang w:val="en-US"/>
        </w:rPr>
        <w:drawing>
          <wp:inline distT="0" distB="0" distL="0" distR="0" wp14:anchorId="37C82801" wp14:editId="6B508D65">
            <wp:extent cx="5718810" cy="2403611"/>
            <wp:effectExtent l="19050" t="19050" r="15240" b="15875"/>
            <wp:docPr id="138340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00382" name=""/>
                    <pic:cNvPicPr/>
                  </pic:nvPicPr>
                  <pic:blipFill>
                    <a:blip r:embed="rId27"/>
                    <a:stretch>
                      <a:fillRect/>
                    </a:stretch>
                  </pic:blipFill>
                  <pic:spPr>
                    <a:xfrm>
                      <a:off x="0" y="0"/>
                      <a:ext cx="5733113" cy="2409622"/>
                    </a:xfrm>
                    <a:prstGeom prst="rect">
                      <a:avLst/>
                    </a:prstGeom>
                    <a:ln>
                      <a:solidFill>
                        <a:schemeClr val="tx1"/>
                      </a:solidFill>
                    </a:ln>
                  </pic:spPr>
                </pic:pic>
              </a:graphicData>
            </a:graphic>
          </wp:inline>
        </w:drawing>
      </w:r>
    </w:p>
    <w:p w14:paraId="7A3B4F56" w14:textId="7C44D469" w:rsidR="006D01FC" w:rsidRPr="004F6968" w:rsidRDefault="004F6968" w:rsidP="00C353FC">
      <w:pPr>
        <w:pStyle w:val="Caption"/>
        <w:jc w:val="center"/>
        <w:rPr>
          <w:color w:val="000000" w:themeColor="text1"/>
          <w:sz w:val="26"/>
          <w:szCs w:val="26"/>
          <w:lang w:val="en-US"/>
        </w:rPr>
      </w:pPr>
      <w:bookmarkStart w:id="42" w:name="_Toc230335471"/>
      <w:r w:rsidRPr="004F6968">
        <w:rPr>
          <w:color w:val="000000" w:themeColor="text1"/>
          <w:sz w:val="26"/>
          <w:szCs w:val="26"/>
        </w:rPr>
        <w:t>Hình</w:t>
      </w:r>
      <w:r w:rsidR="00A05C86" w:rsidRPr="004F6968">
        <w:rPr>
          <w:color w:val="000000" w:themeColor="text1"/>
          <w:sz w:val="26"/>
          <w:szCs w:val="26"/>
        </w:rPr>
        <w:t xml:space="preserve"> </w:t>
      </w:r>
      <w:r w:rsidR="00A05C86" w:rsidRPr="004F6968">
        <w:rPr>
          <w:color w:val="000000" w:themeColor="text1"/>
          <w:sz w:val="26"/>
          <w:szCs w:val="26"/>
        </w:rPr>
        <w:fldChar w:fldCharType="begin"/>
      </w:r>
      <w:r w:rsidR="00A05C86" w:rsidRPr="004F6968">
        <w:rPr>
          <w:color w:val="000000" w:themeColor="text1"/>
          <w:sz w:val="26"/>
          <w:szCs w:val="26"/>
        </w:rPr>
        <w:instrText xml:space="preserve"> SEQ Figure \* ARABIC </w:instrText>
      </w:r>
      <w:r w:rsidR="00A05C86" w:rsidRPr="004F6968">
        <w:rPr>
          <w:color w:val="000000" w:themeColor="text1"/>
          <w:sz w:val="26"/>
          <w:szCs w:val="26"/>
        </w:rPr>
        <w:fldChar w:fldCharType="separate"/>
      </w:r>
      <w:r w:rsidR="00A05C86" w:rsidRPr="004F6968">
        <w:rPr>
          <w:noProof/>
          <w:color w:val="000000" w:themeColor="text1"/>
          <w:sz w:val="26"/>
          <w:szCs w:val="26"/>
        </w:rPr>
        <w:t>15</w:t>
      </w:r>
      <w:r w:rsidR="00A05C86" w:rsidRPr="004F6968">
        <w:rPr>
          <w:color w:val="000000" w:themeColor="text1"/>
          <w:sz w:val="26"/>
          <w:szCs w:val="26"/>
        </w:rPr>
        <w:fldChar w:fldCharType="end"/>
      </w:r>
      <w:r w:rsidR="00A05C86" w:rsidRPr="004F6968">
        <w:rPr>
          <w:color w:val="000000" w:themeColor="text1"/>
          <w:sz w:val="26"/>
          <w:szCs w:val="26"/>
        </w:rPr>
        <w:t xml:space="preserve">: Biểu đồ </w:t>
      </w:r>
      <w:r w:rsidR="00B0340B" w:rsidRPr="004F6968">
        <w:rPr>
          <w:color w:val="000000" w:themeColor="text1"/>
          <w:sz w:val="26"/>
          <w:szCs w:val="26"/>
        </w:rPr>
        <w:t>Dendro</w:t>
      </w:r>
      <w:r w:rsidRPr="004F6968">
        <w:rPr>
          <w:color w:val="000000" w:themeColor="text1"/>
          <w:sz w:val="26"/>
          <w:szCs w:val="26"/>
        </w:rPr>
        <w:t>gram từ dữ liệu</w:t>
      </w:r>
      <w:bookmarkEnd w:id="42"/>
    </w:p>
    <w:p w14:paraId="306D6B30" w14:textId="51E41008" w:rsidR="0052798C" w:rsidRDefault="003B14B8" w:rsidP="00C353FC">
      <w:pPr>
        <w:ind w:firstLine="720"/>
        <w:jc w:val="both"/>
        <w:rPr>
          <w:lang w:val="en-US"/>
        </w:rPr>
      </w:pPr>
      <w:r w:rsidRPr="003B14B8">
        <w:rPr>
          <w:lang w:val="en-US"/>
        </w:rPr>
        <w:t>Dendrogram cho thấy dữ liệu được phân chia thành 3 nhóm rõ ràng (cam, xanh lá, đỏ) khi cắt tại ngưỡng khoảng cách Ward ≈ 13. Khoảng cách từ ngưỡng cắt K=3 lên bước gộp tiếp theo (K=2) khá lớn (từ ≈13 lên ≈29), cho thấy việc gộp thêm sẽ làm mất nhiều thông tin. Điều này xác nhận K=3 là số cụm phù hợp, các cụm có sự tách biệt tốt và cấu trúc bên trong chặt chẽ.</w:t>
      </w:r>
    </w:p>
    <w:p w14:paraId="05814332" w14:textId="77777777" w:rsidR="00547D8F" w:rsidRDefault="00547D8F" w:rsidP="00C353FC">
      <w:pPr>
        <w:ind w:firstLine="720"/>
        <w:jc w:val="both"/>
        <w:rPr>
          <w:lang w:val="en-US"/>
        </w:rPr>
      </w:pPr>
    </w:p>
    <w:p w14:paraId="1F79ADD8" w14:textId="6B78E79D" w:rsidR="00E8273D" w:rsidRDefault="00E8273D" w:rsidP="00C353FC">
      <w:pPr>
        <w:ind w:firstLine="720"/>
        <w:jc w:val="both"/>
        <w:rPr>
          <w:lang w:val="en-US"/>
        </w:rPr>
      </w:pPr>
      <w:r>
        <w:rPr>
          <w:lang w:val="en-US"/>
        </w:rPr>
        <w:t xml:space="preserve">Với số cụm k=3, </w:t>
      </w:r>
      <w:r w:rsidR="003E210C">
        <w:rPr>
          <w:lang w:val="en-US"/>
        </w:rPr>
        <w:t>nhóm em sẽ khởi tạo thuật toán với các tham số sau:</w:t>
      </w:r>
    </w:p>
    <w:p w14:paraId="271CEB0B" w14:textId="77777777" w:rsidR="00CA2F94" w:rsidRPr="00CA2F94" w:rsidRDefault="00CA2F94"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proofErr w:type="gramStart"/>
      <w:r w:rsidRPr="00CA2F94">
        <w:rPr>
          <w:rFonts w:ascii="Consolas" w:hAnsi="Consolas"/>
          <w:color w:val="795E26"/>
          <w:sz w:val="21"/>
          <w:szCs w:val="21"/>
          <w:lang w:val="en-US"/>
        </w:rPr>
        <w:t>print</w:t>
      </w:r>
      <w:r w:rsidRPr="00CA2F94">
        <w:rPr>
          <w:rFonts w:ascii="Consolas" w:hAnsi="Consolas"/>
          <w:color w:val="000000"/>
          <w:sz w:val="21"/>
          <w:szCs w:val="21"/>
          <w:lang w:val="en-US"/>
        </w:rPr>
        <w:t>(</w:t>
      </w:r>
      <w:proofErr w:type="gramEnd"/>
      <w:r w:rsidRPr="00CA2F94">
        <w:rPr>
          <w:rFonts w:ascii="Consolas" w:hAnsi="Consolas"/>
          <w:color w:val="A31515"/>
          <w:sz w:val="21"/>
          <w:szCs w:val="21"/>
          <w:lang w:val="en-US"/>
        </w:rPr>
        <w:t>'Đang chạy Agglomerative Clustering trên toàn bộ dữ liệu...'</w:t>
      </w:r>
      <w:r w:rsidRPr="00CA2F94">
        <w:rPr>
          <w:rFonts w:ascii="Consolas" w:hAnsi="Consolas"/>
          <w:color w:val="000000"/>
          <w:sz w:val="21"/>
          <w:szCs w:val="21"/>
          <w:lang w:val="en-US"/>
        </w:rPr>
        <w:t>)</w:t>
      </w:r>
    </w:p>
    <w:p w14:paraId="1B71D3C0" w14:textId="77777777" w:rsidR="00CA2F94" w:rsidRPr="00CA2F94" w:rsidRDefault="00CA2F94"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CA2F94">
        <w:rPr>
          <w:rFonts w:ascii="Consolas" w:hAnsi="Consolas"/>
          <w:color w:val="001080"/>
          <w:sz w:val="21"/>
          <w:szCs w:val="21"/>
          <w:lang w:val="en-US"/>
        </w:rPr>
        <w:t>agg</w:t>
      </w:r>
      <w:r w:rsidRPr="00CA2F94">
        <w:rPr>
          <w:rFonts w:ascii="Consolas" w:hAnsi="Consolas"/>
          <w:color w:val="000000"/>
          <w:sz w:val="21"/>
          <w:szCs w:val="21"/>
          <w:lang w:val="en-US"/>
        </w:rPr>
        <w:t xml:space="preserve"> = </w:t>
      </w:r>
      <w:proofErr w:type="gramStart"/>
      <w:r w:rsidRPr="00CA2F94">
        <w:rPr>
          <w:rFonts w:ascii="Consolas" w:hAnsi="Consolas"/>
          <w:color w:val="267F99"/>
          <w:sz w:val="21"/>
          <w:szCs w:val="21"/>
          <w:lang w:val="en-US"/>
        </w:rPr>
        <w:t>AgglomerativeClustering</w:t>
      </w:r>
      <w:r w:rsidRPr="00CA2F94">
        <w:rPr>
          <w:rFonts w:ascii="Consolas" w:hAnsi="Consolas"/>
          <w:color w:val="000000"/>
          <w:sz w:val="21"/>
          <w:szCs w:val="21"/>
          <w:lang w:val="en-US"/>
        </w:rPr>
        <w:t>(</w:t>
      </w:r>
      <w:proofErr w:type="gramEnd"/>
      <w:r w:rsidRPr="00CA2F94">
        <w:rPr>
          <w:rFonts w:ascii="Consolas" w:hAnsi="Consolas"/>
          <w:color w:val="001080"/>
          <w:sz w:val="21"/>
          <w:szCs w:val="21"/>
          <w:lang w:val="en-US"/>
        </w:rPr>
        <w:t>n_clusters</w:t>
      </w:r>
      <w:r w:rsidRPr="00CA2F94">
        <w:rPr>
          <w:rFonts w:ascii="Consolas" w:hAnsi="Consolas"/>
          <w:color w:val="000000"/>
          <w:sz w:val="21"/>
          <w:szCs w:val="21"/>
          <w:lang w:val="en-US"/>
        </w:rPr>
        <w:t>=</w:t>
      </w:r>
      <w:r w:rsidRPr="00CA2F94">
        <w:rPr>
          <w:rFonts w:ascii="Consolas" w:hAnsi="Consolas"/>
          <w:color w:val="098658"/>
          <w:sz w:val="21"/>
          <w:szCs w:val="21"/>
          <w:lang w:val="en-US"/>
        </w:rPr>
        <w:t>3</w:t>
      </w:r>
      <w:r w:rsidRPr="00CA2F94">
        <w:rPr>
          <w:rFonts w:ascii="Consolas" w:hAnsi="Consolas"/>
          <w:color w:val="000000"/>
          <w:sz w:val="21"/>
          <w:szCs w:val="21"/>
          <w:lang w:val="en-US"/>
        </w:rPr>
        <w:t xml:space="preserve">, </w:t>
      </w:r>
      <w:r w:rsidRPr="00CA2F94">
        <w:rPr>
          <w:rFonts w:ascii="Consolas" w:hAnsi="Consolas"/>
          <w:color w:val="001080"/>
          <w:sz w:val="21"/>
          <w:szCs w:val="21"/>
          <w:lang w:val="en-US"/>
        </w:rPr>
        <w:t>linkage</w:t>
      </w:r>
      <w:r w:rsidRPr="00CA2F94">
        <w:rPr>
          <w:rFonts w:ascii="Consolas" w:hAnsi="Consolas"/>
          <w:color w:val="000000"/>
          <w:sz w:val="21"/>
          <w:szCs w:val="21"/>
          <w:lang w:val="en-US"/>
        </w:rPr>
        <w:t>=</w:t>
      </w:r>
      <w:r w:rsidRPr="00CA2F94">
        <w:rPr>
          <w:rFonts w:ascii="Consolas" w:hAnsi="Consolas"/>
          <w:color w:val="A31515"/>
          <w:sz w:val="21"/>
          <w:szCs w:val="21"/>
          <w:lang w:val="en-US"/>
        </w:rPr>
        <w:t>'ward'</w:t>
      </w:r>
      <w:r w:rsidRPr="00CA2F94">
        <w:rPr>
          <w:rFonts w:ascii="Consolas" w:hAnsi="Consolas"/>
          <w:color w:val="000000"/>
          <w:sz w:val="21"/>
          <w:szCs w:val="21"/>
          <w:lang w:val="en-US"/>
        </w:rPr>
        <w:t>)</w:t>
      </w:r>
    </w:p>
    <w:p w14:paraId="78D51C8D" w14:textId="77777777" w:rsidR="00CA2F94" w:rsidRPr="00CA2F94" w:rsidRDefault="00CA2F94"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rPr>
      </w:pPr>
      <w:r w:rsidRPr="00CA2F94">
        <w:rPr>
          <w:rFonts w:ascii="Consolas" w:hAnsi="Consolas"/>
          <w:color w:val="001080"/>
          <w:sz w:val="21"/>
          <w:szCs w:val="21"/>
          <w:lang w:val="en-US"/>
        </w:rPr>
        <w:t>agg_labels</w:t>
      </w:r>
      <w:r w:rsidRPr="00CA2F94">
        <w:rPr>
          <w:rFonts w:ascii="Consolas" w:hAnsi="Consolas"/>
          <w:color w:val="000000"/>
          <w:sz w:val="21"/>
          <w:szCs w:val="21"/>
          <w:lang w:val="en-US"/>
        </w:rPr>
        <w:t xml:space="preserve"> = </w:t>
      </w:r>
      <w:r w:rsidRPr="00CA2F94">
        <w:rPr>
          <w:rFonts w:ascii="Consolas" w:hAnsi="Consolas"/>
          <w:color w:val="001080"/>
          <w:sz w:val="21"/>
          <w:szCs w:val="21"/>
          <w:lang w:val="en-US"/>
        </w:rPr>
        <w:t>agg</w:t>
      </w:r>
      <w:r w:rsidRPr="00CA2F94">
        <w:rPr>
          <w:rFonts w:ascii="Consolas" w:hAnsi="Consolas"/>
          <w:color w:val="000000"/>
          <w:sz w:val="21"/>
          <w:szCs w:val="21"/>
          <w:lang w:val="en-US"/>
        </w:rPr>
        <w:t>.</w:t>
      </w:r>
      <w:r w:rsidRPr="00CA2F94">
        <w:rPr>
          <w:rFonts w:ascii="Consolas" w:hAnsi="Consolas"/>
          <w:color w:val="795E26"/>
          <w:sz w:val="21"/>
          <w:szCs w:val="21"/>
          <w:lang w:val="en-US"/>
        </w:rPr>
        <w:t>fit_predict</w:t>
      </w:r>
      <w:r w:rsidRPr="00CA2F94">
        <w:rPr>
          <w:rFonts w:ascii="Consolas" w:hAnsi="Consolas"/>
          <w:color w:val="000000"/>
          <w:sz w:val="21"/>
          <w:szCs w:val="21"/>
          <w:lang w:val="en-US"/>
        </w:rPr>
        <w:t>(</w:t>
      </w:r>
      <w:r w:rsidRPr="00CA2F94">
        <w:rPr>
          <w:rFonts w:ascii="Consolas" w:hAnsi="Consolas"/>
          <w:color w:val="001080"/>
          <w:sz w:val="21"/>
          <w:szCs w:val="21"/>
          <w:lang w:val="en-US"/>
        </w:rPr>
        <w:t>X_final</w:t>
      </w:r>
      <w:r w:rsidRPr="00CA2F94">
        <w:rPr>
          <w:rFonts w:ascii="Consolas" w:hAnsi="Consolas"/>
          <w:color w:val="000000"/>
          <w:sz w:val="21"/>
          <w:szCs w:val="21"/>
          <w:lang w:val="en-US"/>
        </w:rPr>
        <w:t>)</w:t>
      </w:r>
    </w:p>
    <w:p w14:paraId="397940CD" w14:textId="77777777" w:rsidR="00391FE5" w:rsidRPr="001742D5" w:rsidRDefault="00391FE5" w:rsidP="00C353FC">
      <w:pPr>
        <w:rPr>
          <w:b/>
          <w:bCs/>
          <w:lang w:val="en-US"/>
        </w:rPr>
      </w:pPr>
    </w:p>
    <w:p w14:paraId="5EE3CBCC" w14:textId="5644830A" w:rsidR="00C26C94" w:rsidRDefault="001742D5" w:rsidP="00C353FC">
      <w:pPr>
        <w:pStyle w:val="ListParagraph"/>
        <w:numPr>
          <w:ilvl w:val="0"/>
          <w:numId w:val="5"/>
        </w:numPr>
        <w:ind w:left="0"/>
        <w:rPr>
          <w:b/>
          <w:bCs/>
          <w:lang w:val="en-US"/>
        </w:rPr>
      </w:pPr>
      <w:r>
        <w:rPr>
          <w:b/>
          <w:bCs/>
          <w:lang w:val="en-US"/>
        </w:rPr>
        <w:t>Đánh giá mô hình</w:t>
      </w:r>
    </w:p>
    <w:p w14:paraId="464C6349" w14:textId="4866471A" w:rsidR="009126E8" w:rsidRDefault="00A66B98" w:rsidP="00C353FC">
      <w:pPr>
        <w:ind w:firstLine="720"/>
        <w:jc w:val="both"/>
      </w:pPr>
      <w:r w:rsidRPr="00A66B98">
        <w:lastRenderedPageBreak/>
        <w:t>Sau khi huấn luyện cả hai thuật toán, kết quả được đánh giá dựa trên bốn tiêu chí: Silhouette Score</w:t>
      </w:r>
      <w:r w:rsidR="00C465C9">
        <w:t>,</w:t>
      </w:r>
      <w:r w:rsidRPr="00A66B98">
        <w:t xml:space="preserve"> Davies-Bouldin Index</w:t>
      </w:r>
      <w:r w:rsidR="00C465C9">
        <w:t xml:space="preserve">, </w:t>
      </w:r>
      <w:r w:rsidRPr="00A66B98">
        <w:t>Dunn's Index và Calinski-Harabasz Index</w:t>
      </w:r>
      <w:r w:rsidR="00E90D66">
        <w:t xml:space="preserve">. </w:t>
      </w:r>
      <w:r w:rsidRPr="00A66B98">
        <w:t>Kết quả được tổng hợp trong bảng dưới đây:</w:t>
      </w:r>
    </w:p>
    <w:p w14:paraId="3E79B8A0" w14:textId="77777777" w:rsidR="009C0C80" w:rsidRPr="009C0C80" w:rsidRDefault="009C0C80" w:rsidP="00C353FC">
      <w:pPr>
        <w:ind w:firstLine="720"/>
        <w:jc w:val="both"/>
      </w:pPr>
    </w:p>
    <w:tbl>
      <w:tblPr>
        <w:tblStyle w:val="TableGrid"/>
        <w:tblW w:w="0" w:type="auto"/>
        <w:tblLook w:val="04A0" w:firstRow="1" w:lastRow="0" w:firstColumn="1" w:lastColumn="0" w:noHBand="0" w:noVBand="1"/>
      </w:tblPr>
      <w:tblGrid>
        <w:gridCol w:w="1566"/>
        <w:gridCol w:w="1063"/>
        <w:gridCol w:w="1644"/>
        <w:gridCol w:w="1487"/>
        <w:gridCol w:w="1595"/>
        <w:gridCol w:w="1661"/>
      </w:tblGrid>
      <w:tr w:rsidR="007A7FC1" w14:paraId="34FA3900" w14:textId="77777777" w:rsidTr="00C26C94">
        <w:tc>
          <w:tcPr>
            <w:tcW w:w="1566" w:type="dxa"/>
            <w:vAlign w:val="center"/>
          </w:tcPr>
          <w:p w14:paraId="13D588A9" w14:textId="5BE669E4" w:rsidR="007A7FC1" w:rsidRDefault="008D5AD1" w:rsidP="00C353FC">
            <w:pPr>
              <w:jc w:val="center"/>
              <w:rPr>
                <w:b/>
                <w:bCs/>
                <w:lang w:val="en-US"/>
              </w:rPr>
            </w:pPr>
            <w:r>
              <w:rPr>
                <w:b/>
                <w:bCs/>
                <w:lang w:val="en-US"/>
              </w:rPr>
              <w:t>T</w:t>
            </w:r>
            <w:r w:rsidR="007A7FC1">
              <w:rPr>
                <w:b/>
                <w:bCs/>
                <w:lang w:val="en-US"/>
              </w:rPr>
              <w:t>hu</w:t>
            </w:r>
            <w:r>
              <w:rPr>
                <w:b/>
                <w:bCs/>
                <w:lang w:val="en-US"/>
              </w:rPr>
              <w:t>ật toán</w:t>
            </w:r>
          </w:p>
        </w:tc>
        <w:tc>
          <w:tcPr>
            <w:tcW w:w="1129" w:type="dxa"/>
            <w:vAlign w:val="center"/>
          </w:tcPr>
          <w:p w14:paraId="01E88A13" w14:textId="37A185CE" w:rsidR="007A7FC1" w:rsidRDefault="008D5AD1" w:rsidP="00C353FC">
            <w:pPr>
              <w:jc w:val="center"/>
              <w:rPr>
                <w:b/>
                <w:bCs/>
                <w:lang w:val="en-US"/>
              </w:rPr>
            </w:pPr>
            <w:r>
              <w:rPr>
                <w:b/>
                <w:bCs/>
                <w:lang w:val="en-US"/>
              </w:rPr>
              <w:t>Số cụm</w:t>
            </w:r>
          </w:p>
        </w:tc>
        <w:tc>
          <w:tcPr>
            <w:tcW w:w="1700" w:type="dxa"/>
            <w:vAlign w:val="center"/>
          </w:tcPr>
          <w:p w14:paraId="5105A3BD" w14:textId="786AC486" w:rsidR="007A7FC1" w:rsidRDefault="006744E6" w:rsidP="00C353FC">
            <w:pPr>
              <w:jc w:val="center"/>
              <w:rPr>
                <w:b/>
                <w:bCs/>
                <w:lang w:val="en-US"/>
              </w:rPr>
            </w:pPr>
            <w:r w:rsidRPr="006744E6">
              <w:rPr>
                <w:b/>
                <w:bCs/>
              </w:rPr>
              <w:t>Silhouette Score</w:t>
            </w:r>
          </w:p>
        </w:tc>
        <w:tc>
          <w:tcPr>
            <w:tcW w:w="1557" w:type="dxa"/>
            <w:vAlign w:val="center"/>
          </w:tcPr>
          <w:p w14:paraId="60676346" w14:textId="13F3BD3A" w:rsidR="007A7FC1" w:rsidRDefault="004E7D3C" w:rsidP="00C353FC">
            <w:pPr>
              <w:jc w:val="center"/>
              <w:rPr>
                <w:b/>
                <w:bCs/>
                <w:lang w:val="en-US"/>
              </w:rPr>
            </w:pPr>
            <w:r w:rsidRPr="004E7D3C">
              <w:rPr>
                <w:b/>
                <w:bCs/>
              </w:rPr>
              <w:t>Davies-Bouldin</w:t>
            </w:r>
          </w:p>
        </w:tc>
        <w:tc>
          <w:tcPr>
            <w:tcW w:w="1699" w:type="dxa"/>
            <w:vAlign w:val="center"/>
          </w:tcPr>
          <w:p w14:paraId="79586E8F" w14:textId="292355E2" w:rsidR="007A7FC1" w:rsidRDefault="004D2CBF" w:rsidP="00C353FC">
            <w:pPr>
              <w:jc w:val="center"/>
              <w:rPr>
                <w:b/>
                <w:bCs/>
                <w:lang w:val="en-US"/>
              </w:rPr>
            </w:pPr>
            <w:r w:rsidRPr="004D2CBF">
              <w:rPr>
                <w:b/>
                <w:bCs/>
              </w:rPr>
              <w:t>Dunn's Index</w:t>
            </w:r>
          </w:p>
        </w:tc>
        <w:tc>
          <w:tcPr>
            <w:tcW w:w="1699" w:type="dxa"/>
            <w:vAlign w:val="center"/>
          </w:tcPr>
          <w:p w14:paraId="50966700" w14:textId="5E0667CF" w:rsidR="007A7FC1" w:rsidRDefault="009F638B" w:rsidP="00C353FC">
            <w:pPr>
              <w:jc w:val="center"/>
              <w:rPr>
                <w:b/>
                <w:bCs/>
                <w:lang w:val="en-US"/>
              </w:rPr>
            </w:pPr>
            <w:r w:rsidRPr="009F638B">
              <w:rPr>
                <w:b/>
                <w:bCs/>
              </w:rPr>
              <w:t>Calinski-Harabasz</w:t>
            </w:r>
          </w:p>
        </w:tc>
      </w:tr>
      <w:tr w:rsidR="007A7FC1" w14:paraId="7B2A498F" w14:textId="77777777" w:rsidTr="00C72378">
        <w:tc>
          <w:tcPr>
            <w:tcW w:w="1566" w:type="dxa"/>
            <w:shd w:val="clear" w:color="auto" w:fill="BBDEFB"/>
          </w:tcPr>
          <w:p w14:paraId="7E699235" w14:textId="04ECDDDE" w:rsidR="007A7FC1" w:rsidRPr="00DF5DB5" w:rsidRDefault="00EF3E3F" w:rsidP="00C353FC">
            <w:pPr>
              <w:rPr>
                <w:b/>
                <w:bCs/>
                <w:lang w:val="en-US"/>
              </w:rPr>
            </w:pPr>
            <w:r w:rsidRPr="00DF5DB5">
              <w:rPr>
                <w:b/>
                <w:bCs/>
              </w:rPr>
              <w:t>K-Means</w:t>
            </w:r>
          </w:p>
        </w:tc>
        <w:tc>
          <w:tcPr>
            <w:tcW w:w="1129" w:type="dxa"/>
            <w:shd w:val="clear" w:color="auto" w:fill="BBDEFB"/>
          </w:tcPr>
          <w:p w14:paraId="331AF9F5" w14:textId="4D826303" w:rsidR="00D36E37" w:rsidRPr="00DF5DB5" w:rsidRDefault="00D36E37" w:rsidP="00C353FC">
            <w:pPr>
              <w:jc w:val="center"/>
              <w:rPr>
                <w:b/>
                <w:bCs/>
                <w:lang w:val="en-US"/>
              </w:rPr>
            </w:pPr>
            <w:r w:rsidRPr="00DF5DB5">
              <w:rPr>
                <w:b/>
                <w:bCs/>
                <w:lang w:val="en-US"/>
              </w:rPr>
              <w:t>3</w:t>
            </w:r>
          </w:p>
        </w:tc>
        <w:tc>
          <w:tcPr>
            <w:tcW w:w="1700" w:type="dxa"/>
            <w:shd w:val="clear" w:color="auto" w:fill="BBDEFB"/>
          </w:tcPr>
          <w:p w14:paraId="2CF40BD7" w14:textId="2ACA5FF5" w:rsidR="007A7FC1" w:rsidRPr="00DF5DB5" w:rsidRDefault="00D36E37" w:rsidP="00C353FC">
            <w:pPr>
              <w:jc w:val="center"/>
              <w:rPr>
                <w:b/>
                <w:bCs/>
                <w:lang w:val="en-US"/>
              </w:rPr>
            </w:pPr>
            <w:r w:rsidRPr="00DF5DB5">
              <w:rPr>
                <w:b/>
                <w:bCs/>
                <w:lang w:val="en-US"/>
              </w:rPr>
              <w:t>0.5030</w:t>
            </w:r>
          </w:p>
        </w:tc>
        <w:tc>
          <w:tcPr>
            <w:tcW w:w="1557" w:type="dxa"/>
            <w:shd w:val="clear" w:color="auto" w:fill="BBDEFB"/>
          </w:tcPr>
          <w:p w14:paraId="2976F6CC" w14:textId="5788C6DD" w:rsidR="007A7FC1" w:rsidRPr="00DF5DB5" w:rsidRDefault="00DF7299" w:rsidP="00C353FC">
            <w:pPr>
              <w:jc w:val="center"/>
              <w:rPr>
                <w:b/>
                <w:bCs/>
                <w:lang w:val="en-US"/>
              </w:rPr>
            </w:pPr>
            <w:r w:rsidRPr="00DF5DB5">
              <w:rPr>
                <w:b/>
                <w:bCs/>
                <w:lang w:val="en-US"/>
              </w:rPr>
              <w:t>0.6794</w:t>
            </w:r>
          </w:p>
        </w:tc>
        <w:tc>
          <w:tcPr>
            <w:tcW w:w="1699" w:type="dxa"/>
            <w:shd w:val="clear" w:color="auto" w:fill="BBDEFB"/>
          </w:tcPr>
          <w:p w14:paraId="53E6B2B8" w14:textId="2D633076" w:rsidR="007A7FC1" w:rsidRPr="00DF5DB5" w:rsidRDefault="00E13ADA" w:rsidP="00C353FC">
            <w:pPr>
              <w:jc w:val="center"/>
              <w:rPr>
                <w:b/>
                <w:bCs/>
                <w:lang w:val="en-US"/>
              </w:rPr>
            </w:pPr>
            <w:r w:rsidRPr="00DF5DB5">
              <w:rPr>
                <w:b/>
                <w:bCs/>
                <w:lang w:val="en-US"/>
              </w:rPr>
              <w:t>0.0154</w:t>
            </w:r>
          </w:p>
        </w:tc>
        <w:tc>
          <w:tcPr>
            <w:tcW w:w="1699" w:type="dxa"/>
            <w:shd w:val="clear" w:color="auto" w:fill="BBDEFB"/>
          </w:tcPr>
          <w:p w14:paraId="5463290A" w14:textId="498DE535" w:rsidR="007A7FC1" w:rsidRPr="00DF5DB5" w:rsidRDefault="00720F3F" w:rsidP="00C353FC">
            <w:pPr>
              <w:jc w:val="center"/>
              <w:rPr>
                <w:b/>
                <w:bCs/>
                <w:lang w:val="en-US"/>
              </w:rPr>
            </w:pPr>
            <w:r w:rsidRPr="00DF5DB5">
              <w:rPr>
                <w:b/>
                <w:bCs/>
                <w:lang w:val="en-US"/>
              </w:rPr>
              <w:t>44619.</w:t>
            </w:r>
            <w:r w:rsidR="00214086" w:rsidRPr="00DF5DB5">
              <w:rPr>
                <w:b/>
                <w:bCs/>
                <w:lang w:val="en-US"/>
              </w:rPr>
              <w:t>0000</w:t>
            </w:r>
          </w:p>
        </w:tc>
      </w:tr>
      <w:tr w:rsidR="007A7FC1" w14:paraId="17A3C33F" w14:textId="77777777" w:rsidTr="00C26C94">
        <w:tc>
          <w:tcPr>
            <w:tcW w:w="1566" w:type="dxa"/>
          </w:tcPr>
          <w:p w14:paraId="2054E67E" w14:textId="7E42C48A" w:rsidR="007A7FC1" w:rsidRPr="009F638B" w:rsidRDefault="00D36E37" w:rsidP="00C353FC">
            <w:pPr>
              <w:rPr>
                <w:lang w:val="en-US"/>
              </w:rPr>
            </w:pPr>
            <w:r w:rsidRPr="00D36E37">
              <w:t>Hierarchical </w:t>
            </w:r>
          </w:p>
        </w:tc>
        <w:tc>
          <w:tcPr>
            <w:tcW w:w="1129" w:type="dxa"/>
          </w:tcPr>
          <w:p w14:paraId="741B26D8" w14:textId="1E1D4E59" w:rsidR="007A7FC1" w:rsidRPr="009F638B" w:rsidRDefault="00D36E37" w:rsidP="00C353FC">
            <w:pPr>
              <w:jc w:val="center"/>
              <w:rPr>
                <w:lang w:val="en-US"/>
              </w:rPr>
            </w:pPr>
            <w:r>
              <w:rPr>
                <w:lang w:val="en-US"/>
              </w:rPr>
              <w:t>3</w:t>
            </w:r>
          </w:p>
        </w:tc>
        <w:tc>
          <w:tcPr>
            <w:tcW w:w="1700" w:type="dxa"/>
          </w:tcPr>
          <w:p w14:paraId="50AE19B7" w14:textId="3E2950FB" w:rsidR="007A7FC1" w:rsidRPr="009F638B" w:rsidRDefault="00D36E37" w:rsidP="00C353FC">
            <w:pPr>
              <w:jc w:val="center"/>
              <w:rPr>
                <w:lang w:val="en-US"/>
              </w:rPr>
            </w:pPr>
            <w:r>
              <w:rPr>
                <w:lang w:val="en-US"/>
              </w:rPr>
              <w:t>0.4697</w:t>
            </w:r>
          </w:p>
        </w:tc>
        <w:tc>
          <w:tcPr>
            <w:tcW w:w="1557" w:type="dxa"/>
          </w:tcPr>
          <w:p w14:paraId="421D5507" w14:textId="19756516" w:rsidR="007A7FC1" w:rsidRPr="009F638B" w:rsidRDefault="00E13ADA" w:rsidP="00C353FC">
            <w:pPr>
              <w:jc w:val="center"/>
              <w:rPr>
                <w:lang w:val="en-US"/>
              </w:rPr>
            </w:pPr>
            <w:r>
              <w:rPr>
                <w:lang w:val="en-US"/>
              </w:rPr>
              <w:t>0.6848</w:t>
            </w:r>
          </w:p>
        </w:tc>
        <w:tc>
          <w:tcPr>
            <w:tcW w:w="1699" w:type="dxa"/>
          </w:tcPr>
          <w:p w14:paraId="7A53B552" w14:textId="236021E5" w:rsidR="007A7FC1" w:rsidRPr="009F638B" w:rsidRDefault="00E13ADA" w:rsidP="00C353FC">
            <w:pPr>
              <w:jc w:val="center"/>
              <w:rPr>
                <w:lang w:val="en-US"/>
              </w:rPr>
            </w:pPr>
            <w:r>
              <w:rPr>
                <w:lang w:val="en-US"/>
              </w:rPr>
              <w:t>0.0244</w:t>
            </w:r>
          </w:p>
        </w:tc>
        <w:tc>
          <w:tcPr>
            <w:tcW w:w="1699" w:type="dxa"/>
          </w:tcPr>
          <w:p w14:paraId="78600B70" w14:textId="41B6927A" w:rsidR="007A7FC1" w:rsidRPr="009F638B" w:rsidRDefault="00214086" w:rsidP="00C353FC">
            <w:pPr>
              <w:keepNext/>
              <w:jc w:val="center"/>
              <w:rPr>
                <w:lang w:val="en-US"/>
              </w:rPr>
            </w:pPr>
            <w:r>
              <w:rPr>
                <w:lang w:val="en-US"/>
              </w:rPr>
              <w:t>39</w:t>
            </w:r>
            <w:r w:rsidR="00C26C94">
              <w:rPr>
                <w:lang w:val="en-US"/>
              </w:rPr>
              <w:t>236.0000</w:t>
            </w:r>
          </w:p>
        </w:tc>
      </w:tr>
    </w:tbl>
    <w:p w14:paraId="6CC62C65" w14:textId="6FF0F26E" w:rsidR="00D06403" w:rsidRPr="00D06403" w:rsidRDefault="00D06403" w:rsidP="00C353FC">
      <w:pPr>
        <w:pStyle w:val="Caption"/>
        <w:jc w:val="center"/>
        <w:rPr>
          <w:color w:val="000000" w:themeColor="text1"/>
          <w:sz w:val="26"/>
          <w:szCs w:val="26"/>
        </w:rPr>
      </w:pPr>
      <w:bookmarkStart w:id="43" w:name="_Toc230329663"/>
      <w:r>
        <w:rPr>
          <w:color w:val="000000" w:themeColor="text1"/>
          <w:sz w:val="26"/>
          <w:szCs w:val="26"/>
        </w:rPr>
        <w:t>Bảng</w:t>
      </w:r>
      <w:r w:rsidRPr="00D06403">
        <w:rPr>
          <w:color w:val="000000" w:themeColor="text1"/>
          <w:sz w:val="26"/>
          <w:szCs w:val="26"/>
        </w:rPr>
        <w:t xml:space="preserve"> </w:t>
      </w:r>
      <w:r w:rsidRPr="00D06403">
        <w:rPr>
          <w:color w:val="000000" w:themeColor="text1"/>
          <w:sz w:val="26"/>
          <w:szCs w:val="26"/>
        </w:rPr>
        <w:fldChar w:fldCharType="begin"/>
      </w:r>
      <w:r w:rsidRPr="00D06403">
        <w:rPr>
          <w:color w:val="000000" w:themeColor="text1"/>
          <w:sz w:val="26"/>
          <w:szCs w:val="26"/>
        </w:rPr>
        <w:instrText xml:space="preserve"> SEQ Table \* ARABIC </w:instrText>
      </w:r>
      <w:r w:rsidRPr="00D06403">
        <w:rPr>
          <w:color w:val="000000" w:themeColor="text1"/>
          <w:sz w:val="26"/>
          <w:szCs w:val="26"/>
        </w:rPr>
        <w:fldChar w:fldCharType="separate"/>
      </w:r>
      <w:r w:rsidRPr="00D06403">
        <w:rPr>
          <w:noProof/>
          <w:color w:val="000000" w:themeColor="text1"/>
          <w:sz w:val="26"/>
          <w:szCs w:val="26"/>
        </w:rPr>
        <w:t>6</w:t>
      </w:r>
      <w:r w:rsidRPr="00D06403">
        <w:rPr>
          <w:color w:val="000000" w:themeColor="text1"/>
          <w:sz w:val="26"/>
          <w:szCs w:val="26"/>
        </w:rPr>
        <w:fldChar w:fldCharType="end"/>
      </w:r>
      <w:r w:rsidRPr="00D06403">
        <w:rPr>
          <w:color w:val="000000" w:themeColor="text1"/>
          <w:sz w:val="26"/>
          <w:szCs w:val="26"/>
        </w:rPr>
        <w:t xml:space="preserve">: </w:t>
      </w:r>
      <w:r w:rsidRPr="00D06403">
        <w:rPr>
          <w:color w:val="000000" w:themeColor="text1"/>
          <w:sz w:val="26"/>
          <w:szCs w:val="26"/>
          <w:lang w:val="en-US"/>
        </w:rPr>
        <w:t>Kết quả đánh giá thuật toán phân cụm</w:t>
      </w:r>
      <w:bookmarkEnd w:id="43"/>
    </w:p>
    <w:p w14:paraId="4F8499E6" w14:textId="1859A78C" w:rsidR="00854280" w:rsidRPr="00854280" w:rsidRDefault="00854280" w:rsidP="00C353FC">
      <w:pPr>
        <w:ind w:firstLine="720"/>
        <w:jc w:val="both"/>
        <w:rPr>
          <w:lang w:val="en-US"/>
        </w:rPr>
      </w:pPr>
      <w:r w:rsidRPr="00854280">
        <w:rPr>
          <w:lang w:val="en-US"/>
        </w:rPr>
        <w:t xml:space="preserve">K-Means cho kết quả tốt hơn Hierarchical Clustering trên 3/4 chỉ số đánh giá. Cụ thể, Silhouette Score của K-Means đạt 0,5030 cao hơn Hierarchical (0,4697), cho thấy các cụm có sự tách biệt tốt. Davies-Bouldin của K-Means cũng thấp hơn (0,6794 so với 0,6848), nghĩa là các cụm ít chồng lấp hơn. Calinski-Harabasz của K-Means cao hơn đáng kể (44.619 so với 39.236), phản ánh sự phân tách giữa các cụm rõ ràng hơn. Riêng Dunn's Index, Hierarchical nhỉnh hơn (0,0244 so với 0,0154) nhưng chênh lệch không đáng kể. </w:t>
      </w:r>
    </w:p>
    <w:p w14:paraId="7805CFCE" w14:textId="00C995B3" w:rsidR="00D06403" w:rsidRDefault="00B328D1" w:rsidP="00C353FC">
      <w:pPr>
        <w:ind w:firstLine="720"/>
        <w:jc w:val="both"/>
        <w:rPr>
          <w:lang w:val="en-US"/>
        </w:rPr>
      </w:pPr>
      <w:r>
        <w:rPr>
          <w:b/>
          <w:bCs/>
          <w:lang w:val="en-US"/>
        </w:rPr>
        <w:t xml:space="preserve">=&gt; </w:t>
      </w:r>
      <w:r w:rsidR="006061A4" w:rsidRPr="00B328D1">
        <w:rPr>
          <w:b/>
          <w:bCs/>
          <w:lang w:val="en-US"/>
        </w:rPr>
        <w:t>Do đó,</w:t>
      </w:r>
      <w:r w:rsidR="006061A4" w:rsidRPr="006061A4">
        <w:rPr>
          <w:lang w:val="en-US"/>
        </w:rPr>
        <w:t xml:space="preserve"> </w:t>
      </w:r>
      <w:r w:rsidR="006061A4" w:rsidRPr="006F1A47">
        <w:rPr>
          <w:b/>
          <w:bCs/>
          <w:lang w:val="en-US"/>
        </w:rPr>
        <w:t>K-Means được chọn là thuật toán cuối cùng cho bài toán phân nhóm nguy cơ trầm cảm sinh viên.</w:t>
      </w:r>
    </w:p>
    <w:p w14:paraId="7B2F6596" w14:textId="77777777" w:rsidR="00D06403" w:rsidRPr="00D06403" w:rsidRDefault="00D06403" w:rsidP="00C353FC">
      <w:pPr>
        <w:rPr>
          <w:lang w:val="en-US"/>
        </w:rPr>
      </w:pPr>
    </w:p>
    <w:p w14:paraId="6B7CBFFE" w14:textId="7B4B16EA" w:rsidR="00317D52" w:rsidRPr="003662BE" w:rsidRDefault="00B10FC6" w:rsidP="00C353FC">
      <w:pPr>
        <w:pStyle w:val="ListParagraph"/>
        <w:numPr>
          <w:ilvl w:val="0"/>
          <w:numId w:val="5"/>
        </w:numPr>
        <w:ind w:left="0"/>
        <w:rPr>
          <w:b/>
          <w:bCs/>
          <w:lang w:val="en-US"/>
        </w:rPr>
      </w:pPr>
      <w:r>
        <w:rPr>
          <w:b/>
          <w:bCs/>
          <w:lang w:val="en-US"/>
        </w:rPr>
        <w:t>Kết quả huấn luyện</w:t>
      </w:r>
    </w:p>
    <w:p w14:paraId="44352885" w14:textId="29317AC9" w:rsidR="003662BE" w:rsidRDefault="003662BE" w:rsidP="00C353FC">
      <w:pPr>
        <w:spacing w:line="276" w:lineRule="auto"/>
        <w:ind w:firstLine="720"/>
      </w:pPr>
      <w:r w:rsidRPr="003662BE">
        <w:t>Sau khi huấn luyện, K-Means (K=3) phân chia 27.901 sinh viên thành ba nhóm với đặc điểm rõ ràng và có ý nghĩa thực tiễn:</w:t>
      </w:r>
    </w:p>
    <w:p w14:paraId="3CCD0AE4" w14:textId="77777777" w:rsidR="00F05670" w:rsidRPr="00F05670" w:rsidRDefault="00F05670" w:rsidP="00C353FC">
      <w:pPr>
        <w:spacing w:line="276" w:lineRule="auto"/>
      </w:pPr>
    </w:p>
    <w:tbl>
      <w:tblPr>
        <w:tblStyle w:val="TableGrid"/>
        <w:tblW w:w="0" w:type="auto"/>
        <w:tblLook w:val="04A0" w:firstRow="1" w:lastRow="0" w:firstColumn="1" w:lastColumn="0" w:noHBand="0" w:noVBand="1"/>
      </w:tblPr>
      <w:tblGrid>
        <w:gridCol w:w="2072"/>
        <w:gridCol w:w="1520"/>
        <w:gridCol w:w="1518"/>
        <w:gridCol w:w="3906"/>
      </w:tblGrid>
      <w:tr w:rsidR="005D3E60" w14:paraId="2511C09E" w14:textId="77777777" w:rsidTr="001F550D">
        <w:tc>
          <w:tcPr>
            <w:tcW w:w="2122" w:type="dxa"/>
            <w:vAlign w:val="center"/>
          </w:tcPr>
          <w:p w14:paraId="3F60D949" w14:textId="3C1E5C7B" w:rsidR="005D3E60" w:rsidRDefault="005D3E60" w:rsidP="00C353FC">
            <w:pPr>
              <w:spacing w:line="276" w:lineRule="auto"/>
              <w:jc w:val="center"/>
              <w:rPr>
                <w:lang w:val="en-US"/>
              </w:rPr>
            </w:pPr>
            <w:r w:rsidRPr="00E81A5A">
              <w:rPr>
                <w:b/>
                <w:bCs/>
                <w:lang w:val="en-US"/>
              </w:rPr>
              <w:t>Nhóm</w:t>
            </w:r>
          </w:p>
        </w:tc>
        <w:tc>
          <w:tcPr>
            <w:tcW w:w="1559" w:type="dxa"/>
            <w:vAlign w:val="center"/>
          </w:tcPr>
          <w:p w14:paraId="017C9253" w14:textId="73CEB605" w:rsidR="005D3E60" w:rsidRDefault="005D3E60" w:rsidP="00C353FC">
            <w:pPr>
              <w:spacing w:line="276" w:lineRule="auto"/>
              <w:jc w:val="center"/>
              <w:rPr>
                <w:lang w:val="en-US"/>
              </w:rPr>
            </w:pPr>
            <w:r w:rsidRPr="00E81A5A">
              <w:rPr>
                <w:b/>
                <w:bCs/>
                <w:lang w:val="en-US"/>
              </w:rPr>
              <w:t>Số lượng</w:t>
            </w:r>
          </w:p>
        </w:tc>
        <w:tc>
          <w:tcPr>
            <w:tcW w:w="1559" w:type="dxa"/>
            <w:vAlign w:val="center"/>
          </w:tcPr>
          <w:p w14:paraId="23063499" w14:textId="5C29C7C3" w:rsidR="005D3E60" w:rsidRDefault="005D3E60" w:rsidP="00C353FC">
            <w:pPr>
              <w:spacing w:line="276" w:lineRule="auto"/>
              <w:jc w:val="center"/>
              <w:rPr>
                <w:lang w:val="en-US"/>
              </w:rPr>
            </w:pPr>
            <w:r w:rsidRPr="00E81A5A">
              <w:rPr>
                <w:b/>
                <w:bCs/>
                <w:lang w:val="en-US"/>
              </w:rPr>
              <w:t>Tỷ lệ</w:t>
            </w:r>
          </w:p>
        </w:tc>
        <w:tc>
          <w:tcPr>
            <w:tcW w:w="4110" w:type="dxa"/>
            <w:vAlign w:val="center"/>
          </w:tcPr>
          <w:p w14:paraId="401C9F22" w14:textId="49E17E0C" w:rsidR="005D3E60" w:rsidRDefault="005D3E60" w:rsidP="00C353FC">
            <w:pPr>
              <w:spacing w:line="276" w:lineRule="auto"/>
              <w:jc w:val="center"/>
              <w:rPr>
                <w:lang w:val="en-US"/>
              </w:rPr>
            </w:pPr>
            <w:r w:rsidRPr="00E81A5A">
              <w:rPr>
                <w:b/>
                <w:bCs/>
                <w:lang w:val="en-US"/>
              </w:rPr>
              <w:t>Đặc điểm nổi bật</w:t>
            </w:r>
          </w:p>
        </w:tc>
      </w:tr>
      <w:tr w:rsidR="005D3E60" w14:paraId="65B91EEA" w14:textId="77777777" w:rsidTr="001F550D">
        <w:tc>
          <w:tcPr>
            <w:tcW w:w="2122" w:type="dxa"/>
            <w:vAlign w:val="center"/>
          </w:tcPr>
          <w:p w14:paraId="351746B7" w14:textId="6AAD7603" w:rsidR="005D3E60" w:rsidRDefault="005D3E60" w:rsidP="00C353FC">
            <w:pPr>
              <w:spacing w:line="276" w:lineRule="auto"/>
              <w:rPr>
                <w:lang w:val="en-US"/>
              </w:rPr>
            </w:pPr>
            <w:r w:rsidRPr="00E81A5A">
              <w:rPr>
                <w:b/>
                <w:bCs/>
                <w:lang w:val="en-US"/>
              </w:rPr>
              <w:t>High Risk</w:t>
            </w:r>
          </w:p>
        </w:tc>
        <w:tc>
          <w:tcPr>
            <w:tcW w:w="1559" w:type="dxa"/>
            <w:vAlign w:val="center"/>
          </w:tcPr>
          <w:p w14:paraId="5900A1BC" w14:textId="1B954143" w:rsidR="005D3E60" w:rsidRDefault="005D3E60" w:rsidP="00C353FC">
            <w:pPr>
              <w:spacing w:line="276" w:lineRule="auto"/>
              <w:rPr>
                <w:lang w:val="en-US"/>
              </w:rPr>
            </w:pPr>
            <w:r w:rsidRPr="00E81A5A">
              <w:rPr>
                <w:lang w:val="en-US"/>
              </w:rPr>
              <w:t>10.529</w:t>
            </w:r>
          </w:p>
        </w:tc>
        <w:tc>
          <w:tcPr>
            <w:tcW w:w="1559" w:type="dxa"/>
            <w:vAlign w:val="center"/>
          </w:tcPr>
          <w:p w14:paraId="08499F8A" w14:textId="47F55798" w:rsidR="005D3E60" w:rsidRDefault="005D3E60" w:rsidP="00C353FC">
            <w:pPr>
              <w:spacing w:line="276" w:lineRule="auto"/>
              <w:rPr>
                <w:lang w:val="en-US"/>
              </w:rPr>
            </w:pPr>
            <w:r w:rsidRPr="00E81A5A">
              <w:rPr>
                <w:lang w:val="en-US"/>
              </w:rPr>
              <w:t>37,7%</w:t>
            </w:r>
          </w:p>
        </w:tc>
        <w:tc>
          <w:tcPr>
            <w:tcW w:w="4110" w:type="dxa"/>
            <w:vAlign w:val="center"/>
          </w:tcPr>
          <w:p w14:paraId="0B7A1660" w14:textId="2A2E3B29" w:rsidR="005D3E60" w:rsidRDefault="005D3E60" w:rsidP="00C353FC">
            <w:pPr>
              <w:spacing w:line="276" w:lineRule="auto"/>
              <w:rPr>
                <w:lang w:val="en-US"/>
              </w:rPr>
            </w:pPr>
            <w:r w:rsidRPr="00E81A5A">
              <w:rPr>
                <w:lang w:val="en-US"/>
              </w:rPr>
              <w:t>Áp lực cao, ngủ ít, ăn uống kém</w:t>
            </w:r>
          </w:p>
        </w:tc>
      </w:tr>
      <w:tr w:rsidR="005D3E60" w14:paraId="0424BE23" w14:textId="77777777" w:rsidTr="001F550D">
        <w:tc>
          <w:tcPr>
            <w:tcW w:w="2122" w:type="dxa"/>
            <w:vAlign w:val="center"/>
          </w:tcPr>
          <w:p w14:paraId="09E3E023" w14:textId="4AA05EAC" w:rsidR="005D3E60" w:rsidRDefault="005D3E60" w:rsidP="00C353FC">
            <w:pPr>
              <w:spacing w:line="276" w:lineRule="auto"/>
              <w:rPr>
                <w:lang w:val="en-US"/>
              </w:rPr>
            </w:pPr>
            <w:r w:rsidRPr="00E81A5A">
              <w:rPr>
                <w:b/>
                <w:bCs/>
                <w:lang w:val="en-US"/>
              </w:rPr>
              <w:t>Moderate Stress</w:t>
            </w:r>
          </w:p>
        </w:tc>
        <w:tc>
          <w:tcPr>
            <w:tcW w:w="1559" w:type="dxa"/>
            <w:vAlign w:val="center"/>
          </w:tcPr>
          <w:p w14:paraId="061A4C20" w14:textId="055CD0F8" w:rsidR="005D3E60" w:rsidRDefault="005D3E60" w:rsidP="00C353FC">
            <w:pPr>
              <w:spacing w:line="276" w:lineRule="auto"/>
              <w:rPr>
                <w:lang w:val="en-US"/>
              </w:rPr>
            </w:pPr>
            <w:r w:rsidRPr="00E81A5A">
              <w:rPr>
                <w:lang w:val="en-US"/>
              </w:rPr>
              <w:t>9.703</w:t>
            </w:r>
          </w:p>
        </w:tc>
        <w:tc>
          <w:tcPr>
            <w:tcW w:w="1559" w:type="dxa"/>
            <w:vAlign w:val="center"/>
          </w:tcPr>
          <w:p w14:paraId="39E71DF3" w14:textId="54C95D75" w:rsidR="005D3E60" w:rsidRDefault="005D3E60" w:rsidP="00C353FC">
            <w:pPr>
              <w:spacing w:line="276" w:lineRule="auto"/>
              <w:rPr>
                <w:lang w:val="en-US"/>
              </w:rPr>
            </w:pPr>
            <w:r w:rsidRPr="00E81A5A">
              <w:rPr>
                <w:lang w:val="en-US"/>
              </w:rPr>
              <w:t>34,8%</w:t>
            </w:r>
          </w:p>
        </w:tc>
        <w:tc>
          <w:tcPr>
            <w:tcW w:w="4110" w:type="dxa"/>
            <w:vAlign w:val="center"/>
          </w:tcPr>
          <w:p w14:paraId="7274C133" w14:textId="4C134784" w:rsidR="005D3E60" w:rsidRDefault="005D3E60" w:rsidP="00C353FC">
            <w:pPr>
              <w:spacing w:line="276" w:lineRule="auto"/>
              <w:rPr>
                <w:lang w:val="en-US"/>
              </w:rPr>
            </w:pPr>
            <w:r w:rsidRPr="00E81A5A">
              <w:rPr>
                <w:lang w:val="en-US"/>
              </w:rPr>
              <w:t>Áp lực và lối sống ở mức trung bình</w:t>
            </w:r>
          </w:p>
        </w:tc>
      </w:tr>
      <w:tr w:rsidR="005D3E60" w14:paraId="4D36EEFC" w14:textId="77777777" w:rsidTr="001F550D">
        <w:tc>
          <w:tcPr>
            <w:tcW w:w="2122" w:type="dxa"/>
            <w:vAlign w:val="center"/>
          </w:tcPr>
          <w:p w14:paraId="109EFAE4" w14:textId="1AAB7004" w:rsidR="005D3E60" w:rsidRDefault="005D3E60" w:rsidP="00C353FC">
            <w:pPr>
              <w:spacing w:line="276" w:lineRule="auto"/>
              <w:rPr>
                <w:lang w:val="en-US"/>
              </w:rPr>
            </w:pPr>
            <w:r w:rsidRPr="00E81A5A">
              <w:rPr>
                <w:b/>
                <w:bCs/>
                <w:lang w:val="en-US"/>
              </w:rPr>
              <w:t>Resilient</w:t>
            </w:r>
          </w:p>
        </w:tc>
        <w:tc>
          <w:tcPr>
            <w:tcW w:w="1559" w:type="dxa"/>
            <w:vAlign w:val="center"/>
          </w:tcPr>
          <w:p w14:paraId="3E0BBCD1" w14:textId="3DF513DB" w:rsidR="005D3E60" w:rsidRDefault="005D3E60" w:rsidP="00C353FC">
            <w:pPr>
              <w:spacing w:line="276" w:lineRule="auto"/>
              <w:rPr>
                <w:lang w:val="en-US"/>
              </w:rPr>
            </w:pPr>
            <w:r w:rsidRPr="00E81A5A">
              <w:rPr>
                <w:lang w:val="en-US"/>
              </w:rPr>
              <w:t>7.669</w:t>
            </w:r>
          </w:p>
        </w:tc>
        <w:tc>
          <w:tcPr>
            <w:tcW w:w="1559" w:type="dxa"/>
            <w:vAlign w:val="center"/>
          </w:tcPr>
          <w:p w14:paraId="63577C69" w14:textId="7E07A08E" w:rsidR="005D3E60" w:rsidRDefault="005D3E60" w:rsidP="00C353FC">
            <w:pPr>
              <w:spacing w:line="276" w:lineRule="auto"/>
              <w:rPr>
                <w:lang w:val="en-US"/>
              </w:rPr>
            </w:pPr>
            <w:r w:rsidRPr="00E81A5A">
              <w:rPr>
                <w:lang w:val="en-US"/>
              </w:rPr>
              <w:t>27,5%</w:t>
            </w:r>
          </w:p>
        </w:tc>
        <w:tc>
          <w:tcPr>
            <w:tcW w:w="4110" w:type="dxa"/>
            <w:vAlign w:val="center"/>
          </w:tcPr>
          <w:p w14:paraId="2E4CA3DC" w14:textId="05A76C4A" w:rsidR="005D3E60" w:rsidRDefault="005D3E60" w:rsidP="00C353FC">
            <w:pPr>
              <w:keepNext/>
              <w:spacing w:line="276" w:lineRule="auto"/>
              <w:rPr>
                <w:lang w:val="en-US"/>
              </w:rPr>
            </w:pPr>
            <w:r w:rsidRPr="00E81A5A">
              <w:rPr>
                <w:lang w:val="en-US"/>
              </w:rPr>
              <w:t>Áp lực thấp, lối sống lành mạnh</w:t>
            </w:r>
          </w:p>
        </w:tc>
      </w:tr>
    </w:tbl>
    <w:p w14:paraId="447FBCF0" w14:textId="06D02CC0" w:rsidR="005D3E60" w:rsidRPr="009B7481" w:rsidRDefault="009B7481" w:rsidP="00C353FC">
      <w:pPr>
        <w:pStyle w:val="Caption"/>
        <w:jc w:val="center"/>
        <w:rPr>
          <w:color w:val="000000" w:themeColor="text1"/>
          <w:sz w:val="26"/>
          <w:szCs w:val="26"/>
          <w:lang w:val="en-US"/>
        </w:rPr>
      </w:pPr>
      <w:bookmarkStart w:id="44" w:name="_Toc230329664"/>
      <w:r w:rsidRPr="009B7481">
        <w:rPr>
          <w:color w:val="000000" w:themeColor="text1"/>
          <w:sz w:val="26"/>
          <w:szCs w:val="26"/>
        </w:rPr>
        <w:t>Bảng</w:t>
      </w:r>
      <w:r w:rsidR="009F5699" w:rsidRPr="009B7481">
        <w:rPr>
          <w:color w:val="000000" w:themeColor="text1"/>
          <w:sz w:val="26"/>
          <w:szCs w:val="26"/>
        </w:rPr>
        <w:t xml:space="preserve"> </w:t>
      </w:r>
      <w:r w:rsidR="009F5699" w:rsidRPr="009B7481">
        <w:rPr>
          <w:color w:val="000000" w:themeColor="text1"/>
          <w:sz w:val="26"/>
          <w:szCs w:val="26"/>
        </w:rPr>
        <w:fldChar w:fldCharType="begin"/>
      </w:r>
      <w:r w:rsidR="009F5699" w:rsidRPr="009B7481">
        <w:rPr>
          <w:color w:val="000000" w:themeColor="text1"/>
          <w:sz w:val="26"/>
          <w:szCs w:val="26"/>
        </w:rPr>
        <w:instrText xml:space="preserve"> SEQ Table \* ARABIC </w:instrText>
      </w:r>
      <w:r w:rsidR="009F5699" w:rsidRPr="009B7481">
        <w:rPr>
          <w:color w:val="000000" w:themeColor="text1"/>
          <w:sz w:val="26"/>
          <w:szCs w:val="26"/>
        </w:rPr>
        <w:fldChar w:fldCharType="separate"/>
      </w:r>
      <w:r w:rsidR="009F5699" w:rsidRPr="009B7481">
        <w:rPr>
          <w:noProof/>
          <w:color w:val="000000" w:themeColor="text1"/>
          <w:sz w:val="26"/>
          <w:szCs w:val="26"/>
        </w:rPr>
        <w:t>7</w:t>
      </w:r>
      <w:r w:rsidR="009F5699" w:rsidRPr="009B7481">
        <w:rPr>
          <w:color w:val="000000" w:themeColor="text1"/>
          <w:sz w:val="26"/>
          <w:szCs w:val="26"/>
        </w:rPr>
        <w:fldChar w:fldCharType="end"/>
      </w:r>
      <w:r w:rsidR="009F5699" w:rsidRPr="009B7481">
        <w:rPr>
          <w:color w:val="000000" w:themeColor="text1"/>
          <w:sz w:val="26"/>
          <w:szCs w:val="26"/>
        </w:rPr>
        <w:t>: Kết quả phâm cụm</w:t>
      </w:r>
      <w:r w:rsidRPr="009B7481">
        <w:rPr>
          <w:color w:val="000000" w:themeColor="text1"/>
          <w:sz w:val="26"/>
          <w:szCs w:val="26"/>
        </w:rPr>
        <w:t xml:space="preserve"> của thuật toán K-Means</w:t>
      </w:r>
      <w:bookmarkEnd w:id="44"/>
    </w:p>
    <w:p w14:paraId="4C3FFFD5" w14:textId="01D0BDCF" w:rsidR="00EB3226" w:rsidRPr="00122FAB" w:rsidRDefault="00122FAB" w:rsidP="00C353FC">
      <w:pPr>
        <w:spacing w:line="276" w:lineRule="auto"/>
        <w:ind w:firstLine="720"/>
        <w:jc w:val="both"/>
        <w:rPr>
          <w:sz w:val="32"/>
          <w:szCs w:val="32"/>
        </w:rPr>
      </w:pPr>
      <w:r w:rsidRPr="00122FAB">
        <w:t>Nhóm High Risk chiếm tỷ lệ cao nhất (37,7%), cho thấy gần 4 trong 10 sinh viên đang ở mức nguy cơ trầm cảm cao</w:t>
      </w:r>
      <w:r>
        <w:t>,</w:t>
      </w:r>
      <w:r w:rsidRPr="00122FAB">
        <w:t xml:space="preserve"> đây là con số đáng lo ngại và cần được quan tâm. Nhóm Resilient chiếm tỷ lệ thấp nhất (27,5%), phản ánh thực tế rằng sinh viên có lối sống lành mạnh và ít áp lực là nhóm thiểu số trong bộ dữ liệu. Sự phân bố tương đối đều giữa ba nhóm (37,7% </w:t>
      </w:r>
      <w:r w:rsidR="00842BA8">
        <w:t>–</w:t>
      </w:r>
      <w:r w:rsidRPr="00122FAB">
        <w:t xml:space="preserve"> 34,8% </w:t>
      </w:r>
      <w:r w:rsidR="00842BA8">
        <w:t>–</w:t>
      </w:r>
      <w:r w:rsidRPr="00122FAB">
        <w:t xml:space="preserve"> 27,5%) cho thấy mô hình đã phân chia dữ liệu một cách cân bằng, không bị lệch về một nhóm duy nhất.</w:t>
      </w:r>
      <w:r w:rsidR="00EB3226" w:rsidRPr="00122FAB">
        <w:br w:type="page"/>
      </w:r>
    </w:p>
    <w:p w14:paraId="7910534A" w14:textId="77BDED28" w:rsidR="009246B3" w:rsidRDefault="00B15FD2" w:rsidP="00C353FC">
      <w:pPr>
        <w:pStyle w:val="Heading1"/>
        <w:spacing w:line="276" w:lineRule="auto"/>
        <w:jc w:val="both"/>
      </w:pPr>
      <w:bookmarkStart w:id="45" w:name="_Toc230601868"/>
      <w:r w:rsidRPr="00B15FD2">
        <w:lastRenderedPageBreak/>
        <w:t>CHƯƠNG 3: NHANES 2017–2018</w:t>
      </w:r>
      <w:r w:rsidR="00A64B2E">
        <w:t xml:space="preserve"> </w:t>
      </w:r>
      <w:r w:rsidR="00AC6750">
        <w:t>DATASET</w:t>
      </w:r>
      <w:bookmarkEnd w:id="45"/>
    </w:p>
    <w:p w14:paraId="665074B5" w14:textId="759AF7DF" w:rsidR="005876A4" w:rsidRDefault="005876A4" w:rsidP="00C353FC">
      <w:pPr>
        <w:pStyle w:val="Heading2"/>
        <w:spacing w:line="276" w:lineRule="auto"/>
        <w:ind w:firstLine="0"/>
        <w:rPr>
          <w:lang w:val="en-US"/>
        </w:rPr>
      </w:pPr>
      <w:bookmarkStart w:id="46" w:name="_Toc230601869"/>
      <w:r>
        <w:rPr>
          <w:lang w:val="en-US"/>
        </w:rPr>
        <w:t>3.</w:t>
      </w:r>
      <w:r w:rsidRPr="00271E25">
        <w:rPr>
          <w:lang w:val="en-US"/>
        </w:rPr>
        <w:t>1 Mô tả tập dữ liệu</w:t>
      </w:r>
      <w:bookmarkEnd w:id="46"/>
    </w:p>
    <w:p w14:paraId="5CEA9D70" w14:textId="77777777" w:rsidR="009E4870" w:rsidRPr="009E4870" w:rsidRDefault="009E4870" w:rsidP="00C353FC">
      <w:pPr>
        <w:spacing w:line="276" w:lineRule="auto"/>
        <w:ind w:firstLine="720"/>
        <w:jc w:val="both"/>
        <w:rPr>
          <w:lang w:val="en-US"/>
        </w:rPr>
      </w:pPr>
      <w:r w:rsidRPr="009E4870">
        <w:rPr>
          <w:lang w:val="en-US"/>
        </w:rPr>
        <w:t xml:space="preserve">Bộ dữ liệu sử dụng trong nghiên cứu được trích xuất từ </w:t>
      </w:r>
      <w:r w:rsidRPr="009E4870">
        <w:rPr>
          <w:b/>
          <w:bCs/>
          <w:lang w:val="en-US"/>
        </w:rPr>
        <w:t>NHANES 2017–2018 (National Health and Nutrition Examination Survey)</w:t>
      </w:r>
      <w:r w:rsidRPr="009E4870">
        <w:rPr>
          <w:lang w:val="en-US"/>
        </w:rPr>
        <w:t xml:space="preserve"> do CDC Hoa Kỳ công bố. NHANES là chương trình khảo sát sức khỏe quốc gia kết hợp phỏng vấn, khám lâm sàng và xét nghiệm sinh hóa.</w:t>
      </w:r>
    </w:p>
    <w:p w14:paraId="20CFA98F" w14:textId="547CD130" w:rsidR="00CB3C38" w:rsidRPr="00C43F0B" w:rsidRDefault="009E4870" w:rsidP="00C353FC">
      <w:pPr>
        <w:spacing w:line="276" w:lineRule="auto"/>
        <w:ind w:firstLine="720"/>
        <w:jc w:val="both"/>
        <w:rPr>
          <w:lang w:val="en-US"/>
        </w:rPr>
      </w:pPr>
      <w:r w:rsidRPr="009E4870">
        <w:rPr>
          <w:lang w:val="en-US"/>
        </w:rPr>
        <w:t xml:space="preserve">Dữ liệu NHANES được tổ chức theo nhiều nhóm chuyên biệt, mỗi nhóm lưu trữ trong các file định dạng </w:t>
      </w:r>
      <w:r w:rsidRPr="009E4870">
        <w:rPr>
          <w:b/>
          <w:bCs/>
          <w:lang w:val="en-US"/>
        </w:rPr>
        <w:t>SAS Transport (.XPT)</w:t>
      </w:r>
      <w:r w:rsidRPr="009E4870">
        <w:rPr>
          <w:lang w:val="en-US"/>
        </w:rPr>
        <w:t xml:space="preserve">. Các bảng dữ liệu được liên kết thông qua khóa định danh cá nhân </w:t>
      </w:r>
      <w:r w:rsidRPr="009E4870">
        <w:rPr>
          <w:b/>
          <w:bCs/>
          <w:lang w:val="en-US"/>
        </w:rPr>
        <w:t>SEQN</w:t>
      </w:r>
      <w:r w:rsidRPr="009E4870">
        <w:rPr>
          <w:lang w:val="en-US"/>
        </w:rPr>
        <w:t>.</w:t>
      </w:r>
      <w:r w:rsidR="00CB3C38">
        <w:rPr>
          <w:lang w:val="en-US"/>
        </w:rPr>
        <w:tab/>
      </w:r>
    </w:p>
    <w:p w14:paraId="4DCF02BF" w14:textId="20306015" w:rsidR="00BB170A" w:rsidRPr="00BB170A" w:rsidRDefault="00BB170A" w:rsidP="00C353FC">
      <w:pPr>
        <w:spacing w:line="276" w:lineRule="auto"/>
        <w:ind w:firstLine="720"/>
        <w:jc w:val="both"/>
        <w:rPr>
          <w:lang w:val="en-US"/>
        </w:rPr>
      </w:pPr>
      <w:r>
        <w:rPr>
          <w:lang w:val="en-US"/>
        </w:rPr>
        <w:t>NHANES tổ chức dữ liệu thành nhiều module dữ liệu độc lập, mỗi module tương ứng với một nhóm thông tin. Các file được lữu trữ ở định dạng SAS Tr</w:t>
      </w:r>
      <w:r w:rsidR="00A92424">
        <w:rPr>
          <w:lang w:val="en-US"/>
        </w:rPr>
        <w:t>ansport File (.XPT)</w:t>
      </w:r>
    </w:p>
    <w:p w14:paraId="566CD1FA" w14:textId="151F9ACE" w:rsidR="00A92424" w:rsidRPr="00EB5165" w:rsidRDefault="009E4870" w:rsidP="00C353FC">
      <w:pPr>
        <w:pStyle w:val="Heading3"/>
        <w:rPr>
          <w:lang w:val="en-US"/>
        </w:rPr>
      </w:pPr>
      <w:bookmarkStart w:id="47" w:name="_Toc230601870"/>
      <w:r>
        <w:rPr>
          <w:lang w:val="en-US"/>
        </w:rPr>
        <w:t>3.1.1</w:t>
      </w:r>
      <w:r w:rsidR="00587578">
        <w:rPr>
          <w:lang w:val="en-US"/>
        </w:rPr>
        <w:t xml:space="preserve"> Các file NHANES được sử dụng</w:t>
      </w:r>
      <w:bookmarkEnd w:id="47"/>
    </w:p>
    <w:tbl>
      <w:tblPr>
        <w:tblStyle w:val="TableGrid"/>
        <w:tblW w:w="0" w:type="auto"/>
        <w:jc w:val="center"/>
        <w:tblLook w:val="04A0" w:firstRow="1" w:lastRow="0" w:firstColumn="1" w:lastColumn="0" w:noHBand="0" w:noVBand="1"/>
      </w:tblPr>
      <w:tblGrid>
        <w:gridCol w:w="2057"/>
        <w:gridCol w:w="2260"/>
        <w:gridCol w:w="2318"/>
        <w:gridCol w:w="2381"/>
      </w:tblGrid>
      <w:tr w:rsidR="007E00F2" w:rsidRPr="007E00F2" w14:paraId="0AB7755B" w14:textId="77777777" w:rsidTr="00124B31">
        <w:trPr>
          <w:jc w:val="center"/>
        </w:trPr>
        <w:tc>
          <w:tcPr>
            <w:tcW w:w="2065" w:type="dxa"/>
            <w:hideMark/>
          </w:tcPr>
          <w:p w14:paraId="6953AF8D" w14:textId="77777777" w:rsidR="007E00F2" w:rsidRPr="007E00F2" w:rsidRDefault="007E00F2" w:rsidP="00C353FC">
            <w:pPr>
              <w:spacing w:before="60" w:after="60"/>
              <w:jc w:val="center"/>
              <w:rPr>
                <w:b/>
                <w:bCs/>
                <w:i/>
                <w:iCs/>
                <w:lang w:val="en-US" w:eastAsia="zh-CN"/>
              </w:rPr>
            </w:pPr>
            <w:r w:rsidRPr="007E00F2">
              <w:rPr>
                <w:b/>
                <w:bCs/>
                <w:i/>
                <w:iCs/>
                <w:lang w:val="en-US" w:eastAsia="zh-CN"/>
              </w:rPr>
              <w:t>File</w:t>
            </w:r>
          </w:p>
        </w:tc>
        <w:tc>
          <w:tcPr>
            <w:tcW w:w="2340" w:type="dxa"/>
            <w:hideMark/>
          </w:tcPr>
          <w:p w14:paraId="4A829D32" w14:textId="77777777" w:rsidR="007E00F2" w:rsidRPr="007E00F2" w:rsidRDefault="007E00F2" w:rsidP="00C353FC">
            <w:pPr>
              <w:spacing w:before="60" w:after="60"/>
              <w:jc w:val="center"/>
              <w:rPr>
                <w:b/>
                <w:bCs/>
                <w:i/>
                <w:iCs/>
                <w:lang w:val="en-US" w:eastAsia="zh-CN"/>
              </w:rPr>
            </w:pPr>
            <w:r w:rsidRPr="007E00F2">
              <w:rPr>
                <w:b/>
                <w:bCs/>
                <w:i/>
                <w:iCs/>
                <w:lang w:val="en-US" w:eastAsia="zh-CN"/>
              </w:rPr>
              <w:t>Nhóm dữ liệu</w:t>
            </w:r>
          </w:p>
        </w:tc>
        <w:tc>
          <w:tcPr>
            <w:tcW w:w="2520" w:type="dxa"/>
          </w:tcPr>
          <w:p w14:paraId="5FF200C4" w14:textId="615DD0B5" w:rsidR="00BC7A16" w:rsidRDefault="00587578" w:rsidP="00C353FC">
            <w:pPr>
              <w:spacing w:before="60" w:after="60"/>
              <w:rPr>
                <w:b/>
                <w:bCs/>
                <w:i/>
                <w:iCs/>
                <w:lang w:val="en-US" w:eastAsia="zh-CN"/>
              </w:rPr>
            </w:pPr>
            <w:r>
              <w:rPr>
                <w:b/>
                <w:bCs/>
                <w:i/>
                <w:iCs/>
                <w:lang w:val="en-US" w:eastAsia="zh-CN"/>
              </w:rPr>
              <w:t>R</w:t>
            </w:r>
            <w:r w:rsidR="00BC7A16">
              <w:rPr>
                <w:b/>
                <w:bCs/>
                <w:i/>
                <w:iCs/>
                <w:lang w:val="en-US" w:eastAsia="zh-CN"/>
              </w:rPr>
              <w:t>ow</w:t>
            </w:r>
            <w:r>
              <w:rPr>
                <w:b/>
                <w:bCs/>
                <w:i/>
                <w:iCs/>
                <w:lang w:val="en-US" w:eastAsia="zh-CN"/>
              </w:rPr>
              <w:t>s</w:t>
            </w:r>
            <w:r w:rsidR="00BC7A16">
              <w:rPr>
                <w:b/>
                <w:bCs/>
                <w:i/>
                <w:iCs/>
                <w:lang w:val="en-US" w:eastAsia="zh-CN"/>
              </w:rPr>
              <w:t xml:space="preserve"> x colum</w:t>
            </w:r>
            <w:r>
              <w:rPr>
                <w:b/>
                <w:bCs/>
                <w:i/>
                <w:iCs/>
                <w:lang w:val="en-US" w:eastAsia="zh-CN"/>
              </w:rPr>
              <w:t>s</w:t>
            </w:r>
          </w:p>
        </w:tc>
        <w:tc>
          <w:tcPr>
            <w:tcW w:w="2425" w:type="dxa"/>
            <w:hideMark/>
          </w:tcPr>
          <w:p w14:paraId="0FD5735D" w14:textId="6E0DA58E" w:rsidR="007E00F2" w:rsidRPr="007E00F2" w:rsidRDefault="00587578" w:rsidP="00C353FC">
            <w:pPr>
              <w:spacing w:before="60" w:after="60"/>
              <w:jc w:val="center"/>
              <w:rPr>
                <w:b/>
                <w:bCs/>
                <w:i/>
                <w:iCs/>
                <w:lang w:val="en-US" w:eastAsia="zh-CN"/>
              </w:rPr>
            </w:pPr>
            <w:r>
              <w:rPr>
                <w:b/>
                <w:bCs/>
                <w:i/>
                <w:iCs/>
                <w:lang w:val="en-US" w:eastAsia="zh-CN"/>
              </w:rPr>
              <w:t>Vai trò</w:t>
            </w:r>
          </w:p>
        </w:tc>
      </w:tr>
      <w:tr w:rsidR="007E00F2" w:rsidRPr="007E00F2" w14:paraId="32AF8703" w14:textId="77777777" w:rsidTr="00124B31">
        <w:trPr>
          <w:jc w:val="center"/>
        </w:trPr>
        <w:tc>
          <w:tcPr>
            <w:tcW w:w="2065" w:type="dxa"/>
            <w:hideMark/>
          </w:tcPr>
          <w:p w14:paraId="3B1DCADF" w14:textId="77777777" w:rsidR="007E00F2" w:rsidRPr="007E00F2" w:rsidRDefault="007E00F2" w:rsidP="00C353FC">
            <w:pPr>
              <w:spacing w:before="60" w:after="60"/>
              <w:rPr>
                <w:lang w:val="en-US" w:eastAsia="zh-CN"/>
              </w:rPr>
            </w:pPr>
            <w:r w:rsidRPr="007E00F2">
              <w:rPr>
                <w:lang w:val="en-US" w:eastAsia="zh-CN"/>
              </w:rPr>
              <w:t>DEMO_J.XPT</w:t>
            </w:r>
          </w:p>
        </w:tc>
        <w:tc>
          <w:tcPr>
            <w:tcW w:w="2340" w:type="dxa"/>
            <w:hideMark/>
          </w:tcPr>
          <w:p w14:paraId="00FCAA4D" w14:textId="77777777" w:rsidR="007E00F2" w:rsidRPr="007E00F2" w:rsidRDefault="007E00F2" w:rsidP="00C353FC">
            <w:pPr>
              <w:spacing w:before="60" w:after="60"/>
              <w:rPr>
                <w:lang w:val="en-US" w:eastAsia="zh-CN"/>
              </w:rPr>
            </w:pPr>
            <w:r w:rsidRPr="007E00F2">
              <w:rPr>
                <w:lang w:val="en-US" w:eastAsia="zh-CN"/>
              </w:rPr>
              <w:t>Demographics</w:t>
            </w:r>
          </w:p>
        </w:tc>
        <w:tc>
          <w:tcPr>
            <w:tcW w:w="2520" w:type="dxa"/>
          </w:tcPr>
          <w:p w14:paraId="7B1B35C5" w14:textId="3F579053" w:rsidR="0066248D" w:rsidRDefault="0066248D" w:rsidP="00C353FC">
            <w:pPr>
              <w:spacing w:before="60" w:after="60"/>
              <w:rPr>
                <w:lang w:val="en-US" w:eastAsia="zh-CN"/>
              </w:rPr>
            </w:pPr>
            <w:r>
              <w:rPr>
                <w:lang w:val="en-US" w:eastAsia="zh-CN"/>
              </w:rPr>
              <w:t>9254 x 46</w:t>
            </w:r>
          </w:p>
        </w:tc>
        <w:tc>
          <w:tcPr>
            <w:tcW w:w="2425" w:type="dxa"/>
            <w:hideMark/>
          </w:tcPr>
          <w:p w14:paraId="781E04EA" w14:textId="0946C5B4" w:rsidR="007E00F2" w:rsidRPr="007E00F2" w:rsidRDefault="007E00F2" w:rsidP="00C353FC">
            <w:pPr>
              <w:spacing w:before="60" w:after="60"/>
              <w:rPr>
                <w:lang w:val="en-US" w:eastAsia="zh-CN"/>
              </w:rPr>
            </w:pPr>
            <w:r w:rsidRPr="007E00F2">
              <w:rPr>
                <w:lang w:val="en-US" w:eastAsia="zh-CN"/>
              </w:rPr>
              <w:t>Thông tin nhân khẩu học: tuổi, giới tính, chủng tộc</w:t>
            </w:r>
          </w:p>
        </w:tc>
      </w:tr>
      <w:tr w:rsidR="007E00F2" w:rsidRPr="007E00F2" w14:paraId="10418A13" w14:textId="77777777" w:rsidTr="00124B31">
        <w:trPr>
          <w:jc w:val="center"/>
        </w:trPr>
        <w:tc>
          <w:tcPr>
            <w:tcW w:w="2065" w:type="dxa"/>
            <w:hideMark/>
          </w:tcPr>
          <w:p w14:paraId="12DB42CD" w14:textId="77777777" w:rsidR="007E00F2" w:rsidRPr="007E00F2" w:rsidRDefault="007E00F2" w:rsidP="00C353FC">
            <w:pPr>
              <w:spacing w:before="60" w:after="60"/>
              <w:rPr>
                <w:lang w:val="en-US" w:eastAsia="zh-CN"/>
              </w:rPr>
            </w:pPr>
            <w:r w:rsidRPr="007E00F2">
              <w:rPr>
                <w:lang w:val="en-US" w:eastAsia="zh-CN"/>
              </w:rPr>
              <w:t>DR1TOT_J.XPT</w:t>
            </w:r>
          </w:p>
        </w:tc>
        <w:tc>
          <w:tcPr>
            <w:tcW w:w="2340" w:type="dxa"/>
            <w:hideMark/>
          </w:tcPr>
          <w:p w14:paraId="009E7B9B" w14:textId="77777777" w:rsidR="007E00F2" w:rsidRPr="007E00F2" w:rsidRDefault="007E00F2" w:rsidP="00C353FC">
            <w:pPr>
              <w:spacing w:before="60" w:after="60"/>
              <w:rPr>
                <w:lang w:val="en-US" w:eastAsia="zh-CN"/>
              </w:rPr>
            </w:pPr>
            <w:r w:rsidRPr="007E00F2">
              <w:rPr>
                <w:lang w:val="en-US" w:eastAsia="zh-CN"/>
              </w:rPr>
              <w:t>Dietary Interview</w:t>
            </w:r>
          </w:p>
        </w:tc>
        <w:tc>
          <w:tcPr>
            <w:tcW w:w="2520" w:type="dxa"/>
          </w:tcPr>
          <w:p w14:paraId="22E81ADF" w14:textId="4966EAE5" w:rsidR="006F615C" w:rsidRDefault="006F615C" w:rsidP="00C353FC">
            <w:pPr>
              <w:spacing w:before="60" w:after="60"/>
              <w:rPr>
                <w:lang w:val="en-US" w:eastAsia="zh-CN"/>
              </w:rPr>
            </w:pPr>
            <w:r>
              <w:rPr>
                <w:lang w:val="en-US" w:eastAsia="zh-CN"/>
              </w:rPr>
              <w:t>8704 x 168</w:t>
            </w:r>
          </w:p>
        </w:tc>
        <w:tc>
          <w:tcPr>
            <w:tcW w:w="2425" w:type="dxa"/>
            <w:hideMark/>
          </w:tcPr>
          <w:p w14:paraId="5AF8A793" w14:textId="07D8CAC8" w:rsidR="007E00F2" w:rsidRPr="007E00F2" w:rsidRDefault="007E00F2" w:rsidP="00C353FC">
            <w:pPr>
              <w:spacing w:before="60" w:after="60"/>
              <w:rPr>
                <w:lang w:val="en-US" w:eastAsia="zh-CN"/>
              </w:rPr>
            </w:pPr>
            <w:r w:rsidRPr="007E00F2">
              <w:rPr>
                <w:lang w:val="en-US" w:eastAsia="zh-CN"/>
              </w:rPr>
              <w:t>Tổng hợp dinh dưỡng ngày khảo sát thứ nhất</w:t>
            </w:r>
          </w:p>
        </w:tc>
      </w:tr>
      <w:tr w:rsidR="007E00F2" w:rsidRPr="007E00F2" w14:paraId="2F8B6C4C" w14:textId="77777777" w:rsidTr="00124B31">
        <w:trPr>
          <w:jc w:val="center"/>
        </w:trPr>
        <w:tc>
          <w:tcPr>
            <w:tcW w:w="2065" w:type="dxa"/>
            <w:hideMark/>
          </w:tcPr>
          <w:p w14:paraId="5FB77592" w14:textId="77777777" w:rsidR="007E00F2" w:rsidRPr="007E00F2" w:rsidRDefault="007E00F2" w:rsidP="00C353FC">
            <w:pPr>
              <w:spacing w:before="60" w:after="60"/>
              <w:rPr>
                <w:lang w:val="en-US" w:eastAsia="zh-CN"/>
              </w:rPr>
            </w:pPr>
            <w:r w:rsidRPr="007E00F2">
              <w:rPr>
                <w:lang w:val="en-US" w:eastAsia="zh-CN"/>
              </w:rPr>
              <w:t>BMX_J.XPT</w:t>
            </w:r>
          </w:p>
        </w:tc>
        <w:tc>
          <w:tcPr>
            <w:tcW w:w="2340" w:type="dxa"/>
            <w:hideMark/>
          </w:tcPr>
          <w:p w14:paraId="1C2652A9" w14:textId="77777777" w:rsidR="007E00F2" w:rsidRPr="007E00F2" w:rsidRDefault="007E00F2" w:rsidP="00C353FC">
            <w:pPr>
              <w:spacing w:before="60" w:after="60"/>
              <w:rPr>
                <w:lang w:val="en-US" w:eastAsia="zh-CN"/>
              </w:rPr>
            </w:pPr>
            <w:r w:rsidRPr="007E00F2">
              <w:rPr>
                <w:lang w:val="en-US" w:eastAsia="zh-CN"/>
              </w:rPr>
              <w:t>Body Measures</w:t>
            </w:r>
          </w:p>
        </w:tc>
        <w:tc>
          <w:tcPr>
            <w:tcW w:w="2520" w:type="dxa"/>
          </w:tcPr>
          <w:p w14:paraId="5C06E076" w14:textId="15E3F976" w:rsidR="006F615C" w:rsidRDefault="006F615C" w:rsidP="00C353FC">
            <w:pPr>
              <w:spacing w:before="60" w:after="60"/>
              <w:rPr>
                <w:lang w:val="en-US" w:eastAsia="zh-CN"/>
              </w:rPr>
            </w:pPr>
            <w:r>
              <w:rPr>
                <w:lang w:val="en-US" w:eastAsia="zh-CN"/>
              </w:rPr>
              <w:t>8704 x 21</w:t>
            </w:r>
          </w:p>
        </w:tc>
        <w:tc>
          <w:tcPr>
            <w:tcW w:w="2425" w:type="dxa"/>
            <w:hideMark/>
          </w:tcPr>
          <w:p w14:paraId="053DD119" w14:textId="16D3F266" w:rsidR="007E00F2" w:rsidRPr="007E00F2" w:rsidRDefault="007E00F2" w:rsidP="00C353FC">
            <w:pPr>
              <w:spacing w:before="60" w:after="60"/>
              <w:rPr>
                <w:lang w:val="en-US" w:eastAsia="zh-CN"/>
              </w:rPr>
            </w:pPr>
            <w:r w:rsidRPr="007E00F2">
              <w:rPr>
                <w:lang w:val="en-US" w:eastAsia="zh-CN"/>
              </w:rPr>
              <w:t>Chỉ số cơ thể: chiều cao, cân nặng, BMI</w:t>
            </w:r>
          </w:p>
        </w:tc>
      </w:tr>
      <w:tr w:rsidR="007E00F2" w:rsidRPr="007E00F2" w14:paraId="0CBEE02D" w14:textId="77777777" w:rsidTr="00124B31">
        <w:trPr>
          <w:jc w:val="center"/>
        </w:trPr>
        <w:tc>
          <w:tcPr>
            <w:tcW w:w="2065" w:type="dxa"/>
            <w:hideMark/>
          </w:tcPr>
          <w:p w14:paraId="12C66CA4" w14:textId="77777777" w:rsidR="007E00F2" w:rsidRPr="007E00F2" w:rsidRDefault="007E00F2" w:rsidP="00C353FC">
            <w:pPr>
              <w:spacing w:before="60" w:after="60"/>
              <w:rPr>
                <w:lang w:val="en-US" w:eastAsia="zh-CN"/>
              </w:rPr>
            </w:pPr>
            <w:r w:rsidRPr="007E00F2">
              <w:rPr>
                <w:lang w:val="en-US" w:eastAsia="zh-CN"/>
              </w:rPr>
              <w:t>MCQ_J.XPT</w:t>
            </w:r>
          </w:p>
        </w:tc>
        <w:tc>
          <w:tcPr>
            <w:tcW w:w="2340" w:type="dxa"/>
            <w:hideMark/>
          </w:tcPr>
          <w:p w14:paraId="61427890" w14:textId="77777777" w:rsidR="007E00F2" w:rsidRPr="007E00F2" w:rsidRDefault="007E00F2" w:rsidP="00C353FC">
            <w:pPr>
              <w:spacing w:before="60" w:after="60"/>
              <w:rPr>
                <w:lang w:val="en-US" w:eastAsia="zh-CN"/>
              </w:rPr>
            </w:pPr>
            <w:r w:rsidRPr="007E00F2">
              <w:rPr>
                <w:lang w:val="en-US" w:eastAsia="zh-CN"/>
              </w:rPr>
              <w:t>Medical Conditions</w:t>
            </w:r>
          </w:p>
        </w:tc>
        <w:tc>
          <w:tcPr>
            <w:tcW w:w="2520" w:type="dxa"/>
          </w:tcPr>
          <w:p w14:paraId="44D316EA" w14:textId="1B4B18D4" w:rsidR="0066248D" w:rsidRDefault="0066248D" w:rsidP="00C353FC">
            <w:pPr>
              <w:spacing w:before="60" w:after="60"/>
              <w:rPr>
                <w:lang w:val="en-US" w:eastAsia="zh-CN"/>
              </w:rPr>
            </w:pPr>
            <w:r>
              <w:rPr>
                <w:lang w:val="en-US" w:eastAsia="zh-CN"/>
              </w:rPr>
              <w:t>8897 x 76</w:t>
            </w:r>
          </w:p>
        </w:tc>
        <w:tc>
          <w:tcPr>
            <w:tcW w:w="2425" w:type="dxa"/>
            <w:hideMark/>
          </w:tcPr>
          <w:p w14:paraId="4E1813DD" w14:textId="5D5C9BD5" w:rsidR="007E00F2" w:rsidRPr="007E00F2" w:rsidRDefault="007E00F2" w:rsidP="00C353FC">
            <w:pPr>
              <w:spacing w:before="60" w:after="60"/>
              <w:rPr>
                <w:lang w:val="en-US" w:eastAsia="zh-CN"/>
              </w:rPr>
            </w:pPr>
            <w:r w:rsidRPr="007E00F2">
              <w:rPr>
                <w:lang w:val="en-US" w:eastAsia="zh-CN"/>
              </w:rPr>
              <w:t>Tiền sử bệnh lý và bệnh mãn tính</w:t>
            </w:r>
          </w:p>
        </w:tc>
      </w:tr>
      <w:tr w:rsidR="007E00F2" w:rsidRPr="007E00F2" w14:paraId="24BA1EFE" w14:textId="77777777" w:rsidTr="00124B31">
        <w:trPr>
          <w:jc w:val="center"/>
        </w:trPr>
        <w:tc>
          <w:tcPr>
            <w:tcW w:w="2065" w:type="dxa"/>
            <w:hideMark/>
          </w:tcPr>
          <w:p w14:paraId="11AADE7D" w14:textId="77777777" w:rsidR="007E00F2" w:rsidRPr="007E00F2" w:rsidRDefault="007E00F2" w:rsidP="00C353FC">
            <w:pPr>
              <w:spacing w:before="60" w:after="60"/>
              <w:rPr>
                <w:lang w:val="en-US" w:eastAsia="zh-CN"/>
              </w:rPr>
            </w:pPr>
            <w:r w:rsidRPr="007E00F2">
              <w:rPr>
                <w:lang w:val="en-US" w:eastAsia="zh-CN"/>
              </w:rPr>
              <w:t>BPQ_J.XPT</w:t>
            </w:r>
          </w:p>
        </w:tc>
        <w:tc>
          <w:tcPr>
            <w:tcW w:w="2340" w:type="dxa"/>
            <w:hideMark/>
          </w:tcPr>
          <w:p w14:paraId="63262777" w14:textId="77777777" w:rsidR="007E00F2" w:rsidRPr="007E00F2" w:rsidRDefault="007E00F2" w:rsidP="00C353FC">
            <w:pPr>
              <w:spacing w:before="60" w:after="60"/>
              <w:rPr>
                <w:lang w:val="en-US" w:eastAsia="zh-CN"/>
              </w:rPr>
            </w:pPr>
            <w:r w:rsidRPr="007E00F2">
              <w:rPr>
                <w:lang w:val="en-US" w:eastAsia="zh-CN"/>
              </w:rPr>
              <w:t>Blood Pressure Questionnaire</w:t>
            </w:r>
          </w:p>
        </w:tc>
        <w:tc>
          <w:tcPr>
            <w:tcW w:w="2520" w:type="dxa"/>
          </w:tcPr>
          <w:p w14:paraId="0F6B8193" w14:textId="432B080E" w:rsidR="0066248D" w:rsidRDefault="0066248D" w:rsidP="00C353FC">
            <w:pPr>
              <w:spacing w:before="60" w:after="60"/>
              <w:rPr>
                <w:lang w:val="en-US" w:eastAsia="zh-CN"/>
              </w:rPr>
            </w:pPr>
            <w:r>
              <w:rPr>
                <w:lang w:val="en-US" w:eastAsia="zh-CN"/>
              </w:rPr>
              <w:t>6161 x 11</w:t>
            </w:r>
          </w:p>
        </w:tc>
        <w:tc>
          <w:tcPr>
            <w:tcW w:w="2425" w:type="dxa"/>
            <w:hideMark/>
          </w:tcPr>
          <w:p w14:paraId="49C4FA10" w14:textId="56FBA811" w:rsidR="007E00F2" w:rsidRPr="007E00F2" w:rsidRDefault="007E00F2" w:rsidP="00C353FC">
            <w:pPr>
              <w:spacing w:before="60" w:after="60"/>
              <w:rPr>
                <w:lang w:val="en-US" w:eastAsia="zh-CN"/>
              </w:rPr>
            </w:pPr>
            <w:r w:rsidRPr="007E00F2">
              <w:rPr>
                <w:lang w:val="en-US" w:eastAsia="zh-CN"/>
              </w:rPr>
              <w:t>Thông tin liên quan tăng huyết áp</w:t>
            </w:r>
          </w:p>
        </w:tc>
      </w:tr>
      <w:tr w:rsidR="007E00F2" w:rsidRPr="007E00F2" w14:paraId="458CA8B8" w14:textId="77777777" w:rsidTr="00124B31">
        <w:trPr>
          <w:jc w:val="center"/>
        </w:trPr>
        <w:tc>
          <w:tcPr>
            <w:tcW w:w="2065" w:type="dxa"/>
            <w:hideMark/>
          </w:tcPr>
          <w:p w14:paraId="1343AE53" w14:textId="77777777" w:rsidR="007E00F2" w:rsidRPr="007E00F2" w:rsidRDefault="007E00F2" w:rsidP="00C353FC">
            <w:pPr>
              <w:spacing w:before="60" w:after="60"/>
              <w:rPr>
                <w:lang w:val="en-US" w:eastAsia="zh-CN"/>
              </w:rPr>
            </w:pPr>
            <w:r w:rsidRPr="007E00F2">
              <w:rPr>
                <w:lang w:val="en-US" w:eastAsia="zh-CN"/>
              </w:rPr>
              <w:t>DIQ_J.XPT</w:t>
            </w:r>
          </w:p>
        </w:tc>
        <w:tc>
          <w:tcPr>
            <w:tcW w:w="2340" w:type="dxa"/>
            <w:hideMark/>
          </w:tcPr>
          <w:p w14:paraId="26835489" w14:textId="77777777" w:rsidR="007E00F2" w:rsidRPr="007E00F2" w:rsidRDefault="007E00F2" w:rsidP="00C353FC">
            <w:pPr>
              <w:spacing w:before="60" w:after="60"/>
              <w:rPr>
                <w:lang w:val="en-US" w:eastAsia="zh-CN"/>
              </w:rPr>
            </w:pPr>
            <w:r w:rsidRPr="007E00F2">
              <w:rPr>
                <w:lang w:val="en-US" w:eastAsia="zh-CN"/>
              </w:rPr>
              <w:t>Diabetes Questionnaire</w:t>
            </w:r>
          </w:p>
        </w:tc>
        <w:tc>
          <w:tcPr>
            <w:tcW w:w="2520" w:type="dxa"/>
          </w:tcPr>
          <w:p w14:paraId="54C84F45" w14:textId="57AAEE29" w:rsidR="0066248D" w:rsidRDefault="0066248D" w:rsidP="00C353FC">
            <w:pPr>
              <w:spacing w:before="60" w:after="60"/>
              <w:rPr>
                <w:lang w:val="en-US" w:eastAsia="zh-CN"/>
              </w:rPr>
            </w:pPr>
            <w:r>
              <w:rPr>
                <w:lang w:val="en-US" w:eastAsia="zh-CN"/>
              </w:rPr>
              <w:t>8897 x 54</w:t>
            </w:r>
          </w:p>
        </w:tc>
        <w:tc>
          <w:tcPr>
            <w:tcW w:w="2425" w:type="dxa"/>
            <w:hideMark/>
          </w:tcPr>
          <w:p w14:paraId="174ECFF5" w14:textId="4B53469A" w:rsidR="007E00F2" w:rsidRPr="007E00F2" w:rsidRDefault="007E00F2" w:rsidP="00C353FC">
            <w:pPr>
              <w:spacing w:before="60" w:after="60"/>
              <w:rPr>
                <w:lang w:val="en-US" w:eastAsia="zh-CN"/>
              </w:rPr>
            </w:pPr>
            <w:r w:rsidRPr="007E00F2">
              <w:rPr>
                <w:lang w:val="en-US" w:eastAsia="zh-CN"/>
              </w:rPr>
              <w:t>Thông tin bệnh tiểu đường</w:t>
            </w:r>
          </w:p>
        </w:tc>
      </w:tr>
      <w:tr w:rsidR="00FE6316" w:rsidRPr="007E00F2" w14:paraId="6CDE5DCA" w14:textId="77777777" w:rsidTr="00124B31">
        <w:trPr>
          <w:jc w:val="center"/>
        </w:trPr>
        <w:tc>
          <w:tcPr>
            <w:tcW w:w="2065" w:type="dxa"/>
          </w:tcPr>
          <w:p w14:paraId="35362E07" w14:textId="194194B7" w:rsidR="00FE6316" w:rsidRPr="007E00F2" w:rsidRDefault="00FE6316" w:rsidP="00C353FC">
            <w:pPr>
              <w:spacing w:before="60" w:after="60"/>
              <w:rPr>
                <w:lang w:val="en-US" w:eastAsia="zh-CN"/>
              </w:rPr>
            </w:pPr>
            <w:r>
              <w:rPr>
                <w:lang w:val="en-US" w:eastAsia="zh-CN"/>
              </w:rPr>
              <w:t>TCHOL_J.XPT</w:t>
            </w:r>
          </w:p>
        </w:tc>
        <w:tc>
          <w:tcPr>
            <w:tcW w:w="2340" w:type="dxa"/>
          </w:tcPr>
          <w:p w14:paraId="7A908C45" w14:textId="6715AA92" w:rsidR="00FE6316" w:rsidRPr="007E00F2" w:rsidRDefault="00FE6316" w:rsidP="00C353FC">
            <w:pPr>
              <w:spacing w:before="60" w:after="60"/>
              <w:rPr>
                <w:lang w:val="en-US" w:eastAsia="zh-CN"/>
              </w:rPr>
            </w:pPr>
            <w:r>
              <w:rPr>
                <w:lang w:val="en-US" w:eastAsia="zh-CN"/>
              </w:rPr>
              <w:t>Laboratory</w:t>
            </w:r>
          </w:p>
        </w:tc>
        <w:tc>
          <w:tcPr>
            <w:tcW w:w="2520" w:type="dxa"/>
          </w:tcPr>
          <w:p w14:paraId="16622915" w14:textId="37CFA32F" w:rsidR="00FE6316" w:rsidRDefault="00FE6316" w:rsidP="00C353FC">
            <w:pPr>
              <w:spacing w:before="60" w:after="60"/>
              <w:rPr>
                <w:lang w:val="en-US" w:eastAsia="zh-CN"/>
              </w:rPr>
            </w:pPr>
            <w:r>
              <w:rPr>
                <w:lang w:val="en-US" w:eastAsia="zh-CN"/>
              </w:rPr>
              <w:t>7435 x 3</w:t>
            </w:r>
          </w:p>
        </w:tc>
        <w:tc>
          <w:tcPr>
            <w:tcW w:w="2425" w:type="dxa"/>
          </w:tcPr>
          <w:p w14:paraId="4ECEC167" w14:textId="393DEC26" w:rsidR="00FE6316" w:rsidRPr="007E00F2" w:rsidRDefault="00FE6316" w:rsidP="00C353FC">
            <w:pPr>
              <w:spacing w:before="60" w:after="60"/>
              <w:rPr>
                <w:lang w:val="en-US" w:eastAsia="zh-CN"/>
              </w:rPr>
            </w:pPr>
            <w:r>
              <w:rPr>
                <w:lang w:val="en-US" w:eastAsia="zh-CN"/>
              </w:rPr>
              <w:t>Cholesterol máy</w:t>
            </w:r>
          </w:p>
        </w:tc>
      </w:tr>
      <w:tr w:rsidR="00640C64" w:rsidRPr="007E00F2" w14:paraId="4204BCDF" w14:textId="77777777" w:rsidTr="00124B31">
        <w:trPr>
          <w:jc w:val="center"/>
        </w:trPr>
        <w:tc>
          <w:tcPr>
            <w:tcW w:w="2065" w:type="dxa"/>
          </w:tcPr>
          <w:p w14:paraId="6F38D8C3" w14:textId="150EBD46" w:rsidR="00640C64" w:rsidRPr="007E00F2" w:rsidRDefault="00640C64" w:rsidP="00C353FC">
            <w:pPr>
              <w:spacing w:before="60" w:after="60"/>
              <w:rPr>
                <w:lang w:val="en-US" w:eastAsia="zh-CN"/>
              </w:rPr>
            </w:pPr>
            <w:r>
              <w:rPr>
                <w:lang w:val="en-US" w:eastAsia="zh-CN"/>
              </w:rPr>
              <w:t>GHB_J.XPT</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0C64" w:rsidRPr="00640C64" w14:paraId="4B9C921C" w14:textId="77777777">
              <w:trPr>
                <w:tblCellSpacing w:w="15" w:type="dxa"/>
              </w:trPr>
              <w:tc>
                <w:tcPr>
                  <w:tcW w:w="0" w:type="auto"/>
                  <w:vAlign w:val="center"/>
                  <w:hideMark/>
                </w:tcPr>
                <w:p w14:paraId="6354E9DC" w14:textId="77777777" w:rsidR="00640C64" w:rsidRPr="00640C64" w:rsidRDefault="00640C64" w:rsidP="00C353FC">
                  <w:pPr>
                    <w:spacing w:before="60" w:after="60"/>
                    <w:rPr>
                      <w:lang w:val="en-US" w:eastAsia="zh-CN"/>
                    </w:rPr>
                  </w:pPr>
                </w:p>
              </w:tc>
            </w:tr>
          </w:tbl>
          <w:p w14:paraId="509E194F" w14:textId="77777777" w:rsidR="00640C64" w:rsidRPr="00640C64" w:rsidRDefault="00640C64" w:rsidP="00C353FC">
            <w:pPr>
              <w:spacing w:before="60" w:after="60"/>
              <w:rPr>
                <w:vanish/>
                <w:lang w:val="en-US"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tblGrid>
            <w:tr w:rsidR="00640C64" w:rsidRPr="00640C64" w14:paraId="478B3F6B" w14:textId="77777777">
              <w:trPr>
                <w:tblCellSpacing w:w="15" w:type="dxa"/>
              </w:trPr>
              <w:tc>
                <w:tcPr>
                  <w:tcW w:w="0" w:type="auto"/>
                  <w:vAlign w:val="center"/>
                  <w:hideMark/>
                </w:tcPr>
                <w:p w14:paraId="5C3DBD12" w14:textId="77777777" w:rsidR="00640C64" w:rsidRPr="00640C64" w:rsidRDefault="00640C64" w:rsidP="00C353FC">
                  <w:pPr>
                    <w:spacing w:before="60" w:after="60"/>
                    <w:rPr>
                      <w:lang w:val="en-US" w:eastAsia="zh-CN"/>
                    </w:rPr>
                  </w:pPr>
                  <w:r w:rsidRPr="00640C64">
                    <w:rPr>
                      <w:lang w:val="en-US" w:eastAsia="zh-CN"/>
                    </w:rPr>
                    <w:t>Laboratory</w:t>
                  </w:r>
                </w:p>
              </w:tc>
            </w:tr>
          </w:tbl>
          <w:p w14:paraId="72E09AEF" w14:textId="77777777" w:rsidR="00640C64" w:rsidRPr="007E00F2" w:rsidRDefault="00640C64" w:rsidP="00C353FC">
            <w:pPr>
              <w:spacing w:before="60" w:after="60"/>
              <w:rPr>
                <w:lang w:val="en-US" w:eastAsia="zh-CN"/>
              </w:rPr>
            </w:pPr>
          </w:p>
        </w:tc>
        <w:tc>
          <w:tcPr>
            <w:tcW w:w="2520" w:type="dxa"/>
          </w:tcPr>
          <w:p w14:paraId="2DA4CAD2" w14:textId="7F3221AE" w:rsidR="00640C64" w:rsidRDefault="00640C64" w:rsidP="00C353FC">
            <w:pPr>
              <w:spacing w:before="60" w:after="60"/>
              <w:rPr>
                <w:lang w:val="en-US" w:eastAsia="zh-CN"/>
              </w:rPr>
            </w:pPr>
            <w:r>
              <w:rPr>
                <w:lang w:val="en-US" w:eastAsia="zh-CN"/>
              </w:rPr>
              <w:t>6401 x 2</w:t>
            </w:r>
          </w:p>
        </w:tc>
        <w:tc>
          <w:tcPr>
            <w:tcW w:w="2425" w:type="dxa"/>
          </w:tcPr>
          <w:p w14:paraId="2605A7D7" w14:textId="4AFF96D1" w:rsidR="00640C64" w:rsidRPr="007E00F2" w:rsidRDefault="00FE6316" w:rsidP="00C353FC">
            <w:pPr>
              <w:spacing w:before="60" w:after="60"/>
              <w:rPr>
                <w:lang w:val="en-US" w:eastAsia="zh-CN"/>
              </w:rPr>
            </w:pPr>
            <w:r w:rsidRPr="00FE6316">
              <w:rPr>
                <w:lang w:eastAsia="zh-CN"/>
              </w:rPr>
              <w:t>Glycohemoglobin (HbA1c)</w:t>
            </w:r>
          </w:p>
        </w:tc>
      </w:tr>
      <w:tr w:rsidR="007E00F2" w:rsidRPr="007E00F2" w14:paraId="529B8E77" w14:textId="77777777" w:rsidTr="00124B31">
        <w:trPr>
          <w:jc w:val="center"/>
        </w:trPr>
        <w:tc>
          <w:tcPr>
            <w:tcW w:w="2065" w:type="dxa"/>
            <w:hideMark/>
          </w:tcPr>
          <w:p w14:paraId="403175F5" w14:textId="64B03366" w:rsidR="007E00F2" w:rsidRPr="007E00F2" w:rsidRDefault="002A0DD4" w:rsidP="00C353FC">
            <w:pPr>
              <w:spacing w:before="60" w:after="60"/>
              <w:rPr>
                <w:lang w:val="en-US" w:eastAsia="zh-CN"/>
              </w:rPr>
            </w:pPr>
            <w:r>
              <w:rPr>
                <w:lang w:val="en-US" w:eastAsia="zh-CN"/>
              </w:rPr>
              <w:t>BPX</w:t>
            </w:r>
            <w:r w:rsidR="007E00F2" w:rsidRPr="007E00F2">
              <w:rPr>
                <w:lang w:val="en-US" w:eastAsia="zh-CN"/>
              </w:rPr>
              <w:t>_J.XPT</w:t>
            </w:r>
          </w:p>
        </w:tc>
        <w:tc>
          <w:tcPr>
            <w:tcW w:w="2340" w:type="dxa"/>
            <w:hideMark/>
          </w:tcPr>
          <w:p w14:paraId="44870D0C" w14:textId="03FE62AB" w:rsidR="007E00F2" w:rsidRPr="007E00F2" w:rsidRDefault="00884526" w:rsidP="00C353FC">
            <w:pPr>
              <w:spacing w:before="60" w:after="60"/>
              <w:rPr>
                <w:lang w:val="en-US" w:eastAsia="zh-CN"/>
              </w:rPr>
            </w:pPr>
            <w:r>
              <w:rPr>
                <w:lang w:val="en-US" w:eastAsia="zh-CN"/>
              </w:rPr>
              <w:t>Examination</w:t>
            </w:r>
          </w:p>
        </w:tc>
        <w:tc>
          <w:tcPr>
            <w:tcW w:w="2520" w:type="dxa"/>
          </w:tcPr>
          <w:p w14:paraId="57889E2C" w14:textId="7DEA8412" w:rsidR="00884526" w:rsidRDefault="00884526" w:rsidP="00C353FC">
            <w:pPr>
              <w:spacing w:before="60" w:after="60"/>
              <w:rPr>
                <w:lang w:val="en-US" w:eastAsia="zh-CN"/>
              </w:rPr>
            </w:pPr>
            <w:r>
              <w:rPr>
                <w:lang w:val="en-US" w:eastAsia="zh-CN"/>
              </w:rPr>
              <w:t>8704 x 21</w:t>
            </w:r>
          </w:p>
        </w:tc>
        <w:tc>
          <w:tcPr>
            <w:tcW w:w="2425" w:type="dxa"/>
            <w:hideMark/>
          </w:tcPr>
          <w:p w14:paraId="0C0C656C" w14:textId="3CA452E5" w:rsidR="007E00F2" w:rsidRPr="007E00F2" w:rsidRDefault="000067B6" w:rsidP="00C353FC">
            <w:pPr>
              <w:keepNext/>
              <w:spacing w:before="60" w:after="60"/>
              <w:rPr>
                <w:lang w:val="en-US" w:eastAsia="zh-CN"/>
              </w:rPr>
            </w:pPr>
            <w:r>
              <w:rPr>
                <w:lang w:val="en-US" w:eastAsia="zh-CN"/>
              </w:rPr>
              <w:t>Thông tin về huyết áp</w:t>
            </w:r>
          </w:p>
        </w:tc>
      </w:tr>
    </w:tbl>
    <w:p w14:paraId="484054F3" w14:textId="657670CB" w:rsidR="009A7214" w:rsidRPr="00EB5165" w:rsidRDefault="00EB5165" w:rsidP="00C353FC">
      <w:pPr>
        <w:pStyle w:val="Caption"/>
        <w:jc w:val="center"/>
        <w:rPr>
          <w:i w:val="0"/>
          <w:color w:val="000000" w:themeColor="text1"/>
          <w:sz w:val="26"/>
          <w:szCs w:val="26"/>
          <w:lang w:val="en-US"/>
        </w:rPr>
      </w:pPr>
      <w:bookmarkStart w:id="48" w:name="_Toc230329665"/>
      <w:r w:rsidRPr="00EB5165">
        <w:rPr>
          <w:color w:val="000000" w:themeColor="text1"/>
          <w:sz w:val="26"/>
          <w:szCs w:val="26"/>
        </w:rPr>
        <w:t xml:space="preserve">Bảng </w:t>
      </w:r>
      <w:r w:rsidRPr="00EB5165">
        <w:rPr>
          <w:color w:val="000000" w:themeColor="text1"/>
          <w:sz w:val="26"/>
          <w:szCs w:val="26"/>
        </w:rPr>
        <w:fldChar w:fldCharType="begin"/>
      </w:r>
      <w:r w:rsidRPr="00EB5165">
        <w:rPr>
          <w:color w:val="000000" w:themeColor="text1"/>
          <w:sz w:val="26"/>
          <w:szCs w:val="26"/>
        </w:rPr>
        <w:instrText xml:space="preserve"> SEQ Table \* ARABIC </w:instrText>
      </w:r>
      <w:r w:rsidRPr="00EB5165">
        <w:rPr>
          <w:color w:val="000000" w:themeColor="text1"/>
          <w:sz w:val="26"/>
          <w:szCs w:val="26"/>
        </w:rPr>
        <w:fldChar w:fldCharType="separate"/>
      </w:r>
      <w:r>
        <w:rPr>
          <w:noProof/>
          <w:color w:val="000000" w:themeColor="text1"/>
          <w:sz w:val="26"/>
          <w:szCs w:val="26"/>
        </w:rPr>
        <w:t>8</w:t>
      </w:r>
      <w:r w:rsidRPr="00EB5165">
        <w:rPr>
          <w:color w:val="000000" w:themeColor="text1"/>
          <w:sz w:val="26"/>
          <w:szCs w:val="26"/>
        </w:rPr>
        <w:fldChar w:fldCharType="end"/>
      </w:r>
      <w:r w:rsidRPr="00EB5165">
        <w:rPr>
          <w:color w:val="000000" w:themeColor="text1"/>
          <w:sz w:val="26"/>
          <w:szCs w:val="26"/>
        </w:rPr>
        <w:t xml:space="preserve">: </w:t>
      </w:r>
      <w:r w:rsidRPr="00EB5165">
        <w:rPr>
          <w:color w:val="000000" w:themeColor="text1"/>
          <w:sz w:val="26"/>
          <w:szCs w:val="26"/>
          <w:lang w:val="en-US"/>
        </w:rPr>
        <w:t>Các file NHANES 2017-2018 được sử dụng trong nghiên cứu</w:t>
      </w:r>
      <w:bookmarkEnd w:id="48"/>
    </w:p>
    <w:p w14:paraId="17DE6579" w14:textId="53CC78CB" w:rsidR="00190863" w:rsidRDefault="00190863" w:rsidP="00C353FC">
      <w:pPr>
        <w:pStyle w:val="Heading3"/>
        <w:rPr>
          <w:lang w:val="en-US"/>
        </w:rPr>
      </w:pPr>
      <w:bookmarkStart w:id="49" w:name="_Toc230601871"/>
      <w:r>
        <w:rPr>
          <w:lang w:val="en-US"/>
        </w:rPr>
        <w:lastRenderedPageBreak/>
        <w:t xml:space="preserve">3.1.2 </w:t>
      </w:r>
      <w:r w:rsidR="009674D4">
        <w:rPr>
          <w:lang w:val="en-US"/>
        </w:rPr>
        <w:t>Phương pháp thu thập dữ liệu NHANES</w:t>
      </w:r>
      <w:bookmarkEnd w:id="49"/>
    </w:p>
    <w:p w14:paraId="23F68571" w14:textId="71DDB03C" w:rsidR="0046682E" w:rsidRPr="008972C2" w:rsidRDefault="0046682E" w:rsidP="00C353FC">
      <w:pPr>
        <w:ind w:firstLine="720"/>
        <w:jc w:val="both"/>
      </w:pPr>
      <w:r w:rsidRPr="0046682E">
        <w:t xml:space="preserve">NHANES 2017–2018 thu thập dữ liệu bằng nhiều phương pháp khác nhau tùy theo nhóm thông tin nghiên cứu. Trong nghiên cứu này, dữ liệu được khai thác từ bốn nhóm thu thập chính: </w:t>
      </w:r>
      <w:r w:rsidRPr="0046682E">
        <w:rPr>
          <w:b/>
          <w:bCs/>
        </w:rPr>
        <w:t>Household Interview, Dietary Recall Interview, Physical Examination (MEC)</w:t>
      </w:r>
      <w:r w:rsidRPr="0046682E">
        <w:t xml:space="preserve"> và </w:t>
      </w:r>
      <w:r w:rsidRPr="0046682E">
        <w:rPr>
          <w:b/>
          <w:bCs/>
        </w:rPr>
        <w:t>Laboratory Examination</w:t>
      </w:r>
      <w:r w:rsidRPr="0046682E">
        <w:t>.</w:t>
      </w:r>
    </w:p>
    <w:tbl>
      <w:tblPr>
        <w:tblStyle w:val="TableGrid"/>
        <w:tblW w:w="0" w:type="auto"/>
        <w:jc w:val="center"/>
        <w:tblLook w:val="04A0" w:firstRow="1" w:lastRow="0" w:firstColumn="1" w:lastColumn="0" w:noHBand="0" w:noVBand="1"/>
      </w:tblPr>
      <w:tblGrid>
        <w:gridCol w:w="1865"/>
        <w:gridCol w:w="2293"/>
        <w:gridCol w:w="1926"/>
        <w:gridCol w:w="2932"/>
      </w:tblGrid>
      <w:tr w:rsidR="006F6AE3" w:rsidRPr="006F6AE3" w14:paraId="75DE26A0" w14:textId="77777777" w:rsidTr="00124B31">
        <w:trPr>
          <w:jc w:val="center"/>
        </w:trPr>
        <w:tc>
          <w:tcPr>
            <w:tcW w:w="0" w:type="auto"/>
            <w:hideMark/>
          </w:tcPr>
          <w:p w14:paraId="186165FB" w14:textId="77777777" w:rsidR="006F6AE3" w:rsidRPr="006F6AE3" w:rsidRDefault="006F6AE3" w:rsidP="00C353FC">
            <w:pPr>
              <w:jc w:val="center"/>
              <w:rPr>
                <w:b/>
                <w:bCs/>
                <w:lang w:val="en-US" w:eastAsia="zh-CN"/>
              </w:rPr>
            </w:pPr>
            <w:r w:rsidRPr="006F6AE3">
              <w:rPr>
                <w:b/>
                <w:bCs/>
                <w:lang w:val="en-US" w:eastAsia="zh-CN"/>
              </w:rPr>
              <w:t>Nhóm dữ liệu</w:t>
            </w:r>
          </w:p>
        </w:tc>
        <w:tc>
          <w:tcPr>
            <w:tcW w:w="0" w:type="auto"/>
            <w:hideMark/>
          </w:tcPr>
          <w:p w14:paraId="6B91FFB5" w14:textId="77777777" w:rsidR="006F6AE3" w:rsidRPr="006F6AE3" w:rsidRDefault="006F6AE3" w:rsidP="00C353FC">
            <w:pPr>
              <w:jc w:val="center"/>
              <w:rPr>
                <w:b/>
                <w:bCs/>
                <w:lang w:val="en-US" w:eastAsia="zh-CN"/>
              </w:rPr>
            </w:pPr>
            <w:r w:rsidRPr="006F6AE3">
              <w:rPr>
                <w:b/>
                <w:bCs/>
                <w:lang w:val="en-US" w:eastAsia="zh-CN"/>
              </w:rPr>
              <w:t>File sử dụng</w:t>
            </w:r>
          </w:p>
        </w:tc>
        <w:tc>
          <w:tcPr>
            <w:tcW w:w="0" w:type="auto"/>
            <w:hideMark/>
          </w:tcPr>
          <w:p w14:paraId="5B0BC56D" w14:textId="77777777" w:rsidR="006F6AE3" w:rsidRPr="006F6AE3" w:rsidRDefault="006F6AE3" w:rsidP="00C353FC">
            <w:pPr>
              <w:jc w:val="center"/>
              <w:rPr>
                <w:b/>
                <w:bCs/>
                <w:lang w:val="en-US" w:eastAsia="zh-CN"/>
              </w:rPr>
            </w:pPr>
            <w:r w:rsidRPr="006F6AE3">
              <w:rPr>
                <w:b/>
                <w:bCs/>
                <w:lang w:val="en-US" w:eastAsia="zh-CN"/>
              </w:rPr>
              <w:t>Phương pháp thu thập</w:t>
            </w:r>
          </w:p>
        </w:tc>
        <w:tc>
          <w:tcPr>
            <w:tcW w:w="0" w:type="auto"/>
            <w:hideMark/>
          </w:tcPr>
          <w:p w14:paraId="6DA1DE68" w14:textId="77777777" w:rsidR="006F6AE3" w:rsidRPr="006F6AE3" w:rsidRDefault="006F6AE3" w:rsidP="00C353FC">
            <w:pPr>
              <w:jc w:val="center"/>
              <w:rPr>
                <w:b/>
                <w:bCs/>
                <w:lang w:val="en-US" w:eastAsia="zh-CN"/>
              </w:rPr>
            </w:pPr>
            <w:r w:rsidRPr="006F6AE3">
              <w:rPr>
                <w:b/>
                <w:bCs/>
                <w:lang w:val="en-US" w:eastAsia="zh-CN"/>
              </w:rPr>
              <w:t>Mô tả</w:t>
            </w:r>
          </w:p>
        </w:tc>
      </w:tr>
      <w:tr w:rsidR="006F6AE3" w:rsidRPr="006F6AE3" w14:paraId="68240FE8" w14:textId="77777777" w:rsidTr="00124B31">
        <w:trPr>
          <w:jc w:val="center"/>
        </w:trPr>
        <w:tc>
          <w:tcPr>
            <w:tcW w:w="0" w:type="auto"/>
            <w:hideMark/>
          </w:tcPr>
          <w:p w14:paraId="667CC939" w14:textId="77777777" w:rsidR="006F6AE3" w:rsidRPr="006F6AE3" w:rsidRDefault="006F6AE3" w:rsidP="00C353FC">
            <w:pPr>
              <w:rPr>
                <w:lang w:val="en-US" w:eastAsia="zh-CN"/>
              </w:rPr>
            </w:pPr>
            <w:r w:rsidRPr="006F6AE3">
              <w:rPr>
                <w:b/>
                <w:bCs/>
                <w:lang w:val="en-US" w:eastAsia="zh-CN"/>
              </w:rPr>
              <w:t>Demographics</w:t>
            </w:r>
          </w:p>
        </w:tc>
        <w:tc>
          <w:tcPr>
            <w:tcW w:w="0" w:type="auto"/>
            <w:hideMark/>
          </w:tcPr>
          <w:p w14:paraId="5C408EB6" w14:textId="77777777" w:rsidR="006F6AE3" w:rsidRPr="006F6AE3" w:rsidRDefault="006F6AE3" w:rsidP="00C353FC">
            <w:pPr>
              <w:rPr>
                <w:lang w:val="en-US" w:eastAsia="zh-CN"/>
              </w:rPr>
            </w:pPr>
            <w:r w:rsidRPr="006F6AE3">
              <w:rPr>
                <w:lang w:val="en-US" w:eastAsia="zh-CN"/>
              </w:rPr>
              <w:t>DEMO_J.XPT</w:t>
            </w:r>
          </w:p>
        </w:tc>
        <w:tc>
          <w:tcPr>
            <w:tcW w:w="0" w:type="auto"/>
            <w:hideMark/>
          </w:tcPr>
          <w:p w14:paraId="33AFB163" w14:textId="77777777" w:rsidR="006F6AE3" w:rsidRPr="006F6AE3" w:rsidRDefault="006F6AE3" w:rsidP="00C353FC">
            <w:pPr>
              <w:rPr>
                <w:lang w:val="en-US" w:eastAsia="zh-CN"/>
              </w:rPr>
            </w:pPr>
            <w:r w:rsidRPr="006F6AE3">
              <w:rPr>
                <w:lang w:val="en-US" w:eastAsia="zh-CN"/>
              </w:rPr>
              <w:t>Household Interview</w:t>
            </w:r>
          </w:p>
        </w:tc>
        <w:tc>
          <w:tcPr>
            <w:tcW w:w="0" w:type="auto"/>
            <w:hideMark/>
          </w:tcPr>
          <w:p w14:paraId="7634F190" w14:textId="77777777" w:rsidR="006F6AE3" w:rsidRPr="006F6AE3" w:rsidRDefault="006F6AE3" w:rsidP="00C353FC">
            <w:pPr>
              <w:rPr>
                <w:lang w:val="en-US" w:eastAsia="zh-CN"/>
              </w:rPr>
            </w:pPr>
            <w:r w:rsidRPr="006F6AE3">
              <w:rPr>
                <w:lang w:val="en-US" w:eastAsia="zh-CN"/>
              </w:rPr>
              <w:t>Phỏng vấn trực tiếp tại hộ gia đình để thu thập thông tin nhân khẩu học như tuổi, giới tính, chủng tộc, điều kiện xã hội.</w:t>
            </w:r>
          </w:p>
        </w:tc>
      </w:tr>
      <w:tr w:rsidR="006F6AE3" w:rsidRPr="006F6AE3" w14:paraId="25448132" w14:textId="77777777" w:rsidTr="00124B31">
        <w:trPr>
          <w:jc w:val="center"/>
        </w:trPr>
        <w:tc>
          <w:tcPr>
            <w:tcW w:w="0" w:type="auto"/>
            <w:hideMark/>
          </w:tcPr>
          <w:p w14:paraId="4A831504" w14:textId="77777777" w:rsidR="006F6AE3" w:rsidRPr="006F6AE3" w:rsidRDefault="006F6AE3" w:rsidP="00C353FC">
            <w:pPr>
              <w:rPr>
                <w:lang w:val="en-US" w:eastAsia="zh-CN"/>
              </w:rPr>
            </w:pPr>
            <w:r w:rsidRPr="006F6AE3">
              <w:rPr>
                <w:b/>
                <w:bCs/>
                <w:lang w:val="en-US" w:eastAsia="zh-CN"/>
              </w:rPr>
              <w:t>Dietary Interview</w:t>
            </w:r>
          </w:p>
        </w:tc>
        <w:tc>
          <w:tcPr>
            <w:tcW w:w="0" w:type="auto"/>
            <w:hideMark/>
          </w:tcPr>
          <w:p w14:paraId="21CA1D36" w14:textId="77777777" w:rsidR="006F6AE3" w:rsidRPr="006F6AE3" w:rsidRDefault="006F6AE3" w:rsidP="00C353FC">
            <w:pPr>
              <w:rPr>
                <w:lang w:val="en-US" w:eastAsia="zh-CN"/>
              </w:rPr>
            </w:pPr>
            <w:r w:rsidRPr="006F6AE3">
              <w:rPr>
                <w:lang w:val="en-US" w:eastAsia="zh-CN"/>
              </w:rPr>
              <w:t>DR1TOT_J.XPT</w:t>
            </w:r>
          </w:p>
        </w:tc>
        <w:tc>
          <w:tcPr>
            <w:tcW w:w="0" w:type="auto"/>
            <w:hideMark/>
          </w:tcPr>
          <w:p w14:paraId="61CF6387" w14:textId="77777777" w:rsidR="006F6AE3" w:rsidRPr="006F6AE3" w:rsidRDefault="006F6AE3" w:rsidP="00C353FC">
            <w:pPr>
              <w:rPr>
                <w:lang w:val="en-US" w:eastAsia="zh-CN"/>
              </w:rPr>
            </w:pPr>
            <w:r w:rsidRPr="006F6AE3">
              <w:rPr>
                <w:lang w:val="en-US" w:eastAsia="zh-CN"/>
              </w:rPr>
              <w:t>24-Hour Dietary Recall Interview</w:t>
            </w:r>
          </w:p>
        </w:tc>
        <w:tc>
          <w:tcPr>
            <w:tcW w:w="0" w:type="auto"/>
            <w:hideMark/>
          </w:tcPr>
          <w:p w14:paraId="6C2A13BF" w14:textId="77777777" w:rsidR="006F6AE3" w:rsidRPr="006F6AE3" w:rsidRDefault="006F6AE3" w:rsidP="00C353FC">
            <w:pPr>
              <w:rPr>
                <w:lang w:val="en-US" w:eastAsia="zh-CN"/>
              </w:rPr>
            </w:pPr>
            <w:r w:rsidRPr="006F6AE3">
              <w:rPr>
                <w:lang w:val="en-US" w:eastAsia="zh-CN"/>
              </w:rPr>
              <w:t>Người tham gia khai báo toàn bộ thực phẩm, đồ uống và khẩu phần đã tiêu thụ trong 24 giờ trước thời điểm khảo sát.</w:t>
            </w:r>
          </w:p>
        </w:tc>
      </w:tr>
      <w:tr w:rsidR="006F6AE3" w:rsidRPr="006F6AE3" w14:paraId="2C2378E8" w14:textId="77777777" w:rsidTr="00124B31">
        <w:trPr>
          <w:jc w:val="center"/>
        </w:trPr>
        <w:tc>
          <w:tcPr>
            <w:tcW w:w="0" w:type="auto"/>
            <w:hideMark/>
          </w:tcPr>
          <w:p w14:paraId="501D29EA" w14:textId="77777777" w:rsidR="006F6AE3" w:rsidRPr="006F6AE3" w:rsidRDefault="006F6AE3" w:rsidP="00C353FC">
            <w:pPr>
              <w:rPr>
                <w:lang w:val="en-US" w:eastAsia="zh-CN"/>
              </w:rPr>
            </w:pPr>
            <w:r w:rsidRPr="006F6AE3">
              <w:rPr>
                <w:b/>
                <w:bCs/>
                <w:lang w:val="en-US" w:eastAsia="zh-CN"/>
              </w:rPr>
              <w:t>Questionnaire</w:t>
            </w:r>
          </w:p>
        </w:tc>
        <w:tc>
          <w:tcPr>
            <w:tcW w:w="0" w:type="auto"/>
            <w:hideMark/>
          </w:tcPr>
          <w:p w14:paraId="09DDCC2E" w14:textId="77777777" w:rsidR="006F6AE3" w:rsidRPr="006F6AE3" w:rsidRDefault="006F6AE3" w:rsidP="00C353FC">
            <w:pPr>
              <w:rPr>
                <w:lang w:val="en-US" w:eastAsia="zh-CN"/>
              </w:rPr>
            </w:pPr>
            <w:r w:rsidRPr="006F6AE3">
              <w:rPr>
                <w:lang w:val="en-US" w:eastAsia="zh-CN"/>
              </w:rPr>
              <w:t>MCQ_J.XPT, BPQ_J.XPT, DIQ_J.XPT</w:t>
            </w:r>
          </w:p>
        </w:tc>
        <w:tc>
          <w:tcPr>
            <w:tcW w:w="0" w:type="auto"/>
            <w:hideMark/>
          </w:tcPr>
          <w:p w14:paraId="1CEEAFD8" w14:textId="77777777" w:rsidR="006F6AE3" w:rsidRPr="006F6AE3" w:rsidRDefault="006F6AE3" w:rsidP="00C353FC">
            <w:pPr>
              <w:rPr>
                <w:lang w:val="en-US" w:eastAsia="zh-CN"/>
              </w:rPr>
            </w:pPr>
            <w:r w:rsidRPr="006F6AE3">
              <w:rPr>
                <w:lang w:val="en-US" w:eastAsia="zh-CN"/>
              </w:rPr>
              <w:t>Questionnaire Interview</w:t>
            </w:r>
          </w:p>
        </w:tc>
        <w:tc>
          <w:tcPr>
            <w:tcW w:w="0" w:type="auto"/>
            <w:hideMark/>
          </w:tcPr>
          <w:p w14:paraId="0BDCAE9D" w14:textId="77777777" w:rsidR="006F6AE3" w:rsidRPr="006F6AE3" w:rsidRDefault="006F6AE3" w:rsidP="00C353FC">
            <w:pPr>
              <w:rPr>
                <w:lang w:val="en-US" w:eastAsia="zh-CN"/>
              </w:rPr>
            </w:pPr>
            <w:r w:rsidRPr="006F6AE3">
              <w:rPr>
                <w:lang w:val="en-US" w:eastAsia="zh-CN"/>
              </w:rPr>
              <w:t>Phỏng vấn tự khai báo về tiền sử bệnh, chẩn đoán y khoa, tình trạng tăng huyết áp, tiểu đường và các bệnh mãn tính khác.</w:t>
            </w:r>
          </w:p>
        </w:tc>
      </w:tr>
      <w:tr w:rsidR="006F6AE3" w:rsidRPr="006F6AE3" w14:paraId="299297CE" w14:textId="77777777" w:rsidTr="00124B31">
        <w:trPr>
          <w:jc w:val="center"/>
        </w:trPr>
        <w:tc>
          <w:tcPr>
            <w:tcW w:w="0" w:type="auto"/>
            <w:hideMark/>
          </w:tcPr>
          <w:p w14:paraId="67E214C6" w14:textId="77777777" w:rsidR="006F6AE3" w:rsidRPr="006F6AE3" w:rsidRDefault="006F6AE3" w:rsidP="00C353FC">
            <w:pPr>
              <w:rPr>
                <w:lang w:val="en-US" w:eastAsia="zh-CN"/>
              </w:rPr>
            </w:pPr>
            <w:r w:rsidRPr="006F6AE3">
              <w:rPr>
                <w:b/>
                <w:bCs/>
                <w:lang w:val="en-US" w:eastAsia="zh-CN"/>
              </w:rPr>
              <w:t>Examination</w:t>
            </w:r>
          </w:p>
        </w:tc>
        <w:tc>
          <w:tcPr>
            <w:tcW w:w="0" w:type="auto"/>
            <w:hideMark/>
          </w:tcPr>
          <w:p w14:paraId="6743EE7B" w14:textId="77777777" w:rsidR="006F6AE3" w:rsidRPr="006F6AE3" w:rsidRDefault="006F6AE3" w:rsidP="00C353FC">
            <w:pPr>
              <w:rPr>
                <w:lang w:val="en-US" w:eastAsia="zh-CN"/>
              </w:rPr>
            </w:pPr>
            <w:r w:rsidRPr="006F6AE3">
              <w:rPr>
                <w:lang w:val="en-US" w:eastAsia="zh-CN"/>
              </w:rPr>
              <w:t>BMX_J.XPT, BPX_J.XPT</w:t>
            </w:r>
          </w:p>
        </w:tc>
        <w:tc>
          <w:tcPr>
            <w:tcW w:w="0" w:type="auto"/>
            <w:hideMark/>
          </w:tcPr>
          <w:p w14:paraId="3420DCDF" w14:textId="77777777" w:rsidR="006F6AE3" w:rsidRPr="006F6AE3" w:rsidRDefault="006F6AE3" w:rsidP="00C353FC">
            <w:pPr>
              <w:rPr>
                <w:lang w:val="en-US" w:eastAsia="zh-CN"/>
              </w:rPr>
            </w:pPr>
            <w:r w:rsidRPr="006F6AE3">
              <w:rPr>
                <w:lang w:val="en-US" w:eastAsia="zh-CN"/>
              </w:rPr>
              <w:t>Physical Examination (MEC)</w:t>
            </w:r>
          </w:p>
        </w:tc>
        <w:tc>
          <w:tcPr>
            <w:tcW w:w="0" w:type="auto"/>
            <w:hideMark/>
          </w:tcPr>
          <w:p w14:paraId="6BC617F9" w14:textId="77777777" w:rsidR="006F6AE3" w:rsidRPr="006F6AE3" w:rsidRDefault="006F6AE3" w:rsidP="00C353FC">
            <w:pPr>
              <w:rPr>
                <w:lang w:val="en-US" w:eastAsia="zh-CN"/>
              </w:rPr>
            </w:pPr>
            <w:r w:rsidRPr="006F6AE3">
              <w:rPr>
                <w:lang w:val="en-US" w:eastAsia="zh-CN"/>
              </w:rPr>
              <w:t>Đo lường lâm sàng tại Mobile Examination Center (MEC), bao gồm BMI, vòng eo, huyết áp và các chỉ số cơ thể.</w:t>
            </w:r>
          </w:p>
        </w:tc>
      </w:tr>
      <w:tr w:rsidR="006F6AE3" w:rsidRPr="006F6AE3" w14:paraId="1E091CA6" w14:textId="77777777" w:rsidTr="00124B31">
        <w:trPr>
          <w:jc w:val="center"/>
        </w:trPr>
        <w:tc>
          <w:tcPr>
            <w:tcW w:w="0" w:type="auto"/>
            <w:hideMark/>
          </w:tcPr>
          <w:p w14:paraId="77D6867C" w14:textId="77777777" w:rsidR="006F6AE3" w:rsidRPr="006F6AE3" w:rsidRDefault="006F6AE3" w:rsidP="00C353FC">
            <w:pPr>
              <w:rPr>
                <w:lang w:val="en-US" w:eastAsia="zh-CN"/>
              </w:rPr>
            </w:pPr>
            <w:r w:rsidRPr="006F6AE3">
              <w:rPr>
                <w:b/>
                <w:bCs/>
                <w:lang w:val="en-US" w:eastAsia="zh-CN"/>
              </w:rPr>
              <w:t>Laboratory</w:t>
            </w:r>
          </w:p>
        </w:tc>
        <w:tc>
          <w:tcPr>
            <w:tcW w:w="0" w:type="auto"/>
            <w:hideMark/>
          </w:tcPr>
          <w:p w14:paraId="7BF23C47" w14:textId="77777777" w:rsidR="006F6AE3" w:rsidRPr="006F6AE3" w:rsidRDefault="006F6AE3" w:rsidP="00C353FC">
            <w:pPr>
              <w:rPr>
                <w:lang w:val="en-US" w:eastAsia="zh-CN"/>
              </w:rPr>
            </w:pPr>
            <w:r w:rsidRPr="006F6AE3">
              <w:rPr>
                <w:lang w:val="en-US" w:eastAsia="zh-CN"/>
              </w:rPr>
              <w:t>TCHOL_J.XPT, GHB_J.XPT</w:t>
            </w:r>
          </w:p>
        </w:tc>
        <w:tc>
          <w:tcPr>
            <w:tcW w:w="0" w:type="auto"/>
            <w:hideMark/>
          </w:tcPr>
          <w:p w14:paraId="16FF6C1A" w14:textId="77777777" w:rsidR="006F6AE3" w:rsidRPr="006F6AE3" w:rsidRDefault="006F6AE3" w:rsidP="00C353FC">
            <w:pPr>
              <w:rPr>
                <w:lang w:val="en-US" w:eastAsia="zh-CN"/>
              </w:rPr>
            </w:pPr>
            <w:r w:rsidRPr="006F6AE3">
              <w:rPr>
                <w:lang w:val="en-US" w:eastAsia="zh-CN"/>
              </w:rPr>
              <w:t>Laboratory Examination (MEC)</w:t>
            </w:r>
          </w:p>
        </w:tc>
        <w:tc>
          <w:tcPr>
            <w:tcW w:w="0" w:type="auto"/>
            <w:hideMark/>
          </w:tcPr>
          <w:p w14:paraId="5FE2E21B" w14:textId="77777777" w:rsidR="006F6AE3" w:rsidRPr="006F6AE3" w:rsidRDefault="006F6AE3" w:rsidP="00C353FC">
            <w:pPr>
              <w:keepNext/>
              <w:rPr>
                <w:lang w:val="en-US" w:eastAsia="zh-CN"/>
              </w:rPr>
            </w:pPr>
            <w:r w:rsidRPr="006F6AE3">
              <w:rPr>
                <w:lang w:val="en-US" w:eastAsia="zh-CN"/>
              </w:rPr>
              <w:t>Các chỉ số sinh hóa được đo từ mẫu máu xét nghiệm tại MEC, ví dụ cholesterol toàn phần và HbA1c.</w:t>
            </w:r>
          </w:p>
        </w:tc>
      </w:tr>
    </w:tbl>
    <w:p w14:paraId="5A8D1EAE" w14:textId="1D84385D" w:rsidR="00575E7F" w:rsidRPr="008972C2" w:rsidRDefault="00EB5165" w:rsidP="00C353FC">
      <w:pPr>
        <w:pStyle w:val="Caption"/>
        <w:jc w:val="center"/>
        <w:rPr>
          <w:b/>
          <w:i w:val="0"/>
          <w:color w:val="000000" w:themeColor="text1"/>
          <w:sz w:val="26"/>
          <w:szCs w:val="26"/>
          <w:lang w:val="en-US"/>
        </w:rPr>
      </w:pPr>
      <w:bookmarkStart w:id="50" w:name="_Toc230329666"/>
      <w:r w:rsidRPr="008972C2">
        <w:rPr>
          <w:color w:val="000000" w:themeColor="text1"/>
          <w:sz w:val="26"/>
          <w:szCs w:val="26"/>
        </w:rPr>
        <w:t xml:space="preserve">Bảng </w:t>
      </w:r>
      <w:r w:rsidRPr="008972C2">
        <w:rPr>
          <w:color w:val="000000" w:themeColor="text1"/>
          <w:sz w:val="26"/>
          <w:szCs w:val="26"/>
        </w:rPr>
        <w:fldChar w:fldCharType="begin"/>
      </w:r>
      <w:r w:rsidRPr="00E22EF0">
        <w:rPr>
          <w:color w:val="000000" w:themeColor="text1"/>
          <w:sz w:val="26"/>
          <w:szCs w:val="26"/>
        </w:rPr>
        <w:instrText xml:space="preserve"> SEQ Table \* ARABIC </w:instrText>
      </w:r>
      <w:r w:rsidRPr="008972C2">
        <w:rPr>
          <w:color w:val="000000" w:themeColor="text1"/>
          <w:sz w:val="26"/>
          <w:szCs w:val="26"/>
        </w:rPr>
        <w:fldChar w:fldCharType="separate"/>
      </w:r>
      <w:r w:rsidRPr="00E22EF0">
        <w:rPr>
          <w:color w:val="000000" w:themeColor="text1"/>
          <w:sz w:val="26"/>
          <w:szCs w:val="26"/>
        </w:rPr>
        <w:t>9</w:t>
      </w:r>
      <w:r w:rsidRPr="008972C2">
        <w:rPr>
          <w:color w:val="000000" w:themeColor="text1"/>
          <w:sz w:val="26"/>
          <w:szCs w:val="26"/>
        </w:rPr>
        <w:fldChar w:fldCharType="end"/>
      </w:r>
      <w:r w:rsidR="008972C2" w:rsidRPr="008972C2">
        <w:rPr>
          <w:color w:val="000000" w:themeColor="text1"/>
          <w:sz w:val="26"/>
          <w:szCs w:val="26"/>
        </w:rPr>
        <w:t>: Phương pháp thu thập dữ liệu theo từng nhóm</w:t>
      </w:r>
      <w:bookmarkEnd w:id="50"/>
    </w:p>
    <w:p w14:paraId="0AFE8744" w14:textId="189F60B3" w:rsidR="00C747B9" w:rsidRPr="009A7214" w:rsidRDefault="00C753E4" w:rsidP="00C353FC">
      <w:pPr>
        <w:spacing w:line="276" w:lineRule="auto"/>
        <w:ind w:firstLine="720"/>
        <w:jc w:val="both"/>
        <w:rPr>
          <w:lang w:val="en-US"/>
        </w:rPr>
      </w:pPr>
      <w:r w:rsidRPr="00C753E4">
        <w:t>Trong đó,</w:t>
      </w:r>
      <w:r w:rsidR="003318EE" w:rsidRPr="00C753E4">
        <w:t xml:space="preserve"> </w:t>
      </w:r>
      <w:r w:rsidR="003318EE" w:rsidRPr="00C753E4">
        <w:rPr>
          <w:b/>
        </w:rPr>
        <w:t>Mobile Examination Center (MEC)</w:t>
      </w:r>
      <w:r w:rsidR="003318EE" w:rsidRPr="00C753E4">
        <w:t xml:space="preserve"> </w:t>
      </w:r>
      <w:r w:rsidRPr="00C753E4">
        <w:t>là</w:t>
      </w:r>
      <w:r w:rsidR="003318EE" w:rsidRPr="00C753E4">
        <w:t xml:space="preserve"> trung tâm khám lưu động của NHANES</w:t>
      </w:r>
      <w:r w:rsidRPr="00C753E4">
        <w:t xml:space="preserve">, nơi người tham gia được </w:t>
      </w:r>
      <w:r w:rsidR="003318EE" w:rsidRPr="00C753E4">
        <w:t xml:space="preserve">thực hiện các phép đo </w:t>
      </w:r>
      <w:r w:rsidRPr="00C753E4">
        <w:t xml:space="preserve">thể chất và xét nghiệm sinh hóa </w:t>
      </w:r>
      <w:r w:rsidR="003318EE" w:rsidRPr="00C753E4">
        <w:t xml:space="preserve">theo quy trình chuẩn hóa </w:t>
      </w:r>
      <w:r w:rsidRPr="00C753E4">
        <w:t>nhằm đảm bảo tính nhất quán của dữ liệu.</w:t>
      </w:r>
    </w:p>
    <w:p w14:paraId="5B807994" w14:textId="77777777" w:rsidR="00237898" w:rsidRDefault="00237898" w:rsidP="00C353FC">
      <w:pPr>
        <w:spacing w:line="276" w:lineRule="auto"/>
        <w:rPr>
          <w:lang w:val="en-US"/>
        </w:rPr>
      </w:pPr>
    </w:p>
    <w:p w14:paraId="21BCBC40" w14:textId="77777777" w:rsidR="00237898" w:rsidRPr="009A7214" w:rsidRDefault="00237898" w:rsidP="00C353FC">
      <w:pPr>
        <w:spacing w:line="276" w:lineRule="auto"/>
        <w:rPr>
          <w:lang w:val="en-US"/>
        </w:rPr>
      </w:pPr>
    </w:p>
    <w:p w14:paraId="379A3FFD" w14:textId="653A108D" w:rsidR="005876A4" w:rsidRPr="008A4481" w:rsidRDefault="005876A4" w:rsidP="00C353FC">
      <w:pPr>
        <w:pStyle w:val="Heading2"/>
        <w:ind w:firstLine="0"/>
      </w:pPr>
      <w:bookmarkStart w:id="51" w:name="_Toc230601872"/>
      <w:r w:rsidRPr="008A4481">
        <w:t>3.2 Công cụ khai thác dữ liệu</w:t>
      </w:r>
      <w:bookmarkEnd w:id="51"/>
    </w:p>
    <w:tbl>
      <w:tblPr>
        <w:tblStyle w:val="TableGrid"/>
        <w:tblW w:w="9505" w:type="dxa"/>
        <w:tblLook w:val="04A0" w:firstRow="1" w:lastRow="0" w:firstColumn="1" w:lastColumn="0" w:noHBand="0" w:noVBand="1"/>
      </w:tblPr>
      <w:tblGrid>
        <w:gridCol w:w="1615"/>
        <w:gridCol w:w="1170"/>
        <w:gridCol w:w="6720"/>
      </w:tblGrid>
      <w:tr w:rsidR="00004B3D" w:rsidRPr="00004B3D" w14:paraId="6271D6B5" w14:textId="77777777" w:rsidTr="00004B3D">
        <w:tc>
          <w:tcPr>
            <w:tcW w:w="1615" w:type="dxa"/>
            <w:hideMark/>
          </w:tcPr>
          <w:p w14:paraId="371AEE44" w14:textId="77777777" w:rsidR="00004B3D" w:rsidRPr="00004B3D" w:rsidRDefault="00004B3D" w:rsidP="00C353FC">
            <w:pPr>
              <w:jc w:val="center"/>
              <w:rPr>
                <w:b/>
                <w:bCs/>
                <w:lang w:val="en-US" w:eastAsia="zh-CN"/>
              </w:rPr>
            </w:pPr>
            <w:bookmarkStart w:id="52" w:name="_Toc230329667"/>
            <w:r w:rsidRPr="00004B3D">
              <w:rPr>
                <w:b/>
                <w:bCs/>
                <w:lang w:val="en-US" w:eastAsia="zh-CN"/>
              </w:rPr>
              <w:t>Thư viện</w:t>
            </w:r>
          </w:p>
        </w:tc>
        <w:tc>
          <w:tcPr>
            <w:tcW w:w="1170" w:type="dxa"/>
            <w:hideMark/>
          </w:tcPr>
          <w:p w14:paraId="1F337887" w14:textId="77777777" w:rsidR="00004B3D" w:rsidRPr="00004B3D" w:rsidRDefault="00004B3D" w:rsidP="00C353FC">
            <w:pPr>
              <w:jc w:val="center"/>
              <w:rPr>
                <w:b/>
                <w:bCs/>
                <w:lang w:val="en-US" w:eastAsia="zh-CN"/>
              </w:rPr>
            </w:pPr>
            <w:r w:rsidRPr="00004B3D">
              <w:rPr>
                <w:b/>
                <w:bCs/>
                <w:lang w:val="en-US" w:eastAsia="zh-CN"/>
              </w:rPr>
              <w:t>Phiên bản</w:t>
            </w:r>
          </w:p>
        </w:tc>
        <w:tc>
          <w:tcPr>
            <w:tcW w:w="6720" w:type="dxa"/>
            <w:hideMark/>
          </w:tcPr>
          <w:p w14:paraId="14A39402" w14:textId="77777777" w:rsidR="00004B3D" w:rsidRPr="00004B3D" w:rsidRDefault="00004B3D" w:rsidP="00C353FC">
            <w:pPr>
              <w:jc w:val="center"/>
              <w:rPr>
                <w:b/>
                <w:bCs/>
                <w:lang w:val="en-US" w:eastAsia="zh-CN"/>
              </w:rPr>
            </w:pPr>
            <w:r w:rsidRPr="00004B3D">
              <w:rPr>
                <w:b/>
                <w:bCs/>
                <w:lang w:val="en-US" w:eastAsia="zh-CN"/>
              </w:rPr>
              <w:t>Mục đích sử dụng</w:t>
            </w:r>
          </w:p>
        </w:tc>
      </w:tr>
      <w:tr w:rsidR="00004B3D" w:rsidRPr="00004B3D" w14:paraId="2AD6355F" w14:textId="77777777" w:rsidTr="00004B3D">
        <w:tc>
          <w:tcPr>
            <w:tcW w:w="1615" w:type="dxa"/>
            <w:hideMark/>
          </w:tcPr>
          <w:p w14:paraId="4446D09E" w14:textId="77777777" w:rsidR="00004B3D" w:rsidRPr="00004B3D" w:rsidRDefault="00004B3D" w:rsidP="00C353FC">
            <w:pPr>
              <w:rPr>
                <w:lang w:val="en-US" w:eastAsia="zh-CN"/>
              </w:rPr>
            </w:pPr>
            <w:r w:rsidRPr="00004B3D">
              <w:rPr>
                <w:lang w:val="en-US" w:eastAsia="zh-CN"/>
              </w:rPr>
              <w:lastRenderedPageBreak/>
              <w:t>Python</w:t>
            </w:r>
          </w:p>
        </w:tc>
        <w:tc>
          <w:tcPr>
            <w:tcW w:w="1170" w:type="dxa"/>
            <w:hideMark/>
          </w:tcPr>
          <w:p w14:paraId="6BBE28B2" w14:textId="77777777" w:rsidR="00004B3D" w:rsidRPr="00004B3D" w:rsidRDefault="00004B3D" w:rsidP="00C353FC">
            <w:pPr>
              <w:rPr>
                <w:lang w:val="en-US" w:eastAsia="zh-CN"/>
              </w:rPr>
            </w:pPr>
            <w:r w:rsidRPr="00004B3D">
              <w:rPr>
                <w:lang w:val="en-US" w:eastAsia="zh-CN"/>
              </w:rPr>
              <w:t>3.10+</w:t>
            </w:r>
          </w:p>
        </w:tc>
        <w:tc>
          <w:tcPr>
            <w:tcW w:w="6720" w:type="dxa"/>
            <w:hideMark/>
          </w:tcPr>
          <w:p w14:paraId="792C12B2" w14:textId="77777777" w:rsidR="00004B3D" w:rsidRPr="00004B3D" w:rsidRDefault="00004B3D" w:rsidP="00C353FC">
            <w:pPr>
              <w:rPr>
                <w:lang w:val="en-US" w:eastAsia="zh-CN"/>
              </w:rPr>
            </w:pPr>
            <w:r w:rsidRPr="00004B3D">
              <w:rPr>
                <w:lang w:val="en-US" w:eastAsia="zh-CN"/>
              </w:rPr>
              <w:t>Ngôn ngữ lập trình chính để xây dựng toàn bộ hệ thống phân tích và mô hình hóa</w:t>
            </w:r>
          </w:p>
        </w:tc>
      </w:tr>
      <w:tr w:rsidR="00004B3D" w:rsidRPr="00004B3D" w14:paraId="62CBA881" w14:textId="77777777" w:rsidTr="00004B3D">
        <w:tc>
          <w:tcPr>
            <w:tcW w:w="1615" w:type="dxa"/>
            <w:hideMark/>
          </w:tcPr>
          <w:p w14:paraId="76CA36FB" w14:textId="77777777" w:rsidR="00004B3D" w:rsidRPr="00004B3D" w:rsidRDefault="00004B3D" w:rsidP="00C353FC">
            <w:pPr>
              <w:rPr>
                <w:lang w:val="en-US" w:eastAsia="zh-CN"/>
              </w:rPr>
            </w:pPr>
            <w:r w:rsidRPr="00004B3D">
              <w:rPr>
                <w:lang w:val="en-US" w:eastAsia="zh-CN"/>
              </w:rPr>
              <w:t>pandas</w:t>
            </w:r>
          </w:p>
        </w:tc>
        <w:tc>
          <w:tcPr>
            <w:tcW w:w="1170" w:type="dxa"/>
            <w:hideMark/>
          </w:tcPr>
          <w:p w14:paraId="46AC213C" w14:textId="77777777" w:rsidR="00004B3D" w:rsidRPr="00004B3D" w:rsidRDefault="00004B3D" w:rsidP="00C353FC">
            <w:pPr>
              <w:rPr>
                <w:lang w:val="en-US" w:eastAsia="zh-CN"/>
              </w:rPr>
            </w:pPr>
            <w:r w:rsidRPr="00004B3D">
              <w:rPr>
                <w:lang w:val="en-US" w:eastAsia="zh-CN"/>
              </w:rPr>
              <w:t>2.x</w:t>
            </w:r>
          </w:p>
        </w:tc>
        <w:tc>
          <w:tcPr>
            <w:tcW w:w="6720" w:type="dxa"/>
            <w:hideMark/>
          </w:tcPr>
          <w:p w14:paraId="5483E3EC" w14:textId="77777777" w:rsidR="00004B3D" w:rsidRPr="00004B3D" w:rsidRDefault="00004B3D" w:rsidP="00C353FC">
            <w:pPr>
              <w:rPr>
                <w:lang w:val="en-US" w:eastAsia="zh-CN"/>
              </w:rPr>
            </w:pPr>
            <w:r w:rsidRPr="00004B3D">
              <w:rPr>
                <w:lang w:val="en-US" w:eastAsia="zh-CN"/>
              </w:rPr>
              <w:t>Xử lý, làm sạch và thao tác dữ liệu dạng bảng (DataFrame)</w:t>
            </w:r>
          </w:p>
        </w:tc>
      </w:tr>
      <w:tr w:rsidR="00004B3D" w:rsidRPr="00004B3D" w14:paraId="06D6D4D4" w14:textId="77777777" w:rsidTr="00004B3D">
        <w:tc>
          <w:tcPr>
            <w:tcW w:w="1615" w:type="dxa"/>
            <w:hideMark/>
          </w:tcPr>
          <w:p w14:paraId="3A0C398D" w14:textId="77777777" w:rsidR="00004B3D" w:rsidRPr="00004B3D" w:rsidRDefault="00004B3D" w:rsidP="00C353FC">
            <w:pPr>
              <w:rPr>
                <w:lang w:val="en-US" w:eastAsia="zh-CN"/>
              </w:rPr>
            </w:pPr>
            <w:r w:rsidRPr="00004B3D">
              <w:rPr>
                <w:lang w:val="en-US" w:eastAsia="zh-CN"/>
              </w:rPr>
              <w:t>numpy</w:t>
            </w:r>
          </w:p>
        </w:tc>
        <w:tc>
          <w:tcPr>
            <w:tcW w:w="1170" w:type="dxa"/>
            <w:hideMark/>
          </w:tcPr>
          <w:p w14:paraId="0208A427" w14:textId="77777777" w:rsidR="00004B3D" w:rsidRPr="00004B3D" w:rsidRDefault="00004B3D" w:rsidP="00C353FC">
            <w:pPr>
              <w:rPr>
                <w:lang w:val="en-US" w:eastAsia="zh-CN"/>
              </w:rPr>
            </w:pPr>
            <w:r w:rsidRPr="00004B3D">
              <w:rPr>
                <w:lang w:val="en-US" w:eastAsia="zh-CN"/>
              </w:rPr>
              <w:t>1.24+</w:t>
            </w:r>
          </w:p>
        </w:tc>
        <w:tc>
          <w:tcPr>
            <w:tcW w:w="6720" w:type="dxa"/>
            <w:hideMark/>
          </w:tcPr>
          <w:p w14:paraId="208E1C0D" w14:textId="77777777" w:rsidR="00004B3D" w:rsidRPr="00004B3D" w:rsidRDefault="00004B3D" w:rsidP="00C353FC">
            <w:pPr>
              <w:rPr>
                <w:lang w:val="en-US" w:eastAsia="zh-CN"/>
              </w:rPr>
            </w:pPr>
            <w:r w:rsidRPr="00004B3D">
              <w:rPr>
                <w:lang w:val="en-US" w:eastAsia="zh-CN"/>
              </w:rPr>
              <w:t>Tính toán số học, xử lý vector và ma trận đa chiều</w:t>
            </w:r>
          </w:p>
        </w:tc>
      </w:tr>
      <w:tr w:rsidR="00004B3D" w:rsidRPr="00004B3D" w14:paraId="28ACEF5F" w14:textId="77777777" w:rsidTr="00004B3D">
        <w:tc>
          <w:tcPr>
            <w:tcW w:w="1615" w:type="dxa"/>
            <w:hideMark/>
          </w:tcPr>
          <w:p w14:paraId="7AAF72AC" w14:textId="77777777" w:rsidR="00004B3D" w:rsidRPr="00004B3D" w:rsidRDefault="00004B3D" w:rsidP="00C353FC">
            <w:pPr>
              <w:rPr>
                <w:lang w:val="en-US" w:eastAsia="zh-CN"/>
              </w:rPr>
            </w:pPr>
            <w:r w:rsidRPr="00004B3D">
              <w:rPr>
                <w:lang w:val="en-US" w:eastAsia="zh-CN"/>
              </w:rPr>
              <w:t>scikit-learn</w:t>
            </w:r>
          </w:p>
        </w:tc>
        <w:tc>
          <w:tcPr>
            <w:tcW w:w="1170" w:type="dxa"/>
            <w:hideMark/>
          </w:tcPr>
          <w:p w14:paraId="37CF3063" w14:textId="77777777" w:rsidR="00004B3D" w:rsidRPr="00004B3D" w:rsidRDefault="00004B3D" w:rsidP="00C353FC">
            <w:pPr>
              <w:rPr>
                <w:lang w:val="en-US" w:eastAsia="zh-CN"/>
              </w:rPr>
            </w:pPr>
            <w:r w:rsidRPr="00004B3D">
              <w:rPr>
                <w:lang w:val="en-US" w:eastAsia="zh-CN"/>
              </w:rPr>
              <w:t>1.3+</w:t>
            </w:r>
          </w:p>
        </w:tc>
        <w:tc>
          <w:tcPr>
            <w:tcW w:w="6720" w:type="dxa"/>
            <w:hideMark/>
          </w:tcPr>
          <w:p w14:paraId="22802234" w14:textId="77777777" w:rsidR="00004B3D" w:rsidRPr="00004B3D" w:rsidRDefault="00004B3D" w:rsidP="00C353FC">
            <w:pPr>
              <w:rPr>
                <w:lang w:val="en-US" w:eastAsia="zh-CN"/>
              </w:rPr>
            </w:pPr>
            <w:r w:rsidRPr="00004B3D">
              <w:rPr>
                <w:lang w:val="en-US" w:eastAsia="zh-CN"/>
              </w:rPr>
              <w:t>Xây dựng, huấn luyện và đánh giá các mô hình học máy</w:t>
            </w:r>
          </w:p>
        </w:tc>
      </w:tr>
      <w:tr w:rsidR="00004B3D" w:rsidRPr="00004B3D" w14:paraId="5E210BB8" w14:textId="77777777" w:rsidTr="00004B3D">
        <w:tc>
          <w:tcPr>
            <w:tcW w:w="1615" w:type="dxa"/>
            <w:hideMark/>
          </w:tcPr>
          <w:p w14:paraId="0D67D81F" w14:textId="77777777" w:rsidR="00004B3D" w:rsidRPr="00004B3D" w:rsidRDefault="00004B3D" w:rsidP="00C353FC">
            <w:pPr>
              <w:rPr>
                <w:lang w:val="en-US" w:eastAsia="zh-CN"/>
              </w:rPr>
            </w:pPr>
            <w:r w:rsidRPr="00004B3D">
              <w:rPr>
                <w:lang w:val="en-US" w:eastAsia="zh-CN"/>
              </w:rPr>
              <w:t>xgboost</w:t>
            </w:r>
          </w:p>
        </w:tc>
        <w:tc>
          <w:tcPr>
            <w:tcW w:w="1170" w:type="dxa"/>
            <w:hideMark/>
          </w:tcPr>
          <w:p w14:paraId="63DAD11C" w14:textId="77777777" w:rsidR="00004B3D" w:rsidRPr="00004B3D" w:rsidRDefault="00004B3D" w:rsidP="00C353FC">
            <w:pPr>
              <w:rPr>
                <w:lang w:val="en-US" w:eastAsia="zh-CN"/>
              </w:rPr>
            </w:pPr>
            <w:r w:rsidRPr="00004B3D">
              <w:rPr>
                <w:lang w:val="en-US" w:eastAsia="zh-CN"/>
              </w:rPr>
              <w:t>1.7+</w:t>
            </w:r>
          </w:p>
        </w:tc>
        <w:tc>
          <w:tcPr>
            <w:tcW w:w="6720" w:type="dxa"/>
            <w:hideMark/>
          </w:tcPr>
          <w:p w14:paraId="5C9513AF" w14:textId="77777777" w:rsidR="00004B3D" w:rsidRPr="00004B3D" w:rsidRDefault="00004B3D" w:rsidP="00C353FC">
            <w:pPr>
              <w:rPr>
                <w:lang w:val="en-US" w:eastAsia="zh-CN"/>
              </w:rPr>
            </w:pPr>
            <w:r w:rsidRPr="00004B3D">
              <w:rPr>
                <w:lang w:val="en-US" w:eastAsia="zh-CN"/>
              </w:rPr>
              <w:t>Huấn luyện mô hình boosting hiệu năng cao cho bài toán phân loại</w:t>
            </w:r>
          </w:p>
        </w:tc>
      </w:tr>
      <w:tr w:rsidR="00004B3D" w:rsidRPr="00004B3D" w14:paraId="2B63BB8D" w14:textId="77777777" w:rsidTr="00004B3D">
        <w:tc>
          <w:tcPr>
            <w:tcW w:w="1615" w:type="dxa"/>
            <w:hideMark/>
          </w:tcPr>
          <w:p w14:paraId="34CB884E" w14:textId="77777777" w:rsidR="00004B3D" w:rsidRPr="00004B3D" w:rsidRDefault="00004B3D" w:rsidP="00C353FC">
            <w:pPr>
              <w:rPr>
                <w:lang w:val="en-US" w:eastAsia="zh-CN"/>
              </w:rPr>
            </w:pPr>
            <w:r w:rsidRPr="00004B3D">
              <w:rPr>
                <w:lang w:val="en-US" w:eastAsia="zh-CN"/>
              </w:rPr>
              <w:t>matplotlib</w:t>
            </w:r>
          </w:p>
        </w:tc>
        <w:tc>
          <w:tcPr>
            <w:tcW w:w="1170" w:type="dxa"/>
            <w:hideMark/>
          </w:tcPr>
          <w:p w14:paraId="7F38F8D7" w14:textId="77777777" w:rsidR="00004B3D" w:rsidRPr="00004B3D" w:rsidRDefault="00004B3D" w:rsidP="00C353FC">
            <w:pPr>
              <w:rPr>
                <w:lang w:val="en-US" w:eastAsia="zh-CN"/>
              </w:rPr>
            </w:pPr>
            <w:r w:rsidRPr="00004B3D">
              <w:rPr>
                <w:lang w:val="en-US" w:eastAsia="zh-CN"/>
              </w:rPr>
              <w:t>3.7+</w:t>
            </w:r>
          </w:p>
        </w:tc>
        <w:tc>
          <w:tcPr>
            <w:tcW w:w="6720" w:type="dxa"/>
            <w:hideMark/>
          </w:tcPr>
          <w:p w14:paraId="47AF4E82" w14:textId="77777777" w:rsidR="00004B3D" w:rsidRPr="00004B3D" w:rsidRDefault="00004B3D" w:rsidP="00C353FC">
            <w:pPr>
              <w:rPr>
                <w:lang w:val="en-US" w:eastAsia="zh-CN"/>
              </w:rPr>
            </w:pPr>
            <w:r w:rsidRPr="00004B3D">
              <w:rPr>
                <w:lang w:val="en-US" w:eastAsia="zh-CN"/>
              </w:rPr>
              <w:t>Trực quan hóa dữ liệu và biểu đồ kết quả mô hình</w:t>
            </w:r>
          </w:p>
        </w:tc>
      </w:tr>
      <w:tr w:rsidR="00004B3D" w:rsidRPr="00004B3D" w14:paraId="5B5FE3C1" w14:textId="77777777" w:rsidTr="00004B3D">
        <w:tc>
          <w:tcPr>
            <w:tcW w:w="1615" w:type="dxa"/>
            <w:hideMark/>
          </w:tcPr>
          <w:p w14:paraId="2C1EE066" w14:textId="77777777" w:rsidR="00004B3D" w:rsidRPr="00004B3D" w:rsidRDefault="00004B3D" w:rsidP="00C353FC">
            <w:pPr>
              <w:rPr>
                <w:lang w:val="en-US" w:eastAsia="zh-CN"/>
              </w:rPr>
            </w:pPr>
            <w:r w:rsidRPr="00004B3D">
              <w:rPr>
                <w:lang w:val="en-US" w:eastAsia="zh-CN"/>
              </w:rPr>
              <w:t>seaborn</w:t>
            </w:r>
          </w:p>
        </w:tc>
        <w:tc>
          <w:tcPr>
            <w:tcW w:w="1170" w:type="dxa"/>
            <w:hideMark/>
          </w:tcPr>
          <w:p w14:paraId="37936A2B" w14:textId="77777777" w:rsidR="00004B3D" w:rsidRPr="00004B3D" w:rsidRDefault="00004B3D" w:rsidP="00C353FC">
            <w:pPr>
              <w:rPr>
                <w:lang w:val="en-US" w:eastAsia="zh-CN"/>
              </w:rPr>
            </w:pPr>
            <w:r w:rsidRPr="00004B3D">
              <w:rPr>
                <w:lang w:val="en-US" w:eastAsia="zh-CN"/>
              </w:rPr>
              <w:t>0.12+</w:t>
            </w:r>
          </w:p>
        </w:tc>
        <w:tc>
          <w:tcPr>
            <w:tcW w:w="6720" w:type="dxa"/>
            <w:hideMark/>
          </w:tcPr>
          <w:p w14:paraId="2D5CC78B" w14:textId="77777777" w:rsidR="00004B3D" w:rsidRPr="00004B3D" w:rsidRDefault="00004B3D" w:rsidP="00C353FC">
            <w:pPr>
              <w:rPr>
                <w:lang w:val="en-US" w:eastAsia="zh-CN"/>
              </w:rPr>
            </w:pPr>
            <w:r w:rsidRPr="00004B3D">
              <w:rPr>
                <w:lang w:val="en-US" w:eastAsia="zh-CN"/>
              </w:rPr>
              <w:t>Trực quan hóa thống kê nâng cao, hỗ trợ phân tích EDA</w:t>
            </w:r>
          </w:p>
        </w:tc>
      </w:tr>
      <w:tr w:rsidR="00004B3D" w:rsidRPr="00004B3D" w14:paraId="47CE2DA3" w14:textId="77777777" w:rsidTr="00004B3D">
        <w:tc>
          <w:tcPr>
            <w:tcW w:w="1615" w:type="dxa"/>
            <w:hideMark/>
          </w:tcPr>
          <w:p w14:paraId="08B14F2A" w14:textId="77777777" w:rsidR="00004B3D" w:rsidRPr="00004B3D" w:rsidRDefault="00004B3D" w:rsidP="00C353FC">
            <w:pPr>
              <w:rPr>
                <w:lang w:val="en-US" w:eastAsia="zh-CN"/>
              </w:rPr>
            </w:pPr>
            <w:r w:rsidRPr="00004B3D">
              <w:rPr>
                <w:lang w:val="en-US" w:eastAsia="zh-CN"/>
              </w:rPr>
              <w:t>scipy</w:t>
            </w:r>
          </w:p>
        </w:tc>
        <w:tc>
          <w:tcPr>
            <w:tcW w:w="1170" w:type="dxa"/>
            <w:hideMark/>
          </w:tcPr>
          <w:p w14:paraId="1536AEE4" w14:textId="77777777" w:rsidR="00004B3D" w:rsidRPr="00004B3D" w:rsidRDefault="00004B3D" w:rsidP="00C353FC">
            <w:pPr>
              <w:rPr>
                <w:lang w:val="en-US" w:eastAsia="zh-CN"/>
              </w:rPr>
            </w:pPr>
            <w:r w:rsidRPr="00004B3D">
              <w:rPr>
                <w:lang w:val="en-US" w:eastAsia="zh-CN"/>
              </w:rPr>
              <w:t>latest</w:t>
            </w:r>
          </w:p>
        </w:tc>
        <w:tc>
          <w:tcPr>
            <w:tcW w:w="6720" w:type="dxa"/>
            <w:hideMark/>
          </w:tcPr>
          <w:p w14:paraId="6DE00FE1" w14:textId="77777777" w:rsidR="00004B3D" w:rsidRPr="00004B3D" w:rsidRDefault="00004B3D" w:rsidP="00C353FC">
            <w:pPr>
              <w:rPr>
                <w:lang w:val="en-US" w:eastAsia="zh-CN"/>
              </w:rPr>
            </w:pPr>
            <w:r w:rsidRPr="00004B3D">
              <w:rPr>
                <w:lang w:val="en-US" w:eastAsia="zh-CN"/>
              </w:rPr>
              <w:t>Kiểm định thống kê, phân tích tương quan và các phép toán khoa học</w:t>
            </w:r>
          </w:p>
        </w:tc>
      </w:tr>
    </w:tbl>
    <w:p w14:paraId="5FDCA4F4" w14:textId="440A8D46" w:rsidR="00D51F9A" w:rsidRPr="006E0179" w:rsidRDefault="006E0179" w:rsidP="00C353FC">
      <w:pPr>
        <w:pStyle w:val="Caption"/>
        <w:jc w:val="center"/>
        <w:rPr>
          <w:color w:val="000000" w:themeColor="text1"/>
          <w:sz w:val="26"/>
          <w:szCs w:val="26"/>
        </w:rPr>
      </w:pPr>
      <w:r w:rsidRPr="006E0179">
        <w:rPr>
          <w:color w:val="000000" w:themeColor="text1"/>
          <w:sz w:val="26"/>
          <w:szCs w:val="26"/>
        </w:rPr>
        <w:t xml:space="preserve">Bảng </w:t>
      </w:r>
      <w:r w:rsidRPr="006E0179">
        <w:rPr>
          <w:color w:val="000000" w:themeColor="text1"/>
          <w:sz w:val="26"/>
          <w:szCs w:val="26"/>
        </w:rPr>
        <w:fldChar w:fldCharType="begin"/>
      </w:r>
      <w:r w:rsidRPr="006E0179">
        <w:rPr>
          <w:color w:val="000000" w:themeColor="text1"/>
          <w:sz w:val="26"/>
          <w:szCs w:val="26"/>
        </w:rPr>
        <w:instrText xml:space="preserve"> SEQ Table \* ARABIC </w:instrText>
      </w:r>
      <w:r w:rsidRPr="006E0179">
        <w:rPr>
          <w:color w:val="000000" w:themeColor="text1"/>
          <w:sz w:val="26"/>
          <w:szCs w:val="26"/>
        </w:rPr>
        <w:fldChar w:fldCharType="separate"/>
      </w:r>
      <w:r>
        <w:rPr>
          <w:noProof/>
          <w:color w:val="000000" w:themeColor="text1"/>
          <w:sz w:val="26"/>
          <w:szCs w:val="26"/>
        </w:rPr>
        <w:t>10</w:t>
      </w:r>
      <w:r w:rsidRPr="006E0179">
        <w:rPr>
          <w:color w:val="000000" w:themeColor="text1"/>
          <w:sz w:val="26"/>
          <w:szCs w:val="26"/>
        </w:rPr>
        <w:fldChar w:fldCharType="end"/>
      </w:r>
      <w:r w:rsidRPr="006E0179">
        <w:rPr>
          <w:color w:val="000000" w:themeColor="text1"/>
          <w:sz w:val="26"/>
          <w:szCs w:val="26"/>
        </w:rPr>
        <w:t>: Các thư viện chính được sử dụng trong nghiên cứu</w:t>
      </w:r>
      <w:bookmarkEnd w:id="52"/>
    </w:p>
    <w:p w14:paraId="339591FF" w14:textId="4F65590E" w:rsidR="005876A4" w:rsidRDefault="005876A4" w:rsidP="00C353FC">
      <w:pPr>
        <w:pStyle w:val="Heading2"/>
        <w:spacing w:line="276" w:lineRule="auto"/>
        <w:ind w:firstLine="0"/>
        <w:rPr>
          <w:lang w:val="en-US"/>
        </w:rPr>
      </w:pPr>
      <w:bookmarkStart w:id="53" w:name="_Toc230601873"/>
      <w:r>
        <w:rPr>
          <w:lang w:val="en-US"/>
        </w:rPr>
        <w:t>3.</w:t>
      </w:r>
      <w:r w:rsidRPr="00271E25">
        <w:rPr>
          <w:lang w:val="en-US"/>
        </w:rPr>
        <w:t xml:space="preserve">3 </w:t>
      </w:r>
      <w:r>
        <w:rPr>
          <w:lang w:val="en-US"/>
        </w:rPr>
        <w:t>Tiền xử lý dữ liệu</w:t>
      </w:r>
      <w:bookmarkEnd w:id="53"/>
    </w:p>
    <w:p w14:paraId="57A98026" w14:textId="6C36E1F4" w:rsidR="00D51F9A" w:rsidRDefault="00D75A7E" w:rsidP="00C353FC">
      <w:pPr>
        <w:pStyle w:val="Heading3"/>
        <w:rPr>
          <w:lang w:val="en-US"/>
        </w:rPr>
      </w:pPr>
      <w:bookmarkStart w:id="54" w:name="_Toc230601874"/>
      <w:r w:rsidRPr="008A3CD8">
        <w:rPr>
          <w:lang w:val="en-US"/>
        </w:rPr>
        <w:t>3.3.1 Lựa chọn thuộc tính nghiên cứu</w:t>
      </w:r>
      <w:bookmarkEnd w:id="54"/>
    </w:p>
    <w:p w14:paraId="7A5C73A9" w14:textId="7A23FC0D" w:rsidR="009674D4" w:rsidRPr="006E0179" w:rsidRDefault="003218FE" w:rsidP="00C353FC">
      <w:pPr>
        <w:spacing w:line="276" w:lineRule="auto"/>
        <w:ind w:firstLine="720"/>
        <w:jc w:val="both"/>
        <w:rPr>
          <w:lang w:val="en-US"/>
        </w:rPr>
      </w:pPr>
      <w:r w:rsidRPr="003218FE">
        <w:t xml:space="preserve">Các thuộc tính được trích xuất từ nhiều module của NHANES và được đổi tên sang dạng ngắn gọn, dễ đọc hơn để thuận tiện cho quá trình xử lý dữ liệu và xây dựng mô hình. Ví dụ: </w:t>
      </w:r>
      <w:r w:rsidRPr="003218FE">
        <w:rPr>
          <w:i/>
          <w:iCs/>
        </w:rPr>
        <w:t>RIDAGEYR → age</w:t>
      </w:r>
      <w:r w:rsidRPr="003218FE">
        <w:t xml:space="preserve">, </w:t>
      </w:r>
      <w:r w:rsidRPr="003218FE">
        <w:rPr>
          <w:i/>
          <w:iCs/>
        </w:rPr>
        <w:t>DR1TKCAL → energy_kcal</w:t>
      </w:r>
      <w:r w:rsidRPr="003218FE">
        <w:t xml:space="preserve">, </w:t>
      </w:r>
      <w:r w:rsidRPr="003218FE">
        <w:rPr>
          <w:i/>
          <w:iCs/>
        </w:rPr>
        <w:t>BMXBMI → bmi</w:t>
      </w:r>
      <w:r w:rsidRPr="003218FE">
        <w:t>.</w:t>
      </w:r>
    </w:p>
    <w:tbl>
      <w:tblPr>
        <w:tblStyle w:val="TableGrid"/>
        <w:tblW w:w="5000" w:type="pct"/>
        <w:jc w:val="center"/>
        <w:tblLook w:val="04A0" w:firstRow="1" w:lastRow="0" w:firstColumn="1" w:lastColumn="0" w:noHBand="0" w:noVBand="1"/>
      </w:tblPr>
      <w:tblGrid>
        <w:gridCol w:w="2043"/>
        <w:gridCol w:w="1408"/>
        <w:gridCol w:w="1387"/>
        <w:gridCol w:w="1603"/>
        <w:gridCol w:w="2575"/>
      </w:tblGrid>
      <w:tr w:rsidR="009674D4" w:rsidRPr="00C747B9" w14:paraId="795D0B19" w14:textId="77777777" w:rsidTr="00ED6587">
        <w:trPr>
          <w:jc w:val="center"/>
        </w:trPr>
        <w:tc>
          <w:tcPr>
            <w:tcW w:w="1133" w:type="pct"/>
            <w:hideMark/>
          </w:tcPr>
          <w:p w14:paraId="47CE186C" w14:textId="77777777" w:rsidR="009674D4" w:rsidRPr="006E0179" w:rsidRDefault="009674D4" w:rsidP="00C353FC">
            <w:pPr>
              <w:jc w:val="center"/>
              <w:rPr>
                <w:b/>
                <w:lang w:val="en-US" w:eastAsia="zh-CN"/>
              </w:rPr>
            </w:pPr>
            <w:r w:rsidRPr="006E0179">
              <w:rPr>
                <w:b/>
                <w:lang w:val="en-US" w:eastAsia="zh-CN"/>
              </w:rPr>
              <w:t>Thuộc tính</w:t>
            </w:r>
          </w:p>
        </w:tc>
        <w:tc>
          <w:tcPr>
            <w:tcW w:w="781" w:type="pct"/>
            <w:hideMark/>
          </w:tcPr>
          <w:p w14:paraId="488BD527" w14:textId="77777777" w:rsidR="009674D4" w:rsidRPr="006E0179" w:rsidRDefault="009674D4" w:rsidP="00C353FC">
            <w:pPr>
              <w:jc w:val="center"/>
              <w:rPr>
                <w:b/>
                <w:lang w:val="en-US" w:eastAsia="zh-CN"/>
              </w:rPr>
            </w:pPr>
            <w:r w:rsidRPr="006E0179">
              <w:rPr>
                <w:b/>
                <w:lang w:val="en-US" w:eastAsia="zh-CN"/>
              </w:rPr>
              <w:t>File nguồn</w:t>
            </w:r>
          </w:p>
        </w:tc>
        <w:tc>
          <w:tcPr>
            <w:tcW w:w="769" w:type="pct"/>
            <w:hideMark/>
          </w:tcPr>
          <w:p w14:paraId="377D24EA" w14:textId="77777777" w:rsidR="009674D4" w:rsidRPr="006E0179" w:rsidRDefault="009674D4" w:rsidP="00C353FC">
            <w:pPr>
              <w:jc w:val="center"/>
              <w:rPr>
                <w:b/>
                <w:lang w:val="en-US" w:eastAsia="zh-CN"/>
              </w:rPr>
            </w:pPr>
            <w:r w:rsidRPr="006E0179">
              <w:rPr>
                <w:b/>
                <w:lang w:val="en-US" w:eastAsia="zh-CN"/>
              </w:rPr>
              <w:t>Biến gốc</w:t>
            </w:r>
          </w:p>
        </w:tc>
        <w:tc>
          <w:tcPr>
            <w:tcW w:w="889" w:type="pct"/>
            <w:hideMark/>
          </w:tcPr>
          <w:p w14:paraId="56FE067D" w14:textId="77777777" w:rsidR="009674D4" w:rsidRPr="006E0179" w:rsidRDefault="009674D4" w:rsidP="00C353FC">
            <w:pPr>
              <w:jc w:val="center"/>
              <w:rPr>
                <w:b/>
                <w:lang w:val="en-US" w:eastAsia="zh-CN"/>
              </w:rPr>
            </w:pPr>
            <w:r w:rsidRPr="006E0179">
              <w:rPr>
                <w:b/>
                <w:lang w:val="en-US" w:eastAsia="zh-CN"/>
              </w:rPr>
              <w:t>Kiểu dữ liệu</w:t>
            </w:r>
          </w:p>
        </w:tc>
        <w:tc>
          <w:tcPr>
            <w:tcW w:w="1428" w:type="pct"/>
            <w:hideMark/>
          </w:tcPr>
          <w:p w14:paraId="6A4BCF4F" w14:textId="77777777" w:rsidR="009674D4" w:rsidRPr="006E0179" w:rsidRDefault="009674D4" w:rsidP="00C353FC">
            <w:pPr>
              <w:jc w:val="center"/>
              <w:rPr>
                <w:b/>
                <w:lang w:val="en-US" w:eastAsia="zh-CN"/>
              </w:rPr>
            </w:pPr>
            <w:r w:rsidRPr="006E0179">
              <w:rPr>
                <w:b/>
                <w:lang w:val="en-US" w:eastAsia="zh-CN"/>
              </w:rPr>
              <w:t>Mô tả</w:t>
            </w:r>
          </w:p>
        </w:tc>
      </w:tr>
      <w:tr w:rsidR="009674D4" w:rsidRPr="00C747B9" w14:paraId="34BDDF32" w14:textId="77777777" w:rsidTr="00ED6587">
        <w:trPr>
          <w:jc w:val="center"/>
        </w:trPr>
        <w:tc>
          <w:tcPr>
            <w:tcW w:w="1133" w:type="pct"/>
            <w:hideMark/>
          </w:tcPr>
          <w:p w14:paraId="017FB286" w14:textId="77777777" w:rsidR="009674D4" w:rsidRPr="006E0179" w:rsidRDefault="009674D4" w:rsidP="00C353FC">
            <w:pPr>
              <w:rPr>
                <w:lang w:val="en-US" w:eastAsia="zh-CN"/>
              </w:rPr>
            </w:pPr>
            <w:r w:rsidRPr="006E0179">
              <w:rPr>
                <w:lang w:val="en-US" w:eastAsia="zh-CN"/>
              </w:rPr>
              <w:t>hypertension</w:t>
            </w:r>
          </w:p>
        </w:tc>
        <w:tc>
          <w:tcPr>
            <w:tcW w:w="781" w:type="pct"/>
            <w:hideMark/>
          </w:tcPr>
          <w:p w14:paraId="1AF07CA6" w14:textId="77777777" w:rsidR="009674D4" w:rsidRPr="006E0179" w:rsidRDefault="009674D4" w:rsidP="00C353FC">
            <w:pPr>
              <w:rPr>
                <w:lang w:val="en-US" w:eastAsia="zh-CN"/>
              </w:rPr>
            </w:pPr>
            <w:r w:rsidRPr="006E0179">
              <w:rPr>
                <w:lang w:val="en-US" w:eastAsia="zh-CN"/>
              </w:rPr>
              <w:t>BPQ_J</w:t>
            </w:r>
          </w:p>
        </w:tc>
        <w:tc>
          <w:tcPr>
            <w:tcW w:w="769" w:type="pct"/>
            <w:hideMark/>
          </w:tcPr>
          <w:p w14:paraId="16EAA81A" w14:textId="77777777" w:rsidR="009674D4" w:rsidRPr="006E0179" w:rsidRDefault="009674D4" w:rsidP="00C353FC">
            <w:pPr>
              <w:rPr>
                <w:lang w:val="en-US" w:eastAsia="zh-CN"/>
              </w:rPr>
            </w:pPr>
            <w:r w:rsidRPr="006E0179">
              <w:rPr>
                <w:lang w:val="en-US" w:eastAsia="zh-CN"/>
              </w:rPr>
              <w:t>BPQ020</w:t>
            </w:r>
          </w:p>
        </w:tc>
        <w:tc>
          <w:tcPr>
            <w:tcW w:w="889" w:type="pct"/>
            <w:hideMark/>
          </w:tcPr>
          <w:p w14:paraId="433FAA79" w14:textId="77777777" w:rsidR="009674D4" w:rsidRPr="006E0179" w:rsidRDefault="009674D4" w:rsidP="00C353FC">
            <w:pPr>
              <w:rPr>
                <w:lang w:val="en-US" w:eastAsia="zh-CN"/>
              </w:rPr>
            </w:pPr>
            <w:r w:rsidRPr="006E0179">
              <w:rPr>
                <w:lang w:val="en-US" w:eastAsia="zh-CN"/>
              </w:rPr>
              <w:t>Binary</w:t>
            </w:r>
          </w:p>
        </w:tc>
        <w:tc>
          <w:tcPr>
            <w:tcW w:w="1428" w:type="pct"/>
            <w:hideMark/>
          </w:tcPr>
          <w:p w14:paraId="7C7BCEEA" w14:textId="77777777" w:rsidR="009674D4" w:rsidRPr="006E0179" w:rsidRDefault="009674D4" w:rsidP="00C353FC">
            <w:pPr>
              <w:rPr>
                <w:lang w:val="en-US" w:eastAsia="zh-CN"/>
              </w:rPr>
            </w:pPr>
            <w:r w:rsidRPr="006E0179">
              <w:rPr>
                <w:lang w:val="en-US" w:eastAsia="zh-CN"/>
              </w:rPr>
              <w:t>Có tăng huyết áp</w:t>
            </w:r>
          </w:p>
        </w:tc>
      </w:tr>
      <w:tr w:rsidR="009674D4" w:rsidRPr="00C747B9" w14:paraId="5A3A8C23" w14:textId="77777777" w:rsidTr="00ED6587">
        <w:trPr>
          <w:jc w:val="center"/>
        </w:trPr>
        <w:tc>
          <w:tcPr>
            <w:tcW w:w="1133" w:type="pct"/>
            <w:hideMark/>
          </w:tcPr>
          <w:p w14:paraId="73284220" w14:textId="77777777" w:rsidR="009674D4" w:rsidRPr="006E0179" w:rsidRDefault="009674D4" w:rsidP="00C353FC">
            <w:pPr>
              <w:rPr>
                <w:lang w:val="en-US" w:eastAsia="zh-CN"/>
              </w:rPr>
            </w:pPr>
            <w:r w:rsidRPr="006E0179">
              <w:rPr>
                <w:lang w:val="en-US" w:eastAsia="zh-CN"/>
              </w:rPr>
              <w:t>diabetes</w:t>
            </w:r>
          </w:p>
        </w:tc>
        <w:tc>
          <w:tcPr>
            <w:tcW w:w="781" w:type="pct"/>
            <w:hideMark/>
          </w:tcPr>
          <w:p w14:paraId="6A7DB1F8" w14:textId="77777777" w:rsidR="009674D4" w:rsidRPr="006E0179" w:rsidRDefault="009674D4" w:rsidP="00C353FC">
            <w:pPr>
              <w:rPr>
                <w:lang w:val="en-US" w:eastAsia="zh-CN"/>
              </w:rPr>
            </w:pPr>
            <w:r w:rsidRPr="006E0179">
              <w:rPr>
                <w:lang w:val="en-US" w:eastAsia="zh-CN"/>
              </w:rPr>
              <w:t>DIQ_J</w:t>
            </w:r>
          </w:p>
        </w:tc>
        <w:tc>
          <w:tcPr>
            <w:tcW w:w="769" w:type="pct"/>
            <w:hideMark/>
          </w:tcPr>
          <w:p w14:paraId="73216A1B" w14:textId="77777777" w:rsidR="009674D4" w:rsidRPr="006E0179" w:rsidRDefault="009674D4" w:rsidP="00C353FC">
            <w:pPr>
              <w:rPr>
                <w:lang w:val="en-US" w:eastAsia="zh-CN"/>
              </w:rPr>
            </w:pPr>
            <w:r w:rsidRPr="006E0179">
              <w:rPr>
                <w:lang w:val="en-US" w:eastAsia="zh-CN"/>
              </w:rPr>
              <w:t>DIQ010</w:t>
            </w:r>
          </w:p>
        </w:tc>
        <w:tc>
          <w:tcPr>
            <w:tcW w:w="889" w:type="pct"/>
            <w:hideMark/>
          </w:tcPr>
          <w:p w14:paraId="63F0870A" w14:textId="77777777" w:rsidR="009674D4" w:rsidRPr="006E0179" w:rsidRDefault="009674D4" w:rsidP="00C353FC">
            <w:pPr>
              <w:rPr>
                <w:lang w:val="en-US" w:eastAsia="zh-CN"/>
              </w:rPr>
            </w:pPr>
            <w:r w:rsidRPr="006E0179">
              <w:rPr>
                <w:lang w:val="en-US" w:eastAsia="zh-CN"/>
              </w:rPr>
              <w:t>Binary</w:t>
            </w:r>
          </w:p>
        </w:tc>
        <w:tc>
          <w:tcPr>
            <w:tcW w:w="1428" w:type="pct"/>
            <w:hideMark/>
          </w:tcPr>
          <w:p w14:paraId="1D7986F1" w14:textId="77777777" w:rsidR="009674D4" w:rsidRPr="006E0179" w:rsidRDefault="009674D4" w:rsidP="00C353FC">
            <w:pPr>
              <w:rPr>
                <w:lang w:val="en-US" w:eastAsia="zh-CN"/>
              </w:rPr>
            </w:pPr>
            <w:r w:rsidRPr="006E0179">
              <w:rPr>
                <w:lang w:val="en-US" w:eastAsia="zh-CN"/>
              </w:rPr>
              <w:t>Có tiểu đường</w:t>
            </w:r>
          </w:p>
        </w:tc>
      </w:tr>
      <w:tr w:rsidR="009674D4" w:rsidRPr="00C747B9" w14:paraId="38917AF6" w14:textId="77777777" w:rsidTr="00ED6587">
        <w:trPr>
          <w:jc w:val="center"/>
        </w:trPr>
        <w:tc>
          <w:tcPr>
            <w:tcW w:w="1133" w:type="pct"/>
            <w:hideMark/>
          </w:tcPr>
          <w:p w14:paraId="131F0A96" w14:textId="77777777" w:rsidR="009674D4" w:rsidRPr="006E0179" w:rsidRDefault="009674D4" w:rsidP="00C353FC">
            <w:pPr>
              <w:rPr>
                <w:lang w:val="en-US" w:eastAsia="zh-CN"/>
              </w:rPr>
            </w:pPr>
            <w:r w:rsidRPr="006E0179">
              <w:rPr>
                <w:lang w:val="en-US" w:eastAsia="zh-CN"/>
              </w:rPr>
              <w:t>stroke</w:t>
            </w:r>
          </w:p>
        </w:tc>
        <w:tc>
          <w:tcPr>
            <w:tcW w:w="781" w:type="pct"/>
            <w:hideMark/>
          </w:tcPr>
          <w:p w14:paraId="28E5D73D" w14:textId="77777777" w:rsidR="009674D4" w:rsidRPr="006E0179" w:rsidRDefault="009674D4" w:rsidP="00C353FC">
            <w:pPr>
              <w:rPr>
                <w:lang w:val="en-US" w:eastAsia="zh-CN"/>
              </w:rPr>
            </w:pPr>
            <w:r w:rsidRPr="006E0179">
              <w:rPr>
                <w:lang w:val="en-US" w:eastAsia="zh-CN"/>
              </w:rPr>
              <w:t>MCQ_J</w:t>
            </w:r>
          </w:p>
        </w:tc>
        <w:tc>
          <w:tcPr>
            <w:tcW w:w="769" w:type="pct"/>
            <w:hideMark/>
          </w:tcPr>
          <w:p w14:paraId="147F0239" w14:textId="77777777" w:rsidR="009674D4" w:rsidRPr="006E0179" w:rsidRDefault="009674D4" w:rsidP="00C353FC">
            <w:pPr>
              <w:rPr>
                <w:lang w:val="en-US" w:eastAsia="zh-CN"/>
              </w:rPr>
            </w:pPr>
            <w:r w:rsidRPr="006E0179">
              <w:rPr>
                <w:lang w:val="en-US" w:eastAsia="zh-CN"/>
              </w:rPr>
              <w:t>MCQ160F</w:t>
            </w:r>
          </w:p>
        </w:tc>
        <w:tc>
          <w:tcPr>
            <w:tcW w:w="889" w:type="pct"/>
            <w:hideMark/>
          </w:tcPr>
          <w:p w14:paraId="67850DFC" w14:textId="77777777" w:rsidR="009674D4" w:rsidRPr="006E0179" w:rsidRDefault="009674D4" w:rsidP="00C353FC">
            <w:pPr>
              <w:rPr>
                <w:lang w:val="en-US" w:eastAsia="zh-CN"/>
              </w:rPr>
            </w:pPr>
            <w:r w:rsidRPr="006E0179">
              <w:rPr>
                <w:lang w:val="en-US" w:eastAsia="zh-CN"/>
              </w:rPr>
              <w:t>Binary</w:t>
            </w:r>
          </w:p>
        </w:tc>
        <w:tc>
          <w:tcPr>
            <w:tcW w:w="1428" w:type="pct"/>
            <w:hideMark/>
          </w:tcPr>
          <w:p w14:paraId="76766F1C" w14:textId="77777777" w:rsidR="009674D4" w:rsidRPr="006E0179" w:rsidRDefault="009674D4" w:rsidP="00C353FC">
            <w:pPr>
              <w:rPr>
                <w:lang w:val="en-US" w:eastAsia="zh-CN"/>
              </w:rPr>
            </w:pPr>
            <w:r w:rsidRPr="006E0179">
              <w:rPr>
                <w:lang w:val="en-US" w:eastAsia="zh-CN"/>
              </w:rPr>
              <w:t>Tiền sử đột quỵ</w:t>
            </w:r>
          </w:p>
        </w:tc>
      </w:tr>
      <w:tr w:rsidR="009674D4" w:rsidRPr="00C747B9" w14:paraId="6502B926" w14:textId="77777777" w:rsidTr="00ED6587">
        <w:trPr>
          <w:jc w:val="center"/>
        </w:trPr>
        <w:tc>
          <w:tcPr>
            <w:tcW w:w="1133" w:type="pct"/>
            <w:hideMark/>
          </w:tcPr>
          <w:p w14:paraId="4026F786" w14:textId="77777777" w:rsidR="009674D4" w:rsidRPr="006E0179" w:rsidRDefault="009674D4" w:rsidP="00C353FC">
            <w:pPr>
              <w:rPr>
                <w:lang w:val="en-US" w:eastAsia="zh-CN"/>
              </w:rPr>
            </w:pPr>
            <w:r w:rsidRPr="006E0179">
              <w:rPr>
                <w:lang w:val="en-US" w:eastAsia="zh-CN"/>
              </w:rPr>
              <w:t>heart_attack</w:t>
            </w:r>
          </w:p>
        </w:tc>
        <w:tc>
          <w:tcPr>
            <w:tcW w:w="781" w:type="pct"/>
            <w:hideMark/>
          </w:tcPr>
          <w:p w14:paraId="31F2A673" w14:textId="77777777" w:rsidR="009674D4" w:rsidRPr="006E0179" w:rsidRDefault="009674D4" w:rsidP="00C353FC">
            <w:pPr>
              <w:rPr>
                <w:lang w:val="en-US" w:eastAsia="zh-CN"/>
              </w:rPr>
            </w:pPr>
            <w:r w:rsidRPr="006E0179">
              <w:rPr>
                <w:lang w:val="en-US" w:eastAsia="zh-CN"/>
              </w:rPr>
              <w:t>MCQ_J</w:t>
            </w:r>
          </w:p>
        </w:tc>
        <w:tc>
          <w:tcPr>
            <w:tcW w:w="769" w:type="pct"/>
            <w:hideMark/>
          </w:tcPr>
          <w:p w14:paraId="44E84A4A" w14:textId="77777777" w:rsidR="009674D4" w:rsidRPr="006E0179" w:rsidRDefault="009674D4" w:rsidP="00C353FC">
            <w:pPr>
              <w:rPr>
                <w:lang w:val="en-US" w:eastAsia="zh-CN"/>
              </w:rPr>
            </w:pPr>
            <w:r w:rsidRPr="006E0179">
              <w:rPr>
                <w:lang w:val="en-US" w:eastAsia="zh-CN"/>
              </w:rPr>
              <w:t>MCQ160E</w:t>
            </w:r>
          </w:p>
        </w:tc>
        <w:tc>
          <w:tcPr>
            <w:tcW w:w="889" w:type="pct"/>
            <w:hideMark/>
          </w:tcPr>
          <w:p w14:paraId="1E76E1C9" w14:textId="77777777" w:rsidR="009674D4" w:rsidRPr="006E0179" w:rsidRDefault="009674D4" w:rsidP="00C353FC">
            <w:pPr>
              <w:rPr>
                <w:lang w:val="en-US" w:eastAsia="zh-CN"/>
              </w:rPr>
            </w:pPr>
            <w:r w:rsidRPr="006E0179">
              <w:rPr>
                <w:lang w:val="en-US" w:eastAsia="zh-CN"/>
              </w:rPr>
              <w:t>Binary</w:t>
            </w:r>
          </w:p>
        </w:tc>
        <w:tc>
          <w:tcPr>
            <w:tcW w:w="1428" w:type="pct"/>
            <w:hideMark/>
          </w:tcPr>
          <w:p w14:paraId="51C09AE2" w14:textId="77777777" w:rsidR="009674D4" w:rsidRPr="006E0179" w:rsidRDefault="009674D4" w:rsidP="00C353FC">
            <w:pPr>
              <w:rPr>
                <w:lang w:val="en-US" w:eastAsia="zh-CN"/>
              </w:rPr>
            </w:pPr>
            <w:r w:rsidRPr="006E0179">
              <w:rPr>
                <w:lang w:val="en-US" w:eastAsia="zh-CN"/>
              </w:rPr>
              <w:t>Nhồi máu cơ tim</w:t>
            </w:r>
          </w:p>
        </w:tc>
      </w:tr>
      <w:tr w:rsidR="009674D4" w:rsidRPr="00C747B9" w14:paraId="22D2D023" w14:textId="77777777" w:rsidTr="00ED6587">
        <w:trPr>
          <w:jc w:val="center"/>
        </w:trPr>
        <w:tc>
          <w:tcPr>
            <w:tcW w:w="1133" w:type="pct"/>
            <w:hideMark/>
          </w:tcPr>
          <w:p w14:paraId="3485D9F8" w14:textId="77777777" w:rsidR="009674D4" w:rsidRPr="006E0179" w:rsidRDefault="009674D4" w:rsidP="00C353FC">
            <w:pPr>
              <w:rPr>
                <w:lang w:val="en-US" w:eastAsia="zh-CN"/>
              </w:rPr>
            </w:pPr>
            <w:r w:rsidRPr="006E0179">
              <w:rPr>
                <w:lang w:val="en-US" w:eastAsia="zh-CN"/>
              </w:rPr>
              <w:t>coronary_disease</w:t>
            </w:r>
          </w:p>
        </w:tc>
        <w:tc>
          <w:tcPr>
            <w:tcW w:w="781" w:type="pct"/>
            <w:hideMark/>
          </w:tcPr>
          <w:p w14:paraId="0E07DFE8" w14:textId="77777777" w:rsidR="009674D4" w:rsidRPr="006E0179" w:rsidRDefault="009674D4" w:rsidP="00C353FC">
            <w:pPr>
              <w:rPr>
                <w:lang w:val="en-US" w:eastAsia="zh-CN"/>
              </w:rPr>
            </w:pPr>
            <w:r w:rsidRPr="006E0179">
              <w:rPr>
                <w:lang w:val="en-US" w:eastAsia="zh-CN"/>
              </w:rPr>
              <w:t>MCQ_J</w:t>
            </w:r>
          </w:p>
        </w:tc>
        <w:tc>
          <w:tcPr>
            <w:tcW w:w="769" w:type="pct"/>
            <w:hideMark/>
          </w:tcPr>
          <w:p w14:paraId="5F256E78" w14:textId="77777777" w:rsidR="009674D4" w:rsidRPr="006E0179" w:rsidRDefault="009674D4" w:rsidP="00C353FC">
            <w:pPr>
              <w:rPr>
                <w:lang w:val="en-US" w:eastAsia="zh-CN"/>
              </w:rPr>
            </w:pPr>
            <w:r w:rsidRPr="006E0179">
              <w:rPr>
                <w:lang w:val="en-US" w:eastAsia="zh-CN"/>
              </w:rPr>
              <w:t>MCQ160C</w:t>
            </w:r>
          </w:p>
        </w:tc>
        <w:tc>
          <w:tcPr>
            <w:tcW w:w="889" w:type="pct"/>
            <w:hideMark/>
          </w:tcPr>
          <w:p w14:paraId="3A0BCB5C" w14:textId="77777777" w:rsidR="009674D4" w:rsidRPr="006E0179" w:rsidRDefault="009674D4" w:rsidP="00C353FC">
            <w:pPr>
              <w:rPr>
                <w:lang w:val="en-US" w:eastAsia="zh-CN"/>
              </w:rPr>
            </w:pPr>
            <w:r w:rsidRPr="006E0179">
              <w:rPr>
                <w:lang w:val="en-US" w:eastAsia="zh-CN"/>
              </w:rPr>
              <w:t>Binary</w:t>
            </w:r>
          </w:p>
        </w:tc>
        <w:tc>
          <w:tcPr>
            <w:tcW w:w="1428" w:type="pct"/>
            <w:hideMark/>
          </w:tcPr>
          <w:p w14:paraId="7185531F" w14:textId="77777777" w:rsidR="009674D4" w:rsidRPr="006E0179" w:rsidRDefault="009674D4" w:rsidP="00C353FC">
            <w:pPr>
              <w:rPr>
                <w:lang w:val="en-US" w:eastAsia="zh-CN"/>
              </w:rPr>
            </w:pPr>
            <w:r w:rsidRPr="006E0179">
              <w:rPr>
                <w:lang w:val="en-US" w:eastAsia="zh-CN"/>
              </w:rPr>
              <w:t>Bệnh động mạch vành</w:t>
            </w:r>
          </w:p>
        </w:tc>
      </w:tr>
      <w:tr w:rsidR="009674D4" w:rsidRPr="00C747B9" w14:paraId="7555776F" w14:textId="77777777" w:rsidTr="00ED6587">
        <w:trPr>
          <w:jc w:val="center"/>
        </w:trPr>
        <w:tc>
          <w:tcPr>
            <w:tcW w:w="1133" w:type="pct"/>
            <w:hideMark/>
          </w:tcPr>
          <w:p w14:paraId="0C879C92" w14:textId="77777777" w:rsidR="009674D4" w:rsidRPr="006E0179" w:rsidRDefault="009674D4" w:rsidP="00C353FC">
            <w:pPr>
              <w:rPr>
                <w:lang w:val="en-US" w:eastAsia="zh-CN"/>
              </w:rPr>
            </w:pPr>
            <w:r w:rsidRPr="006E0179">
              <w:rPr>
                <w:lang w:val="en-US" w:eastAsia="zh-CN"/>
              </w:rPr>
              <w:t>heart_failure</w:t>
            </w:r>
          </w:p>
        </w:tc>
        <w:tc>
          <w:tcPr>
            <w:tcW w:w="781" w:type="pct"/>
            <w:hideMark/>
          </w:tcPr>
          <w:p w14:paraId="498E35F3" w14:textId="77777777" w:rsidR="009674D4" w:rsidRPr="006E0179" w:rsidRDefault="009674D4" w:rsidP="00C353FC">
            <w:pPr>
              <w:rPr>
                <w:lang w:val="en-US" w:eastAsia="zh-CN"/>
              </w:rPr>
            </w:pPr>
            <w:r w:rsidRPr="006E0179">
              <w:rPr>
                <w:lang w:val="en-US" w:eastAsia="zh-CN"/>
              </w:rPr>
              <w:t>MCQ_J</w:t>
            </w:r>
          </w:p>
        </w:tc>
        <w:tc>
          <w:tcPr>
            <w:tcW w:w="769" w:type="pct"/>
            <w:hideMark/>
          </w:tcPr>
          <w:p w14:paraId="6FB88BDB" w14:textId="77777777" w:rsidR="009674D4" w:rsidRPr="006E0179" w:rsidRDefault="009674D4" w:rsidP="00C353FC">
            <w:pPr>
              <w:rPr>
                <w:lang w:val="en-US" w:eastAsia="zh-CN"/>
              </w:rPr>
            </w:pPr>
            <w:r w:rsidRPr="006E0179">
              <w:rPr>
                <w:lang w:val="en-US" w:eastAsia="zh-CN"/>
              </w:rPr>
              <w:t>MCQ160B</w:t>
            </w:r>
          </w:p>
        </w:tc>
        <w:tc>
          <w:tcPr>
            <w:tcW w:w="889" w:type="pct"/>
            <w:hideMark/>
          </w:tcPr>
          <w:p w14:paraId="15DA55EF" w14:textId="77777777" w:rsidR="009674D4" w:rsidRPr="006E0179" w:rsidRDefault="009674D4" w:rsidP="00C353FC">
            <w:pPr>
              <w:rPr>
                <w:lang w:val="en-US" w:eastAsia="zh-CN"/>
              </w:rPr>
            </w:pPr>
            <w:r w:rsidRPr="006E0179">
              <w:rPr>
                <w:lang w:val="en-US" w:eastAsia="zh-CN"/>
              </w:rPr>
              <w:t>Binary</w:t>
            </w:r>
          </w:p>
        </w:tc>
        <w:tc>
          <w:tcPr>
            <w:tcW w:w="1428" w:type="pct"/>
            <w:hideMark/>
          </w:tcPr>
          <w:p w14:paraId="741F7196" w14:textId="77777777" w:rsidR="009674D4" w:rsidRPr="006E0179" w:rsidRDefault="009674D4" w:rsidP="00C353FC">
            <w:pPr>
              <w:rPr>
                <w:lang w:val="en-US" w:eastAsia="zh-CN"/>
              </w:rPr>
            </w:pPr>
            <w:r w:rsidRPr="006E0179">
              <w:rPr>
                <w:lang w:val="en-US" w:eastAsia="zh-CN"/>
              </w:rPr>
              <w:t>Suy tim</w:t>
            </w:r>
          </w:p>
        </w:tc>
      </w:tr>
      <w:tr w:rsidR="009674D4" w:rsidRPr="00C747B9" w14:paraId="3D0AB47F" w14:textId="77777777" w:rsidTr="00ED6587">
        <w:trPr>
          <w:jc w:val="center"/>
        </w:trPr>
        <w:tc>
          <w:tcPr>
            <w:tcW w:w="1133" w:type="pct"/>
            <w:hideMark/>
          </w:tcPr>
          <w:p w14:paraId="6AD3C58C" w14:textId="77777777" w:rsidR="009674D4" w:rsidRPr="006E0179" w:rsidRDefault="009674D4" w:rsidP="00C353FC">
            <w:pPr>
              <w:rPr>
                <w:lang w:val="en-US" w:eastAsia="zh-CN"/>
              </w:rPr>
            </w:pPr>
            <w:r w:rsidRPr="006E0179">
              <w:rPr>
                <w:lang w:val="en-US" w:eastAsia="zh-CN"/>
              </w:rPr>
              <w:t>total_cholesterol</w:t>
            </w:r>
          </w:p>
        </w:tc>
        <w:tc>
          <w:tcPr>
            <w:tcW w:w="781" w:type="pct"/>
            <w:hideMark/>
          </w:tcPr>
          <w:p w14:paraId="594E7F2C" w14:textId="77777777" w:rsidR="009674D4" w:rsidRPr="006E0179" w:rsidRDefault="009674D4" w:rsidP="00C353FC">
            <w:pPr>
              <w:rPr>
                <w:lang w:val="en-US" w:eastAsia="zh-CN"/>
              </w:rPr>
            </w:pPr>
            <w:r w:rsidRPr="006E0179">
              <w:rPr>
                <w:lang w:val="en-US" w:eastAsia="zh-CN"/>
              </w:rPr>
              <w:t>TCHOL_J</w:t>
            </w:r>
          </w:p>
        </w:tc>
        <w:tc>
          <w:tcPr>
            <w:tcW w:w="769" w:type="pct"/>
            <w:hideMark/>
          </w:tcPr>
          <w:p w14:paraId="3371A9CE" w14:textId="77777777" w:rsidR="009674D4" w:rsidRPr="006E0179" w:rsidRDefault="009674D4" w:rsidP="00C353FC">
            <w:pPr>
              <w:rPr>
                <w:lang w:val="en-US" w:eastAsia="zh-CN"/>
              </w:rPr>
            </w:pPr>
            <w:r w:rsidRPr="006E0179">
              <w:rPr>
                <w:lang w:val="en-US" w:eastAsia="zh-CN"/>
              </w:rPr>
              <w:t>LBXTC</w:t>
            </w:r>
          </w:p>
        </w:tc>
        <w:tc>
          <w:tcPr>
            <w:tcW w:w="889" w:type="pct"/>
            <w:hideMark/>
          </w:tcPr>
          <w:p w14:paraId="2A8C101D" w14:textId="77777777" w:rsidR="009674D4" w:rsidRPr="006E0179" w:rsidRDefault="009674D4" w:rsidP="00C353FC">
            <w:pPr>
              <w:rPr>
                <w:lang w:val="en-US" w:eastAsia="zh-CN"/>
              </w:rPr>
            </w:pPr>
            <w:r w:rsidRPr="006E0179">
              <w:rPr>
                <w:lang w:val="en-US" w:eastAsia="zh-CN"/>
              </w:rPr>
              <w:t>Float</w:t>
            </w:r>
          </w:p>
        </w:tc>
        <w:tc>
          <w:tcPr>
            <w:tcW w:w="1428" w:type="pct"/>
            <w:hideMark/>
          </w:tcPr>
          <w:p w14:paraId="5A52FEED" w14:textId="77777777" w:rsidR="009674D4" w:rsidRPr="006E0179" w:rsidRDefault="009674D4" w:rsidP="00C353FC">
            <w:pPr>
              <w:keepNext/>
              <w:rPr>
                <w:lang w:val="en-US" w:eastAsia="zh-CN"/>
              </w:rPr>
            </w:pPr>
            <w:r w:rsidRPr="006E0179">
              <w:rPr>
                <w:lang w:val="en-US" w:eastAsia="zh-CN"/>
              </w:rPr>
              <w:t>Cholesterol toàn phần</w:t>
            </w:r>
          </w:p>
        </w:tc>
      </w:tr>
    </w:tbl>
    <w:p w14:paraId="7A8B8FBC" w14:textId="1F299BD8" w:rsidR="009674D4" w:rsidRPr="00BA37CA" w:rsidRDefault="006E0179" w:rsidP="00C353FC">
      <w:pPr>
        <w:pStyle w:val="Caption"/>
        <w:jc w:val="center"/>
        <w:rPr>
          <w:b/>
          <w:color w:val="000000" w:themeColor="text1"/>
          <w:sz w:val="26"/>
          <w:szCs w:val="26"/>
          <w:lang w:val="en-US"/>
        </w:rPr>
      </w:pPr>
      <w:bookmarkStart w:id="55" w:name="_Toc230329668"/>
      <w:r w:rsidRPr="006E0179">
        <w:rPr>
          <w:color w:val="000000" w:themeColor="text1"/>
          <w:sz w:val="26"/>
          <w:szCs w:val="26"/>
        </w:rPr>
        <w:t xml:space="preserve">Bảng </w:t>
      </w:r>
      <w:r w:rsidRPr="006E0179">
        <w:rPr>
          <w:color w:val="000000" w:themeColor="text1"/>
          <w:sz w:val="26"/>
          <w:szCs w:val="26"/>
        </w:rPr>
        <w:fldChar w:fldCharType="begin"/>
      </w:r>
      <w:r w:rsidRPr="006E0179">
        <w:rPr>
          <w:color w:val="000000" w:themeColor="text1"/>
          <w:sz w:val="26"/>
          <w:szCs w:val="26"/>
        </w:rPr>
        <w:instrText xml:space="preserve"> SEQ Table \* ARABIC </w:instrText>
      </w:r>
      <w:r w:rsidRPr="006E0179">
        <w:rPr>
          <w:color w:val="000000" w:themeColor="text1"/>
          <w:sz w:val="26"/>
          <w:szCs w:val="26"/>
        </w:rPr>
        <w:fldChar w:fldCharType="separate"/>
      </w:r>
      <w:r w:rsidRPr="006E0179">
        <w:rPr>
          <w:noProof/>
          <w:color w:val="000000" w:themeColor="text1"/>
          <w:sz w:val="26"/>
          <w:szCs w:val="26"/>
        </w:rPr>
        <w:t>11</w:t>
      </w:r>
      <w:r w:rsidRPr="006E0179">
        <w:rPr>
          <w:color w:val="000000" w:themeColor="text1"/>
          <w:sz w:val="26"/>
          <w:szCs w:val="26"/>
        </w:rPr>
        <w:fldChar w:fldCharType="end"/>
      </w:r>
      <w:r w:rsidRPr="006E0179">
        <w:rPr>
          <w:color w:val="000000" w:themeColor="text1"/>
          <w:sz w:val="26"/>
          <w:szCs w:val="26"/>
        </w:rPr>
        <w:t xml:space="preserve">: </w:t>
      </w:r>
      <w:r w:rsidRPr="006E0179">
        <w:rPr>
          <w:color w:val="000000" w:themeColor="text1"/>
          <w:sz w:val="26"/>
          <w:szCs w:val="26"/>
          <w:lang w:val="en-US"/>
        </w:rPr>
        <w:t>Biến bệnh lý</w:t>
      </w:r>
      <w:bookmarkEnd w:id="55"/>
    </w:p>
    <w:tbl>
      <w:tblPr>
        <w:tblStyle w:val="TableGrid"/>
        <w:tblW w:w="9355" w:type="dxa"/>
        <w:jc w:val="center"/>
        <w:tblLook w:val="04A0" w:firstRow="1" w:lastRow="0" w:firstColumn="1" w:lastColumn="0" w:noHBand="0" w:noVBand="1"/>
      </w:tblPr>
      <w:tblGrid>
        <w:gridCol w:w="1646"/>
        <w:gridCol w:w="1394"/>
        <w:gridCol w:w="1632"/>
        <w:gridCol w:w="1586"/>
        <w:gridCol w:w="3097"/>
      </w:tblGrid>
      <w:tr w:rsidR="009674D4" w:rsidRPr="00C747B9" w14:paraId="5503DBB7" w14:textId="77777777" w:rsidTr="00004B3D">
        <w:trPr>
          <w:jc w:val="center"/>
        </w:trPr>
        <w:tc>
          <w:tcPr>
            <w:tcW w:w="0" w:type="auto"/>
            <w:hideMark/>
          </w:tcPr>
          <w:p w14:paraId="57162185" w14:textId="77777777" w:rsidR="009674D4" w:rsidRPr="00C747B9" w:rsidRDefault="009674D4" w:rsidP="00C353FC">
            <w:pPr>
              <w:jc w:val="center"/>
              <w:rPr>
                <w:b/>
                <w:bCs/>
                <w:lang w:val="en-US" w:eastAsia="zh-CN"/>
              </w:rPr>
            </w:pPr>
            <w:r w:rsidRPr="00C747B9">
              <w:rPr>
                <w:b/>
                <w:bCs/>
                <w:lang w:val="en-US" w:eastAsia="zh-CN"/>
              </w:rPr>
              <w:t>Thuộc tính</w:t>
            </w:r>
          </w:p>
        </w:tc>
        <w:tc>
          <w:tcPr>
            <w:tcW w:w="0" w:type="auto"/>
            <w:hideMark/>
          </w:tcPr>
          <w:p w14:paraId="0710DFD5" w14:textId="77777777" w:rsidR="009674D4" w:rsidRPr="00C747B9" w:rsidRDefault="009674D4" w:rsidP="00C353FC">
            <w:pPr>
              <w:jc w:val="center"/>
              <w:rPr>
                <w:b/>
                <w:bCs/>
                <w:lang w:val="en-US" w:eastAsia="zh-CN"/>
              </w:rPr>
            </w:pPr>
            <w:r w:rsidRPr="00C747B9">
              <w:rPr>
                <w:b/>
                <w:bCs/>
                <w:lang w:val="en-US" w:eastAsia="zh-CN"/>
              </w:rPr>
              <w:t>File nguồn</w:t>
            </w:r>
          </w:p>
        </w:tc>
        <w:tc>
          <w:tcPr>
            <w:tcW w:w="0" w:type="auto"/>
            <w:hideMark/>
          </w:tcPr>
          <w:p w14:paraId="2D67B32A" w14:textId="77777777" w:rsidR="009674D4" w:rsidRPr="00C747B9" w:rsidRDefault="009674D4" w:rsidP="00C353FC">
            <w:pPr>
              <w:jc w:val="center"/>
              <w:rPr>
                <w:b/>
                <w:bCs/>
                <w:lang w:val="en-US" w:eastAsia="zh-CN"/>
              </w:rPr>
            </w:pPr>
            <w:r w:rsidRPr="00C747B9">
              <w:rPr>
                <w:b/>
                <w:bCs/>
                <w:lang w:val="en-US" w:eastAsia="zh-CN"/>
              </w:rPr>
              <w:t>Biến gốc</w:t>
            </w:r>
          </w:p>
        </w:tc>
        <w:tc>
          <w:tcPr>
            <w:tcW w:w="0" w:type="auto"/>
            <w:hideMark/>
          </w:tcPr>
          <w:p w14:paraId="7E51225A" w14:textId="77777777" w:rsidR="009674D4" w:rsidRPr="00C747B9" w:rsidRDefault="009674D4" w:rsidP="00C353FC">
            <w:pPr>
              <w:jc w:val="center"/>
              <w:rPr>
                <w:b/>
                <w:bCs/>
                <w:lang w:val="en-US" w:eastAsia="zh-CN"/>
              </w:rPr>
            </w:pPr>
            <w:r w:rsidRPr="00C747B9">
              <w:rPr>
                <w:b/>
                <w:bCs/>
                <w:lang w:val="en-US" w:eastAsia="zh-CN"/>
              </w:rPr>
              <w:t>Kiểu dữ liệu</w:t>
            </w:r>
          </w:p>
        </w:tc>
        <w:tc>
          <w:tcPr>
            <w:tcW w:w="3097" w:type="dxa"/>
            <w:hideMark/>
          </w:tcPr>
          <w:p w14:paraId="099FDD92" w14:textId="77777777" w:rsidR="009674D4" w:rsidRPr="00C747B9" w:rsidRDefault="009674D4" w:rsidP="00C353FC">
            <w:pPr>
              <w:jc w:val="center"/>
              <w:rPr>
                <w:b/>
                <w:bCs/>
                <w:lang w:val="en-US" w:eastAsia="zh-CN"/>
              </w:rPr>
            </w:pPr>
            <w:r w:rsidRPr="00C747B9">
              <w:rPr>
                <w:b/>
                <w:bCs/>
                <w:lang w:val="en-US" w:eastAsia="zh-CN"/>
              </w:rPr>
              <w:t>Mô tả</w:t>
            </w:r>
          </w:p>
        </w:tc>
      </w:tr>
      <w:tr w:rsidR="009674D4" w:rsidRPr="00C747B9" w14:paraId="58D3C64C" w14:textId="77777777" w:rsidTr="00004B3D">
        <w:trPr>
          <w:jc w:val="center"/>
        </w:trPr>
        <w:tc>
          <w:tcPr>
            <w:tcW w:w="0" w:type="auto"/>
            <w:hideMark/>
          </w:tcPr>
          <w:p w14:paraId="1010E5BB" w14:textId="77777777" w:rsidR="009674D4" w:rsidRPr="00C747B9" w:rsidRDefault="009674D4" w:rsidP="00C353FC">
            <w:pPr>
              <w:rPr>
                <w:lang w:val="en-US" w:eastAsia="zh-CN"/>
              </w:rPr>
            </w:pPr>
            <w:r w:rsidRPr="00C747B9">
              <w:rPr>
                <w:lang w:val="en-US" w:eastAsia="zh-CN"/>
              </w:rPr>
              <w:t>bmi</w:t>
            </w:r>
          </w:p>
        </w:tc>
        <w:tc>
          <w:tcPr>
            <w:tcW w:w="0" w:type="auto"/>
            <w:hideMark/>
          </w:tcPr>
          <w:p w14:paraId="734A0023" w14:textId="77777777" w:rsidR="009674D4" w:rsidRPr="00C747B9" w:rsidRDefault="009674D4" w:rsidP="00C353FC">
            <w:pPr>
              <w:rPr>
                <w:lang w:val="en-US" w:eastAsia="zh-CN"/>
              </w:rPr>
            </w:pPr>
            <w:r w:rsidRPr="00C747B9">
              <w:rPr>
                <w:lang w:val="en-US" w:eastAsia="zh-CN"/>
              </w:rPr>
              <w:t>BMX_J</w:t>
            </w:r>
          </w:p>
        </w:tc>
        <w:tc>
          <w:tcPr>
            <w:tcW w:w="0" w:type="auto"/>
            <w:hideMark/>
          </w:tcPr>
          <w:p w14:paraId="78F42A4F" w14:textId="77777777" w:rsidR="009674D4" w:rsidRPr="00C747B9" w:rsidRDefault="009674D4" w:rsidP="00C353FC">
            <w:pPr>
              <w:rPr>
                <w:lang w:val="en-US" w:eastAsia="zh-CN"/>
              </w:rPr>
            </w:pPr>
            <w:r w:rsidRPr="00C747B9">
              <w:rPr>
                <w:lang w:val="en-US" w:eastAsia="zh-CN"/>
              </w:rPr>
              <w:t>BMXBMI</w:t>
            </w:r>
          </w:p>
        </w:tc>
        <w:tc>
          <w:tcPr>
            <w:tcW w:w="0" w:type="auto"/>
            <w:hideMark/>
          </w:tcPr>
          <w:p w14:paraId="4A08129B" w14:textId="77777777" w:rsidR="009674D4" w:rsidRPr="00C747B9" w:rsidRDefault="009674D4" w:rsidP="00C353FC">
            <w:pPr>
              <w:rPr>
                <w:lang w:val="en-US" w:eastAsia="zh-CN"/>
              </w:rPr>
            </w:pPr>
            <w:r w:rsidRPr="00C747B9">
              <w:rPr>
                <w:lang w:val="en-US" w:eastAsia="zh-CN"/>
              </w:rPr>
              <w:t>Float</w:t>
            </w:r>
          </w:p>
        </w:tc>
        <w:tc>
          <w:tcPr>
            <w:tcW w:w="3097" w:type="dxa"/>
            <w:hideMark/>
          </w:tcPr>
          <w:p w14:paraId="32BEB287" w14:textId="77777777" w:rsidR="009674D4" w:rsidRPr="00C747B9" w:rsidRDefault="009674D4" w:rsidP="00C353FC">
            <w:pPr>
              <w:rPr>
                <w:lang w:val="en-US" w:eastAsia="zh-CN"/>
              </w:rPr>
            </w:pPr>
            <w:r w:rsidRPr="00C747B9">
              <w:rPr>
                <w:lang w:val="en-US" w:eastAsia="zh-CN"/>
              </w:rPr>
              <w:t>Chỉ số khối cơ thể</w:t>
            </w:r>
          </w:p>
        </w:tc>
      </w:tr>
      <w:tr w:rsidR="009674D4" w:rsidRPr="00C747B9" w14:paraId="40089B9C" w14:textId="77777777" w:rsidTr="00004B3D">
        <w:trPr>
          <w:jc w:val="center"/>
        </w:trPr>
        <w:tc>
          <w:tcPr>
            <w:tcW w:w="0" w:type="auto"/>
            <w:hideMark/>
          </w:tcPr>
          <w:p w14:paraId="4F6B48F8" w14:textId="77777777" w:rsidR="009674D4" w:rsidRPr="00C747B9" w:rsidRDefault="009674D4" w:rsidP="00C353FC">
            <w:pPr>
              <w:rPr>
                <w:lang w:val="en-US" w:eastAsia="zh-CN"/>
              </w:rPr>
            </w:pPr>
            <w:r w:rsidRPr="00C747B9">
              <w:rPr>
                <w:lang w:val="en-US" w:eastAsia="zh-CN"/>
              </w:rPr>
              <w:t>waist_cm</w:t>
            </w:r>
          </w:p>
        </w:tc>
        <w:tc>
          <w:tcPr>
            <w:tcW w:w="0" w:type="auto"/>
            <w:hideMark/>
          </w:tcPr>
          <w:p w14:paraId="61DB397E" w14:textId="77777777" w:rsidR="009674D4" w:rsidRPr="00C747B9" w:rsidRDefault="009674D4" w:rsidP="00C353FC">
            <w:pPr>
              <w:rPr>
                <w:lang w:val="en-US" w:eastAsia="zh-CN"/>
              </w:rPr>
            </w:pPr>
            <w:r w:rsidRPr="00C747B9">
              <w:rPr>
                <w:lang w:val="en-US" w:eastAsia="zh-CN"/>
              </w:rPr>
              <w:t>BMX_J</w:t>
            </w:r>
          </w:p>
        </w:tc>
        <w:tc>
          <w:tcPr>
            <w:tcW w:w="0" w:type="auto"/>
            <w:hideMark/>
          </w:tcPr>
          <w:p w14:paraId="32398A17" w14:textId="77777777" w:rsidR="009674D4" w:rsidRPr="00C747B9" w:rsidRDefault="009674D4" w:rsidP="00C353FC">
            <w:pPr>
              <w:rPr>
                <w:lang w:val="en-US" w:eastAsia="zh-CN"/>
              </w:rPr>
            </w:pPr>
            <w:r w:rsidRPr="00C747B9">
              <w:rPr>
                <w:lang w:val="en-US" w:eastAsia="zh-CN"/>
              </w:rPr>
              <w:t>BMXWAIST</w:t>
            </w:r>
          </w:p>
        </w:tc>
        <w:tc>
          <w:tcPr>
            <w:tcW w:w="0" w:type="auto"/>
            <w:hideMark/>
          </w:tcPr>
          <w:p w14:paraId="64735CBC" w14:textId="77777777" w:rsidR="009674D4" w:rsidRPr="00C747B9" w:rsidRDefault="009674D4" w:rsidP="00C353FC">
            <w:pPr>
              <w:rPr>
                <w:lang w:val="en-US" w:eastAsia="zh-CN"/>
              </w:rPr>
            </w:pPr>
            <w:r w:rsidRPr="00C747B9">
              <w:rPr>
                <w:lang w:val="en-US" w:eastAsia="zh-CN"/>
              </w:rPr>
              <w:t>Float</w:t>
            </w:r>
          </w:p>
        </w:tc>
        <w:tc>
          <w:tcPr>
            <w:tcW w:w="3097" w:type="dxa"/>
            <w:hideMark/>
          </w:tcPr>
          <w:p w14:paraId="38B983F8" w14:textId="77777777" w:rsidR="009674D4" w:rsidRPr="00C747B9" w:rsidRDefault="009674D4" w:rsidP="00C353FC">
            <w:pPr>
              <w:rPr>
                <w:lang w:val="en-US" w:eastAsia="zh-CN"/>
              </w:rPr>
            </w:pPr>
            <w:r w:rsidRPr="00C747B9">
              <w:rPr>
                <w:lang w:val="en-US" w:eastAsia="zh-CN"/>
              </w:rPr>
              <w:t>Vòng eo</w:t>
            </w:r>
          </w:p>
        </w:tc>
      </w:tr>
      <w:tr w:rsidR="009674D4" w:rsidRPr="00C747B9" w14:paraId="30721AFA" w14:textId="77777777" w:rsidTr="00004B3D">
        <w:trPr>
          <w:jc w:val="center"/>
        </w:trPr>
        <w:tc>
          <w:tcPr>
            <w:tcW w:w="0" w:type="auto"/>
            <w:hideMark/>
          </w:tcPr>
          <w:p w14:paraId="25467356" w14:textId="77777777" w:rsidR="009674D4" w:rsidRPr="00C747B9" w:rsidRDefault="009674D4" w:rsidP="00C353FC">
            <w:pPr>
              <w:rPr>
                <w:lang w:val="en-US" w:eastAsia="zh-CN"/>
              </w:rPr>
            </w:pPr>
            <w:r w:rsidRPr="00C747B9">
              <w:rPr>
                <w:lang w:val="en-US" w:eastAsia="zh-CN"/>
              </w:rPr>
              <w:t>bmi_category</w:t>
            </w:r>
          </w:p>
        </w:tc>
        <w:tc>
          <w:tcPr>
            <w:tcW w:w="0" w:type="auto"/>
            <w:hideMark/>
          </w:tcPr>
          <w:p w14:paraId="1AC35E8B" w14:textId="77777777" w:rsidR="009674D4" w:rsidRPr="00C747B9" w:rsidRDefault="009674D4" w:rsidP="00C353FC">
            <w:pPr>
              <w:rPr>
                <w:lang w:val="en-US" w:eastAsia="zh-CN"/>
              </w:rPr>
            </w:pPr>
            <w:r w:rsidRPr="00C747B9">
              <w:rPr>
                <w:lang w:val="en-US" w:eastAsia="zh-CN"/>
              </w:rPr>
              <w:t>Derived</w:t>
            </w:r>
          </w:p>
        </w:tc>
        <w:tc>
          <w:tcPr>
            <w:tcW w:w="0" w:type="auto"/>
            <w:hideMark/>
          </w:tcPr>
          <w:p w14:paraId="540ECC18" w14:textId="77777777" w:rsidR="009674D4" w:rsidRPr="00C747B9" w:rsidRDefault="009674D4" w:rsidP="00C353FC">
            <w:pPr>
              <w:rPr>
                <w:lang w:val="en-US" w:eastAsia="zh-CN"/>
              </w:rPr>
            </w:pPr>
            <w:r w:rsidRPr="00C747B9">
              <w:rPr>
                <w:lang w:val="en-US" w:eastAsia="zh-CN"/>
              </w:rPr>
              <w:t>bmi</w:t>
            </w:r>
          </w:p>
        </w:tc>
        <w:tc>
          <w:tcPr>
            <w:tcW w:w="0" w:type="auto"/>
            <w:hideMark/>
          </w:tcPr>
          <w:p w14:paraId="56B88724" w14:textId="77777777" w:rsidR="009674D4" w:rsidRPr="00C747B9" w:rsidRDefault="009674D4" w:rsidP="00C353FC">
            <w:pPr>
              <w:rPr>
                <w:lang w:val="en-US" w:eastAsia="zh-CN"/>
              </w:rPr>
            </w:pPr>
            <w:r w:rsidRPr="00C747B9">
              <w:rPr>
                <w:lang w:val="en-US" w:eastAsia="zh-CN"/>
              </w:rPr>
              <w:t>Category</w:t>
            </w:r>
          </w:p>
        </w:tc>
        <w:tc>
          <w:tcPr>
            <w:tcW w:w="3097" w:type="dxa"/>
            <w:hideMark/>
          </w:tcPr>
          <w:p w14:paraId="0025426E" w14:textId="77777777" w:rsidR="009674D4" w:rsidRPr="00C747B9" w:rsidRDefault="009674D4" w:rsidP="00C353FC">
            <w:pPr>
              <w:keepNext/>
              <w:rPr>
                <w:lang w:val="en-US" w:eastAsia="zh-CN"/>
              </w:rPr>
            </w:pPr>
            <w:r w:rsidRPr="00C747B9">
              <w:rPr>
                <w:lang w:val="en-US" w:eastAsia="zh-CN"/>
              </w:rPr>
              <w:t>Phân nhóm BMI</w:t>
            </w:r>
          </w:p>
        </w:tc>
      </w:tr>
    </w:tbl>
    <w:p w14:paraId="1923F0D1" w14:textId="24F84575" w:rsidR="009674D4" w:rsidRDefault="00CB0B21" w:rsidP="00C353FC">
      <w:pPr>
        <w:pStyle w:val="Caption"/>
        <w:jc w:val="center"/>
        <w:rPr>
          <w:color w:val="000000" w:themeColor="text1"/>
          <w:sz w:val="26"/>
          <w:szCs w:val="26"/>
          <w:lang w:val="en-US"/>
        </w:rPr>
      </w:pPr>
      <w:bookmarkStart w:id="56" w:name="_Toc230329669"/>
      <w:r w:rsidRPr="00ED6587">
        <w:rPr>
          <w:color w:val="000000" w:themeColor="text1"/>
          <w:sz w:val="26"/>
          <w:szCs w:val="26"/>
        </w:rPr>
        <w:t xml:space="preserve">Bảng </w:t>
      </w:r>
      <w:r w:rsidRPr="00ED6587">
        <w:rPr>
          <w:color w:val="000000" w:themeColor="text1"/>
          <w:sz w:val="26"/>
          <w:szCs w:val="26"/>
        </w:rPr>
        <w:fldChar w:fldCharType="begin"/>
      </w:r>
      <w:r w:rsidRPr="00ED6587">
        <w:rPr>
          <w:color w:val="000000" w:themeColor="text1"/>
          <w:sz w:val="26"/>
          <w:szCs w:val="26"/>
        </w:rPr>
        <w:instrText xml:space="preserve"> SEQ Table \* ARABIC </w:instrText>
      </w:r>
      <w:r w:rsidRPr="00ED6587">
        <w:rPr>
          <w:color w:val="000000" w:themeColor="text1"/>
          <w:sz w:val="26"/>
          <w:szCs w:val="26"/>
        </w:rPr>
        <w:fldChar w:fldCharType="separate"/>
      </w:r>
      <w:r w:rsidRPr="00ED6587">
        <w:rPr>
          <w:color w:val="000000" w:themeColor="text1"/>
          <w:sz w:val="26"/>
          <w:szCs w:val="26"/>
        </w:rPr>
        <w:t>12</w:t>
      </w:r>
      <w:r w:rsidRPr="00ED6587">
        <w:rPr>
          <w:color w:val="000000" w:themeColor="text1"/>
          <w:sz w:val="26"/>
          <w:szCs w:val="26"/>
        </w:rPr>
        <w:fldChar w:fldCharType="end"/>
      </w:r>
      <w:r w:rsidR="00BA37CA" w:rsidRPr="00ED6587">
        <w:rPr>
          <w:color w:val="000000" w:themeColor="text1"/>
          <w:sz w:val="26"/>
          <w:szCs w:val="26"/>
        </w:rPr>
        <w:t xml:space="preserve">: </w:t>
      </w:r>
      <w:r w:rsidR="00BA37CA" w:rsidRPr="00ED6587">
        <w:rPr>
          <w:color w:val="000000" w:themeColor="text1"/>
          <w:sz w:val="26"/>
          <w:szCs w:val="26"/>
          <w:lang w:val="en-US"/>
        </w:rPr>
        <w:t>Biến chỉ số cơ thể</w:t>
      </w:r>
      <w:bookmarkEnd w:id="56"/>
    </w:p>
    <w:p w14:paraId="592BF164" w14:textId="77777777" w:rsidR="00ED6587" w:rsidRDefault="00ED6587" w:rsidP="00C353FC">
      <w:pPr>
        <w:rPr>
          <w:lang w:val="en-US"/>
        </w:rPr>
      </w:pPr>
    </w:p>
    <w:p w14:paraId="58A662B3" w14:textId="77777777" w:rsidR="00ED6587" w:rsidRDefault="00ED6587" w:rsidP="00C353FC">
      <w:pPr>
        <w:rPr>
          <w:lang w:val="en-US"/>
        </w:rPr>
      </w:pPr>
    </w:p>
    <w:p w14:paraId="6AF16642" w14:textId="77777777" w:rsidR="00ED6587" w:rsidRPr="00ED6587" w:rsidRDefault="00ED6587" w:rsidP="00C353FC">
      <w:pPr>
        <w:rPr>
          <w:lang w:val="en-US"/>
        </w:rPr>
      </w:pPr>
    </w:p>
    <w:tbl>
      <w:tblPr>
        <w:tblStyle w:val="TableGrid"/>
        <w:tblW w:w="9355" w:type="dxa"/>
        <w:tblLook w:val="04A0" w:firstRow="1" w:lastRow="0" w:firstColumn="1" w:lastColumn="0" w:noHBand="0" w:noVBand="1"/>
      </w:tblPr>
      <w:tblGrid>
        <w:gridCol w:w="1618"/>
        <w:gridCol w:w="1556"/>
        <w:gridCol w:w="1544"/>
        <w:gridCol w:w="1542"/>
        <w:gridCol w:w="3095"/>
      </w:tblGrid>
      <w:tr w:rsidR="009674D4" w:rsidRPr="00AD777C" w14:paraId="36BA7D63" w14:textId="77777777">
        <w:tc>
          <w:tcPr>
            <w:tcW w:w="1618" w:type="dxa"/>
          </w:tcPr>
          <w:p w14:paraId="12DA3EFF" w14:textId="77777777" w:rsidR="009674D4" w:rsidRPr="00AD777C" w:rsidRDefault="009674D4" w:rsidP="00C353FC">
            <w:pPr>
              <w:spacing w:line="276" w:lineRule="auto"/>
              <w:rPr>
                <w:b/>
                <w:bCs/>
                <w:i/>
                <w:iCs/>
                <w:lang w:val="en-US"/>
              </w:rPr>
            </w:pPr>
            <w:r w:rsidRPr="00AD777C">
              <w:rPr>
                <w:b/>
                <w:bCs/>
                <w:sz w:val="24"/>
                <w:szCs w:val="24"/>
                <w:lang w:val="en-US" w:eastAsia="zh-CN"/>
              </w:rPr>
              <w:t>Thuộc tính</w:t>
            </w:r>
          </w:p>
        </w:tc>
        <w:tc>
          <w:tcPr>
            <w:tcW w:w="1556" w:type="dxa"/>
          </w:tcPr>
          <w:p w14:paraId="59AF7189" w14:textId="77777777" w:rsidR="009674D4" w:rsidRPr="00AD777C" w:rsidRDefault="009674D4" w:rsidP="00C353FC">
            <w:pPr>
              <w:spacing w:line="276" w:lineRule="auto"/>
              <w:rPr>
                <w:b/>
                <w:bCs/>
                <w:i/>
                <w:iCs/>
                <w:lang w:val="en-US"/>
              </w:rPr>
            </w:pPr>
            <w:r w:rsidRPr="00AD777C">
              <w:rPr>
                <w:b/>
                <w:bCs/>
                <w:sz w:val="24"/>
                <w:szCs w:val="24"/>
                <w:lang w:val="en-US" w:eastAsia="zh-CN"/>
              </w:rPr>
              <w:t>Biến gốc</w:t>
            </w:r>
          </w:p>
        </w:tc>
        <w:tc>
          <w:tcPr>
            <w:tcW w:w="1544" w:type="dxa"/>
          </w:tcPr>
          <w:p w14:paraId="3AA377C0" w14:textId="77777777" w:rsidR="009674D4" w:rsidRPr="00AD777C" w:rsidRDefault="009674D4" w:rsidP="00C353FC">
            <w:pPr>
              <w:spacing w:line="276" w:lineRule="auto"/>
              <w:rPr>
                <w:b/>
                <w:bCs/>
                <w:i/>
                <w:iCs/>
                <w:lang w:val="en-US"/>
              </w:rPr>
            </w:pPr>
            <w:r w:rsidRPr="00AD777C">
              <w:rPr>
                <w:b/>
                <w:bCs/>
                <w:sz w:val="24"/>
                <w:szCs w:val="24"/>
                <w:lang w:val="en-US" w:eastAsia="zh-CN"/>
              </w:rPr>
              <w:t>Kiểu dữ liệu</w:t>
            </w:r>
          </w:p>
        </w:tc>
        <w:tc>
          <w:tcPr>
            <w:tcW w:w="1542" w:type="dxa"/>
          </w:tcPr>
          <w:p w14:paraId="2C35D891" w14:textId="77777777" w:rsidR="009674D4" w:rsidRPr="00AD777C" w:rsidRDefault="009674D4" w:rsidP="00C353FC">
            <w:pPr>
              <w:spacing w:line="276" w:lineRule="auto"/>
              <w:rPr>
                <w:b/>
                <w:bCs/>
                <w:i/>
                <w:iCs/>
                <w:lang w:val="en-US"/>
              </w:rPr>
            </w:pPr>
            <w:r w:rsidRPr="00AD777C">
              <w:rPr>
                <w:b/>
                <w:bCs/>
                <w:sz w:val="24"/>
                <w:szCs w:val="24"/>
                <w:lang w:val="en-US" w:eastAsia="zh-CN"/>
              </w:rPr>
              <w:t>Đơn vị</w:t>
            </w:r>
          </w:p>
        </w:tc>
        <w:tc>
          <w:tcPr>
            <w:tcW w:w="3095" w:type="dxa"/>
          </w:tcPr>
          <w:p w14:paraId="28C20805" w14:textId="77777777" w:rsidR="009674D4" w:rsidRPr="00AD777C" w:rsidRDefault="009674D4" w:rsidP="00C353FC">
            <w:pPr>
              <w:spacing w:line="276" w:lineRule="auto"/>
              <w:rPr>
                <w:b/>
                <w:bCs/>
                <w:i/>
                <w:iCs/>
                <w:lang w:val="en-US"/>
              </w:rPr>
            </w:pPr>
            <w:r w:rsidRPr="00AD777C">
              <w:rPr>
                <w:b/>
                <w:bCs/>
                <w:sz w:val="24"/>
                <w:szCs w:val="24"/>
                <w:lang w:val="en-US" w:eastAsia="zh-CN"/>
              </w:rPr>
              <w:t>Mô tả</w:t>
            </w:r>
          </w:p>
        </w:tc>
      </w:tr>
      <w:tr w:rsidR="009674D4" w:rsidRPr="00AD777C" w14:paraId="5051D2BD" w14:textId="77777777">
        <w:tc>
          <w:tcPr>
            <w:tcW w:w="1618" w:type="dxa"/>
          </w:tcPr>
          <w:p w14:paraId="2B690314" w14:textId="77777777" w:rsidR="009674D4" w:rsidRPr="00AD777C" w:rsidRDefault="009674D4" w:rsidP="00C353FC">
            <w:pPr>
              <w:spacing w:line="276" w:lineRule="auto"/>
              <w:rPr>
                <w:b/>
                <w:bCs/>
                <w:i/>
                <w:iCs/>
                <w:lang w:val="en-US"/>
              </w:rPr>
            </w:pPr>
            <w:r w:rsidRPr="00AD777C">
              <w:rPr>
                <w:sz w:val="24"/>
                <w:szCs w:val="24"/>
                <w:lang w:val="en-US" w:eastAsia="zh-CN"/>
              </w:rPr>
              <w:t>energy_kcal</w:t>
            </w:r>
          </w:p>
        </w:tc>
        <w:tc>
          <w:tcPr>
            <w:tcW w:w="1556" w:type="dxa"/>
          </w:tcPr>
          <w:p w14:paraId="76A7CE02" w14:textId="77777777" w:rsidR="009674D4" w:rsidRPr="00AD777C" w:rsidRDefault="009674D4" w:rsidP="00C353FC">
            <w:pPr>
              <w:spacing w:line="276" w:lineRule="auto"/>
              <w:rPr>
                <w:b/>
                <w:bCs/>
                <w:i/>
                <w:iCs/>
                <w:lang w:val="en-US"/>
              </w:rPr>
            </w:pPr>
            <w:r w:rsidRPr="00AD777C">
              <w:rPr>
                <w:sz w:val="24"/>
                <w:szCs w:val="24"/>
                <w:lang w:val="en-US" w:eastAsia="zh-CN"/>
              </w:rPr>
              <w:t>DR1TKCAL</w:t>
            </w:r>
          </w:p>
        </w:tc>
        <w:tc>
          <w:tcPr>
            <w:tcW w:w="1544" w:type="dxa"/>
          </w:tcPr>
          <w:p w14:paraId="1E972853" w14:textId="77777777" w:rsidR="009674D4" w:rsidRPr="00AD777C" w:rsidRDefault="009674D4" w:rsidP="00C353FC">
            <w:pPr>
              <w:spacing w:line="276" w:lineRule="auto"/>
              <w:rPr>
                <w:lang w:val="en-US"/>
              </w:rPr>
            </w:pPr>
            <w:r w:rsidRPr="00AD777C">
              <w:rPr>
                <w:lang w:val="en-US"/>
              </w:rPr>
              <w:t>Float</w:t>
            </w:r>
          </w:p>
        </w:tc>
        <w:tc>
          <w:tcPr>
            <w:tcW w:w="1542" w:type="dxa"/>
          </w:tcPr>
          <w:p w14:paraId="27F2CCE6" w14:textId="77777777" w:rsidR="009674D4" w:rsidRPr="00AD777C" w:rsidRDefault="009674D4" w:rsidP="00C353FC">
            <w:pPr>
              <w:spacing w:line="276" w:lineRule="auto"/>
              <w:rPr>
                <w:lang w:val="en-US"/>
              </w:rPr>
            </w:pPr>
            <w:r w:rsidRPr="00AD777C">
              <w:rPr>
                <w:lang w:val="en-US"/>
              </w:rPr>
              <w:t>kcal</w:t>
            </w:r>
          </w:p>
        </w:tc>
        <w:tc>
          <w:tcPr>
            <w:tcW w:w="3095" w:type="dxa"/>
          </w:tcPr>
          <w:p w14:paraId="28AB57BE" w14:textId="77777777" w:rsidR="009674D4" w:rsidRPr="00AD777C" w:rsidRDefault="009674D4" w:rsidP="00C353FC">
            <w:pPr>
              <w:spacing w:line="276" w:lineRule="auto"/>
              <w:rPr>
                <w:b/>
                <w:bCs/>
                <w:i/>
                <w:iCs/>
                <w:lang w:val="en-US"/>
              </w:rPr>
            </w:pPr>
            <w:r w:rsidRPr="00AD777C">
              <w:rPr>
                <w:sz w:val="24"/>
                <w:szCs w:val="24"/>
                <w:lang w:val="en-US" w:eastAsia="zh-CN"/>
              </w:rPr>
              <w:t>Tổng năng lượng tiêu thụ</w:t>
            </w:r>
          </w:p>
        </w:tc>
      </w:tr>
      <w:tr w:rsidR="009674D4" w:rsidRPr="00AD777C" w14:paraId="3CDC6B1E" w14:textId="77777777">
        <w:tc>
          <w:tcPr>
            <w:tcW w:w="1618" w:type="dxa"/>
          </w:tcPr>
          <w:p w14:paraId="6E0E77C5" w14:textId="77777777" w:rsidR="009674D4" w:rsidRPr="00AD777C" w:rsidRDefault="009674D4" w:rsidP="00C353FC">
            <w:pPr>
              <w:spacing w:line="276" w:lineRule="auto"/>
              <w:rPr>
                <w:b/>
                <w:bCs/>
                <w:i/>
                <w:iCs/>
                <w:lang w:val="en-US"/>
              </w:rPr>
            </w:pPr>
            <w:r w:rsidRPr="00AD777C">
              <w:rPr>
                <w:sz w:val="24"/>
                <w:szCs w:val="24"/>
                <w:lang w:val="en-US" w:eastAsia="zh-CN"/>
              </w:rPr>
              <w:t>protein_g</w:t>
            </w:r>
          </w:p>
        </w:tc>
        <w:tc>
          <w:tcPr>
            <w:tcW w:w="1556" w:type="dxa"/>
          </w:tcPr>
          <w:p w14:paraId="3C15BBF9" w14:textId="77777777" w:rsidR="009674D4" w:rsidRPr="00AD777C" w:rsidRDefault="009674D4" w:rsidP="00C353FC">
            <w:pPr>
              <w:spacing w:line="276" w:lineRule="auto"/>
              <w:rPr>
                <w:b/>
                <w:bCs/>
                <w:i/>
                <w:iCs/>
                <w:lang w:val="en-US"/>
              </w:rPr>
            </w:pPr>
            <w:r w:rsidRPr="00AD777C">
              <w:rPr>
                <w:sz w:val="24"/>
                <w:szCs w:val="24"/>
                <w:lang w:val="en-US" w:eastAsia="zh-CN"/>
              </w:rPr>
              <w:t>DR1TPROT</w:t>
            </w:r>
          </w:p>
        </w:tc>
        <w:tc>
          <w:tcPr>
            <w:tcW w:w="1544" w:type="dxa"/>
          </w:tcPr>
          <w:p w14:paraId="28D91F97" w14:textId="77777777" w:rsidR="009674D4" w:rsidRPr="00AD777C" w:rsidRDefault="009674D4" w:rsidP="00C353FC">
            <w:pPr>
              <w:spacing w:line="276" w:lineRule="auto"/>
              <w:rPr>
                <w:b/>
                <w:bCs/>
                <w:i/>
                <w:iCs/>
                <w:lang w:val="en-US"/>
              </w:rPr>
            </w:pPr>
            <w:r w:rsidRPr="00AD777C">
              <w:rPr>
                <w:lang w:val="en-US"/>
              </w:rPr>
              <w:t>Float</w:t>
            </w:r>
          </w:p>
        </w:tc>
        <w:tc>
          <w:tcPr>
            <w:tcW w:w="1542" w:type="dxa"/>
          </w:tcPr>
          <w:p w14:paraId="2C9DBF6B" w14:textId="77777777" w:rsidR="009674D4" w:rsidRPr="00AD777C" w:rsidRDefault="009674D4" w:rsidP="00C353FC">
            <w:pPr>
              <w:spacing w:line="276" w:lineRule="auto"/>
              <w:rPr>
                <w:lang w:val="en-US"/>
              </w:rPr>
            </w:pPr>
            <w:r w:rsidRPr="00AD777C">
              <w:rPr>
                <w:lang w:val="en-US"/>
              </w:rPr>
              <w:t>g</w:t>
            </w:r>
          </w:p>
        </w:tc>
        <w:tc>
          <w:tcPr>
            <w:tcW w:w="3095" w:type="dxa"/>
          </w:tcPr>
          <w:p w14:paraId="3AC5445D" w14:textId="77777777" w:rsidR="009674D4" w:rsidRPr="00AD777C" w:rsidRDefault="009674D4" w:rsidP="00C353FC">
            <w:pPr>
              <w:spacing w:line="276" w:lineRule="auto"/>
              <w:rPr>
                <w:b/>
                <w:bCs/>
                <w:i/>
                <w:iCs/>
                <w:lang w:val="en-US"/>
              </w:rPr>
            </w:pPr>
            <w:r w:rsidRPr="00AD777C">
              <w:rPr>
                <w:sz w:val="24"/>
                <w:szCs w:val="24"/>
                <w:lang w:val="en-US" w:eastAsia="zh-CN"/>
              </w:rPr>
              <w:t>Lượng protein</w:t>
            </w:r>
          </w:p>
        </w:tc>
      </w:tr>
      <w:tr w:rsidR="009674D4" w:rsidRPr="00AD777C" w14:paraId="4D208720" w14:textId="77777777">
        <w:tc>
          <w:tcPr>
            <w:tcW w:w="1618" w:type="dxa"/>
          </w:tcPr>
          <w:p w14:paraId="6F0634BD" w14:textId="77777777" w:rsidR="009674D4" w:rsidRPr="00AD777C" w:rsidRDefault="009674D4" w:rsidP="00C353FC">
            <w:pPr>
              <w:spacing w:line="276" w:lineRule="auto"/>
              <w:rPr>
                <w:b/>
                <w:bCs/>
                <w:i/>
                <w:iCs/>
                <w:lang w:val="en-US"/>
              </w:rPr>
            </w:pPr>
            <w:r w:rsidRPr="00AD777C">
              <w:rPr>
                <w:sz w:val="24"/>
                <w:szCs w:val="24"/>
                <w:lang w:val="en-US" w:eastAsia="zh-CN"/>
              </w:rPr>
              <w:t>carb_g</w:t>
            </w:r>
          </w:p>
        </w:tc>
        <w:tc>
          <w:tcPr>
            <w:tcW w:w="1556" w:type="dxa"/>
          </w:tcPr>
          <w:p w14:paraId="5C222481" w14:textId="77777777" w:rsidR="009674D4" w:rsidRPr="00AD777C" w:rsidRDefault="009674D4" w:rsidP="00C353FC">
            <w:pPr>
              <w:spacing w:line="276" w:lineRule="auto"/>
              <w:rPr>
                <w:b/>
                <w:bCs/>
                <w:i/>
                <w:iCs/>
                <w:lang w:val="en-US"/>
              </w:rPr>
            </w:pPr>
            <w:r w:rsidRPr="00AD777C">
              <w:rPr>
                <w:sz w:val="24"/>
                <w:szCs w:val="24"/>
                <w:lang w:val="en-US" w:eastAsia="zh-CN"/>
              </w:rPr>
              <w:t>DR1TCARB</w:t>
            </w:r>
          </w:p>
        </w:tc>
        <w:tc>
          <w:tcPr>
            <w:tcW w:w="1544" w:type="dxa"/>
          </w:tcPr>
          <w:p w14:paraId="24DF4DCB" w14:textId="77777777" w:rsidR="009674D4" w:rsidRPr="00AD777C" w:rsidRDefault="009674D4" w:rsidP="00C353FC">
            <w:pPr>
              <w:spacing w:line="276" w:lineRule="auto"/>
              <w:rPr>
                <w:b/>
                <w:bCs/>
                <w:i/>
                <w:iCs/>
                <w:lang w:val="en-US"/>
              </w:rPr>
            </w:pPr>
            <w:r w:rsidRPr="00AD777C">
              <w:rPr>
                <w:lang w:val="en-US"/>
              </w:rPr>
              <w:t>Float</w:t>
            </w:r>
          </w:p>
        </w:tc>
        <w:tc>
          <w:tcPr>
            <w:tcW w:w="1542" w:type="dxa"/>
          </w:tcPr>
          <w:p w14:paraId="25B831ED" w14:textId="77777777" w:rsidR="009674D4" w:rsidRPr="00AD777C" w:rsidRDefault="009674D4" w:rsidP="00C353FC">
            <w:pPr>
              <w:spacing w:line="276" w:lineRule="auto"/>
              <w:rPr>
                <w:lang w:val="en-US"/>
              </w:rPr>
            </w:pPr>
            <w:r w:rsidRPr="00AD777C">
              <w:rPr>
                <w:lang w:val="en-US"/>
              </w:rPr>
              <w:t>g</w:t>
            </w:r>
          </w:p>
        </w:tc>
        <w:tc>
          <w:tcPr>
            <w:tcW w:w="3095" w:type="dxa"/>
          </w:tcPr>
          <w:p w14:paraId="26600806" w14:textId="77777777" w:rsidR="009674D4" w:rsidRPr="00AD777C" w:rsidRDefault="009674D4" w:rsidP="00C353FC">
            <w:pPr>
              <w:spacing w:line="276" w:lineRule="auto"/>
              <w:rPr>
                <w:b/>
                <w:bCs/>
                <w:i/>
                <w:iCs/>
                <w:lang w:val="en-US"/>
              </w:rPr>
            </w:pPr>
            <w:r w:rsidRPr="00AD777C">
              <w:rPr>
                <w:sz w:val="24"/>
                <w:szCs w:val="24"/>
                <w:lang w:val="en-US" w:eastAsia="zh-CN"/>
              </w:rPr>
              <w:t>Carbohydrate</w:t>
            </w:r>
          </w:p>
        </w:tc>
      </w:tr>
      <w:tr w:rsidR="009674D4" w:rsidRPr="00AD777C" w14:paraId="79295D12" w14:textId="77777777">
        <w:tc>
          <w:tcPr>
            <w:tcW w:w="1618" w:type="dxa"/>
          </w:tcPr>
          <w:p w14:paraId="73ECB242" w14:textId="77777777" w:rsidR="009674D4" w:rsidRPr="00AD777C" w:rsidRDefault="009674D4" w:rsidP="00C353FC">
            <w:pPr>
              <w:spacing w:line="276" w:lineRule="auto"/>
              <w:rPr>
                <w:b/>
                <w:bCs/>
                <w:i/>
                <w:iCs/>
                <w:lang w:val="en-US"/>
              </w:rPr>
            </w:pPr>
            <w:r w:rsidRPr="00AD777C">
              <w:rPr>
                <w:sz w:val="24"/>
                <w:szCs w:val="24"/>
                <w:lang w:val="en-US" w:eastAsia="zh-CN"/>
              </w:rPr>
              <w:t>sugar_g</w:t>
            </w:r>
          </w:p>
        </w:tc>
        <w:tc>
          <w:tcPr>
            <w:tcW w:w="1556" w:type="dxa"/>
          </w:tcPr>
          <w:p w14:paraId="5A7F93CC" w14:textId="77777777" w:rsidR="009674D4" w:rsidRPr="00AD777C" w:rsidRDefault="009674D4" w:rsidP="00C353FC">
            <w:pPr>
              <w:spacing w:line="276" w:lineRule="auto"/>
              <w:rPr>
                <w:b/>
                <w:bCs/>
                <w:i/>
                <w:iCs/>
                <w:lang w:val="en-US"/>
              </w:rPr>
            </w:pPr>
            <w:r w:rsidRPr="00AD777C">
              <w:rPr>
                <w:sz w:val="24"/>
                <w:szCs w:val="24"/>
                <w:lang w:val="en-US" w:eastAsia="zh-CN"/>
              </w:rPr>
              <w:t>DR1TSUGR</w:t>
            </w:r>
          </w:p>
        </w:tc>
        <w:tc>
          <w:tcPr>
            <w:tcW w:w="1544" w:type="dxa"/>
          </w:tcPr>
          <w:p w14:paraId="6B55E2D5" w14:textId="77777777" w:rsidR="009674D4" w:rsidRPr="00AD777C" w:rsidRDefault="009674D4" w:rsidP="00C353FC">
            <w:pPr>
              <w:spacing w:line="276" w:lineRule="auto"/>
              <w:rPr>
                <w:b/>
                <w:bCs/>
                <w:i/>
                <w:iCs/>
                <w:lang w:val="en-US"/>
              </w:rPr>
            </w:pPr>
            <w:r w:rsidRPr="00AD777C">
              <w:rPr>
                <w:lang w:val="en-US"/>
              </w:rPr>
              <w:t>Float</w:t>
            </w:r>
          </w:p>
        </w:tc>
        <w:tc>
          <w:tcPr>
            <w:tcW w:w="1542" w:type="dxa"/>
          </w:tcPr>
          <w:p w14:paraId="58EBEA88" w14:textId="77777777" w:rsidR="009674D4" w:rsidRPr="00AD777C" w:rsidRDefault="009674D4" w:rsidP="00C353FC">
            <w:pPr>
              <w:spacing w:line="276" w:lineRule="auto"/>
              <w:rPr>
                <w:lang w:val="en-US"/>
              </w:rPr>
            </w:pPr>
            <w:r w:rsidRPr="00AD777C">
              <w:rPr>
                <w:lang w:val="en-US"/>
              </w:rPr>
              <w:t>g</w:t>
            </w:r>
          </w:p>
        </w:tc>
        <w:tc>
          <w:tcPr>
            <w:tcW w:w="3095" w:type="dxa"/>
          </w:tcPr>
          <w:p w14:paraId="6D9145A3" w14:textId="77777777" w:rsidR="009674D4" w:rsidRPr="00AD777C" w:rsidRDefault="009674D4" w:rsidP="00C353FC">
            <w:pPr>
              <w:spacing w:line="276" w:lineRule="auto"/>
              <w:rPr>
                <w:b/>
                <w:bCs/>
                <w:i/>
                <w:iCs/>
                <w:lang w:val="en-US"/>
              </w:rPr>
            </w:pPr>
            <w:r w:rsidRPr="00AD777C">
              <w:rPr>
                <w:sz w:val="24"/>
                <w:szCs w:val="24"/>
                <w:lang w:val="en-US" w:eastAsia="zh-CN"/>
              </w:rPr>
              <w:t>Đường tiêu thụ</w:t>
            </w:r>
          </w:p>
        </w:tc>
      </w:tr>
      <w:tr w:rsidR="009674D4" w:rsidRPr="00AD777C" w14:paraId="4D8C8903" w14:textId="77777777">
        <w:tc>
          <w:tcPr>
            <w:tcW w:w="1618" w:type="dxa"/>
          </w:tcPr>
          <w:p w14:paraId="42E47A3E" w14:textId="77777777" w:rsidR="009674D4" w:rsidRPr="00AD777C" w:rsidRDefault="009674D4" w:rsidP="00C353FC">
            <w:pPr>
              <w:spacing w:line="276" w:lineRule="auto"/>
              <w:rPr>
                <w:b/>
                <w:bCs/>
                <w:i/>
                <w:iCs/>
                <w:lang w:val="en-US"/>
              </w:rPr>
            </w:pPr>
            <w:r w:rsidRPr="00AD777C">
              <w:rPr>
                <w:sz w:val="24"/>
                <w:szCs w:val="24"/>
                <w:lang w:val="en-US" w:eastAsia="zh-CN"/>
              </w:rPr>
              <w:t>fat_g</w:t>
            </w:r>
          </w:p>
        </w:tc>
        <w:tc>
          <w:tcPr>
            <w:tcW w:w="1556" w:type="dxa"/>
          </w:tcPr>
          <w:p w14:paraId="52327C5B" w14:textId="77777777" w:rsidR="009674D4" w:rsidRPr="00AD777C" w:rsidRDefault="009674D4" w:rsidP="00C353FC">
            <w:pPr>
              <w:spacing w:line="276" w:lineRule="auto"/>
              <w:rPr>
                <w:b/>
                <w:bCs/>
                <w:i/>
                <w:iCs/>
                <w:lang w:val="en-US"/>
              </w:rPr>
            </w:pPr>
            <w:r w:rsidRPr="00AD777C">
              <w:rPr>
                <w:sz w:val="24"/>
                <w:szCs w:val="24"/>
                <w:lang w:val="en-US" w:eastAsia="zh-CN"/>
              </w:rPr>
              <w:t>DR1TTFAT</w:t>
            </w:r>
          </w:p>
        </w:tc>
        <w:tc>
          <w:tcPr>
            <w:tcW w:w="1544" w:type="dxa"/>
          </w:tcPr>
          <w:p w14:paraId="75D9951C" w14:textId="77777777" w:rsidR="009674D4" w:rsidRPr="00AD777C" w:rsidRDefault="009674D4" w:rsidP="00C353FC">
            <w:pPr>
              <w:spacing w:line="276" w:lineRule="auto"/>
              <w:rPr>
                <w:b/>
                <w:bCs/>
                <w:i/>
                <w:iCs/>
                <w:lang w:val="en-US"/>
              </w:rPr>
            </w:pPr>
            <w:r w:rsidRPr="00AD777C">
              <w:rPr>
                <w:lang w:val="en-US"/>
              </w:rPr>
              <w:t>Float</w:t>
            </w:r>
          </w:p>
        </w:tc>
        <w:tc>
          <w:tcPr>
            <w:tcW w:w="1542" w:type="dxa"/>
          </w:tcPr>
          <w:p w14:paraId="373A3C26" w14:textId="77777777" w:rsidR="009674D4" w:rsidRPr="00AD777C" w:rsidRDefault="009674D4" w:rsidP="00C353FC">
            <w:pPr>
              <w:spacing w:line="276" w:lineRule="auto"/>
              <w:rPr>
                <w:lang w:val="en-US"/>
              </w:rPr>
            </w:pPr>
            <w:r w:rsidRPr="00AD777C">
              <w:rPr>
                <w:lang w:val="en-US"/>
              </w:rPr>
              <w:t>g</w:t>
            </w:r>
          </w:p>
        </w:tc>
        <w:tc>
          <w:tcPr>
            <w:tcW w:w="3095" w:type="dxa"/>
          </w:tcPr>
          <w:p w14:paraId="502243B6" w14:textId="77777777" w:rsidR="009674D4" w:rsidRPr="00AD777C" w:rsidRDefault="009674D4" w:rsidP="00C353FC">
            <w:pPr>
              <w:spacing w:line="276" w:lineRule="auto"/>
              <w:rPr>
                <w:b/>
                <w:bCs/>
                <w:i/>
                <w:iCs/>
                <w:lang w:val="en-US"/>
              </w:rPr>
            </w:pPr>
            <w:r w:rsidRPr="00AD777C">
              <w:rPr>
                <w:sz w:val="24"/>
                <w:szCs w:val="24"/>
                <w:lang w:val="en-US" w:eastAsia="zh-CN"/>
              </w:rPr>
              <w:t>Tổng chất béo</w:t>
            </w:r>
          </w:p>
        </w:tc>
      </w:tr>
      <w:tr w:rsidR="009674D4" w:rsidRPr="00AD777C" w14:paraId="47039B66" w14:textId="77777777">
        <w:tc>
          <w:tcPr>
            <w:tcW w:w="1618" w:type="dxa"/>
          </w:tcPr>
          <w:p w14:paraId="23712783" w14:textId="77777777" w:rsidR="009674D4" w:rsidRPr="00AD777C" w:rsidRDefault="009674D4" w:rsidP="00C353FC">
            <w:pPr>
              <w:spacing w:line="276" w:lineRule="auto"/>
              <w:rPr>
                <w:sz w:val="24"/>
                <w:szCs w:val="24"/>
                <w:lang w:val="en-US" w:eastAsia="zh-CN"/>
              </w:rPr>
            </w:pPr>
            <w:r w:rsidRPr="00AD777C">
              <w:rPr>
                <w:sz w:val="24"/>
                <w:szCs w:val="24"/>
                <w:lang w:val="en-US" w:eastAsia="zh-CN"/>
              </w:rPr>
              <w:lastRenderedPageBreak/>
              <w:t>sodium_mg</w:t>
            </w:r>
          </w:p>
        </w:tc>
        <w:tc>
          <w:tcPr>
            <w:tcW w:w="1556" w:type="dxa"/>
          </w:tcPr>
          <w:p w14:paraId="470583E3" w14:textId="77777777" w:rsidR="009674D4" w:rsidRPr="00AD777C" w:rsidRDefault="009674D4" w:rsidP="00C353FC">
            <w:pPr>
              <w:spacing w:line="276" w:lineRule="auto"/>
              <w:rPr>
                <w:sz w:val="24"/>
                <w:szCs w:val="24"/>
                <w:lang w:val="en-US" w:eastAsia="zh-CN"/>
              </w:rPr>
            </w:pPr>
            <w:r w:rsidRPr="00AD777C">
              <w:rPr>
                <w:sz w:val="24"/>
                <w:szCs w:val="24"/>
                <w:lang w:val="en-US" w:eastAsia="zh-CN"/>
              </w:rPr>
              <w:t>DR1TSODI</w:t>
            </w:r>
          </w:p>
        </w:tc>
        <w:tc>
          <w:tcPr>
            <w:tcW w:w="1544" w:type="dxa"/>
          </w:tcPr>
          <w:p w14:paraId="39A17741" w14:textId="77777777" w:rsidR="009674D4" w:rsidRPr="00AD777C" w:rsidRDefault="009674D4" w:rsidP="00C353FC">
            <w:pPr>
              <w:spacing w:line="276" w:lineRule="auto"/>
              <w:rPr>
                <w:b/>
                <w:bCs/>
                <w:i/>
                <w:iCs/>
                <w:lang w:val="en-US"/>
              </w:rPr>
            </w:pPr>
            <w:r w:rsidRPr="00AD777C">
              <w:rPr>
                <w:lang w:val="en-US"/>
              </w:rPr>
              <w:t>Float</w:t>
            </w:r>
          </w:p>
        </w:tc>
        <w:tc>
          <w:tcPr>
            <w:tcW w:w="1542" w:type="dxa"/>
          </w:tcPr>
          <w:p w14:paraId="0268BFA6" w14:textId="77777777" w:rsidR="009674D4" w:rsidRPr="00AD777C" w:rsidRDefault="009674D4" w:rsidP="00C353FC">
            <w:pPr>
              <w:spacing w:line="276" w:lineRule="auto"/>
              <w:rPr>
                <w:lang w:val="en-US"/>
              </w:rPr>
            </w:pPr>
            <w:r w:rsidRPr="00AD777C">
              <w:rPr>
                <w:lang w:val="en-US"/>
              </w:rPr>
              <w:t>mg</w:t>
            </w:r>
          </w:p>
        </w:tc>
        <w:tc>
          <w:tcPr>
            <w:tcW w:w="3095" w:type="dxa"/>
          </w:tcPr>
          <w:p w14:paraId="078CFE47" w14:textId="77777777" w:rsidR="009674D4" w:rsidRPr="00AD777C" w:rsidRDefault="009674D4" w:rsidP="00C353FC">
            <w:pPr>
              <w:spacing w:line="276" w:lineRule="auto"/>
              <w:rPr>
                <w:sz w:val="24"/>
                <w:szCs w:val="24"/>
                <w:lang w:val="en-US" w:eastAsia="zh-CN"/>
              </w:rPr>
            </w:pPr>
            <w:r w:rsidRPr="00AD777C">
              <w:rPr>
                <w:sz w:val="24"/>
                <w:szCs w:val="24"/>
                <w:lang w:val="en-US" w:eastAsia="zh-CN"/>
              </w:rPr>
              <w:t>Natri tiêu thụ</w:t>
            </w:r>
          </w:p>
        </w:tc>
      </w:tr>
      <w:tr w:rsidR="009674D4" w:rsidRPr="00AD777C" w14:paraId="412D237A" w14:textId="77777777">
        <w:tc>
          <w:tcPr>
            <w:tcW w:w="1618" w:type="dxa"/>
          </w:tcPr>
          <w:p w14:paraId="706D6BF6" w14:textId="77777777" w:rsidR="009674D4" w:rsidRPr="00AD777C" w:rsidRDefault="009674D4" w:rsidP="00C353FC">
            <w:pPr>
              <w:spacing w:line="276" w:lineRule="auto"/>
              <w:rPr>
                <w:sz w:val="24"/>
                <w:szCs w:val="24"/>
                <w:lang w:val="en-US" w:eastAsia="zh-CN"/>
              </w:rPr>
            </w:pPr>
            <w:r w:rsidRPr="00AD777C">
              <w:rPr>
                <w:sz w:val="24"/>
                <w:szCs w:val="24"/>
                <w:lang w:val="en-US" w:eastAsia="zh-CN"/>
              </w:rPr>
              <w:t>potassium_mg</w:t>
            </w:r>
          </w:p>
        </w:tc>
        <w:tc>
          <w:tcPr>
            <w:tcW w:w="1556" w:type="dxa"/>
          </w:tcPr>
          <w:p w14:paraId="30D3BE12" w14:textId="77777777" w:rsidR="009674D4" w:rsidRPr="00AD777C" w:rsidRDefault="009674D4" w:rsidP="00C353FC">
            <w:pPr>
              <w:spacing w:line="276" w:lineRule="auto"/>
              <w:rPr>
                <w:sz w:val="24"/>
                <w:szCs w:val="24"/>
                <w:lang w:val="en-US" w:eastAsia="zh-CN"/>
              </w:rPr>
            </w:pPr>
            <w:r w:rsidRPr="00AD777C">
              <w:rPr>
                <w:sz w:val="24"/>
                <w:szCs w:val="24"/>
                <w:lang w:val="en-US" w:eastAsia="zh-CN"/>
              </w:rPr>
              <w:t>DR1TPOTA</w:t>
            </w:r>
          </w:p>
        </w:tc>
        <w:tc>
          <w:tcPr>
            <w:tcW w:w="1544" w:type="dxa"/>
          </w:tcPr>
          <w:p w14:paraId="462F7C33" w14:textId="77777777" w:rsidR="009674D4" w:rsidRPr="00AD777C" w:rsidRDefault="009674D4" w:rsidP="00C353FC">
            <w:pPr>
              <w:spacing w:line="276" w:lineRule="auto"/>
              <w:rPr>
                <w:b/>
                <w:bCs/>
                <w:i/>
                <w:iCs/>
                <w:lang w:val="en-US"/>
              </w:rPr>
            </w:pPr>
            <w:r w:rsidRPr="00AD777C">
              <w:rPr>
                <w:lang w:val="en-US"/>
              </w:rPr>
              <w:t>Float</w:t>
            </w:r>
          </w:p>
        </w:tc>
        <w:tc>
          <w:tcPr>
            <w:tcW w:w="1542" w:type="dxa"/>
          </w:tcPr>
          <w:p w14:paraId="26BC8B31" w14:textId="77777777" w:rsidR="009674D4" w:rsidRPr="00AD777C" w:rsidRDefault="009674D4" w:rsidP="00C353FC">
            <w:pPr>
              <w:spacing w:line="276" w:lineRule="auto"/>
              <w:rPr>
                <w:lang w:val="en-US"/>
              </w:rPr>
            </w:pPr>
            <w:r w:rsidRPr="00AD777C">
              <w:rPr>
                <w:lang w:val="en-US"/>
              </w:rPr>
              <w:t>mg</w:t>
            </w:r>
          </w:p>
        </w:tc>
        <w:tc>
          <w:tcPr>
            <w:tcW w:w="3095" w:type="dxa"/>
          </w:tcPr>
          <w:p w14:paraId="2A34A866" w14:textId="77777777" w:rsidR="009674D4" w:rsidRPr="00AD777C" w:rsidRDefault="009674D4" w:rsidP="00C353FC">
            <w:pPr>
              <w:spacing w:line="276" w:lineRule="auto"/>
              <w:rPr>
                <w:sz w:val="24"/>
                <w:szCs w:val="24"/>
                <w:lang w:val="en-US" w:eastAsia="zh-CN"/>
              </w:rPr>
            </w:pPr>
            <w:r w:rsidRPr="00AD777C">
              <w:rPr>
                <w:sz w:val="24"/>
                <w:szCs w:val="24"/>
                <w:lang w:val="en-US" w:eastAsia="zh-CN"/>
              </w:rPr>
              <w:t>Kali tiêu thụ</w:t>
            </w:r>
          </w:p>
        </w:tc>
      </w:tr>
      <w:tr w:rsidR="009674D4" w:rsidRPr="00AD777C" w14:paraId="6EA199B8" w14:textId="77777777">
        <w:tc>
          <w:tcPr>
            <w:tcW w:w="1618" w:type="dxa"/>
          </w:tcPr>
          <w:p w14:paraId="7BB6D1AA" w14:textId="77777777" w:rsidR="009674D4" w:rsidRPr="00AD777C" w:rsidRDefault="009674D4" w:rsidP="00C353FC">
            <w:pPr>
              <w:spacing w:line="276" w:lineRule="auto"/>
              <w:rPr>
                <w:sz w:val="24"/>
                <w:szCs w:val="24"/>
                <w:lang w:val="en-US" w:eastAsia="zh-CN"/>
              </w:rPr>
            </w:pPr>
            <w:r w:rsidRPr="00AD777C">
              <w:rPr>
                <w:sz w:val="24"/>
                <w:szCs w:val="24"/>
                <w:lang w:val="en-US" w:eastAsia="zh-CN"/>
              </w:rPr>
              <w:t>alcohol_g</w:t>
            </w:r>
          </w:p>
        </w:tc>
        <w:tc>
          <w:tcPr>
            <w:tcW w:w="1556" w:type="dxa"/>
          </w:tcPr>
          <w:p w14:paraId="2F965880" w14:textId="77777777" w:rsidR="009674D4" w:rsidRPr="00AD777C" w:rsidRDefault="009674D4" w:rsidP="00C353FC">
            <w:pPr>
              <w:spacing w:line="276" w:lineRule="auto"/>
              <w:rPr>
                <w:sz w:val="24"/>
                <w:szCs w:val="24"/>
                <w:lang w:val="en-US" w:eastAsia="zh-CN"/>
              </w:rPr>
            </w:pPr>
            <w:r w:rsidRPr="00AD777C">
              <w:rPr>
                <w:sz w:val="24"/>
                <w:szCs w:val="24"/>
                <w:lang w:val="en-US" w:eastAsia="zh-CN"/>
              </w:rPr>
              <w:t>DR1TALCO</w:t>
            </w:r>
          </w:p>
        </w:tc>
        <w:tc>
          <w:tcPr>
            <w:tcW w:w="1544" w:type="dxa"/>
          </w:tcPr>
          <w:p w14:paraId="35CDF626" w14:textId="77777777" w:rsidR="009674D4" w:rsidRPr="00AD777C" w:rsidRDefault="009674D4" w:rsidP="00C353FC">
            <w:pPr>
              <w:spacing w:line="276" w:lineRule="auto"/>
              <w:rPr>
                <w:b/>
                <w:bCs/>
                <w:i/>
                <w:iCs/>
                <w:lang w:val="en-US"/>
              </w:rPr>
            </w:pPr>
            <w:r w:rsidRPr="00AD777C">
              <w:rPr>
                <w:lang w:val="en-US"/>
              </w:rPr>
              <w:t>Float</w:t>
            </w:r>
          </w:p>
        </w:tc>
        <w:tc>
          <w:tcPr>
            <w:tcW w:w="1542" w:type="dxa"/>
          </w:tcPr>
          <w:p w14:paraId="3968ECDE" w14:textId="77777777" w:rsidR="009674D4" w:rsidRPr="00AD777C" w:rsidRDefault="009674D4" w:rsidP="00C353FC">
            <w:pPr>
              <w:spacing w:line="276" w:lineRule="auto"/>
              <w:rPr>
                <w:lang w:val="en-US"/>
              </w:rPr>
            </w:pPr>
            <w:r w:rsidRPr="00AD777C">
              <w:rPr>
                <w:lang w:val="en-US"/>
              </w:rPr>
              <w:t>g</w:t>
            </w:r>
          </w:p>
        </w:tc>
        <w:tc>
          <w:tcPr>
            <w:tcW w:w="3095" w:type="dxa"/>
          </w:tcPr>
          <w:p w14:paraId="0953CB0E" w14:textId="77777777" w:rsidR="009674D4" w:rsidRPr="00AD777C" w:rsidRDefault="009674D4" w:rsidP="00C353FC">
            <w:pPr>
              <w:spacing w:line="276" w:lineRule="auto"/>
              <w:rPr>
                <w:sz w:val="24"/>
                <w:szCs w:val="24"/>
                <w:lang w:val="en-US" w:eastAsia="zh-CN"/>
              </w:rPr>
            </w:pPr>
            <w:r w:rsidRPr="00AD777C">
              <w:rPr>
                <w:sz w:val="24"/>
                <w:szCs w:val="24"/>
                <w:lang w:val="en-US" w:eastAsia="zh-CN"/>
              </w:rPr>
              <w:t>Lượng cồn</w:t>
            </w:r>
          </w:p>
        </w:tc>
      </w:tr>
      <w:tr w:rsidR="009674D4" w:rsidRPr="00AD777C" w14:paraId="61C43DD0" w14:textId="77777777">
        <w:tc>
          <w:tcPr>
            <w:tcW w:w="1618" w:type="dxa"/>
          </w:tcPr>
          <w:p w14:paraId="48932C8B" w14:textId="77777777" w:rsidR="009674D4" w:rsidRPr="00AD777C" w:rsidRDefault="009674D4" w:rsidP="00C353FC">
            <w:pPr>
              <w:spacing w:line="276" w:lineRule="auto"/>
              <w:rPr>
                <w:sz w:val="24"/>
                <w:szCs w:val="24"/>
                <w:lang w:val="en-US" w:eastAsia="zh-CN"/>
              </w:rPr>
            </w:pPr>
            <w:r w:rsidRPr="00AD777C">
              <w:rPr>
                <w:sz w:val="24"/>
                <w:szCs w:val="24"/>
                <w:lang w:val="en-US" w:eastAsia="zh-CN"/>
              </w:rPr>
              <w:t>fiber_g</w:t>
            </w:r>
          </w:p>
        </w:tc>
        <w:tc>
          <w:tcPr>
            <w:tcW w:w="1556" w:type="dxa"/>
          </w:tcPr>
          <w:p w14:paraId="51209E59" w14:textId="77777777" w:rsidR="009674D4" w:rsidRPr="00AD777C" w:rsidRDefault="009674D4" w:rsidP="00C353FC">
            <w:pPr>
              <w:spacing w:line="276" w:lineRule="auto"/>
              <w:rPr>
                <w:sz w:val="24"/>
                <w:szCs w:val="24"/>
                <w:lang w:val="en-US" w:eastAsia="zh-CN"/>
              </w:rPr>
            </w:pPr>
            <w:r w:rsidRPr="00AD777C">
              <w:rPr>
                <w:sz w:val="24"/>
                <w:szCs w:val="24"/>
                <w:lang w:val="en-US" w:eastAsia="zh-CN"/>
              </w:rPr>
              <w:t>DR1TFIBE</w:t>
            </w:r>
          </w:p>
        </w:tc>
        <w:tc>
          <w:tcPr>
            <w:tcW w:w="1544" w:type="dxa"/>
          </w:tcPr>
          <w:p w14:paraId="6B678B9B" w14:textId="77777777" w:rsidR="009674D4" w:rsidRPr="00AD777C" w:rsidRDefault="009674D4" w:rsidP="00C353FC">
            <w:pPr>
              <w:spacing w:line="276" w:lineRule="auto"/>
              <w:rPr>
                <w:b/>
                <w:bCs/>
                <w:i/>
                <w:iCs/>
                <w:lang w:val="en-US"/>
              </w:rPr>
            </w:pPr>
            <w:r w:rsidRPr="00AD777C">
              <w:rPr>
                <w:lang w:val="en-US"/>
              </w:rPr>
              <w:t>Float</w:t>
            </w:r>
          </w:p>
        </w:tc>
        <w:tc>
          <w:tcPr>
            <w:tcW w:w="1542" w:type="dxa"/>
          </w:tcPr>
          <w:p w14:paraId="7E6399E3" w14:textId="77777777" w:rsidR="009674D4" w:rsidRPr="00AD777C" w:rsidRDefault="009674D4" w:rsidP="00C353FC">
            <w:pPr>
              <w:spacing w:line="276" w:lineRule="auto"/>
              <w:rPr>
                <w:lang w:val="en-US"/>
              </w:rPr>
            </w:pPr>
            <w:r w:rsidRPr="00AD777C">
              <w:rPr>
                <w:lang w:val="en-US"/>
              </w:rPr>
              <w:t>g</w:t>
            </w:r>
          </w:p>
        </w:tc>
        <w:tc>
          <w:tcPr>
            <w:tcW w:w="3095" w:type="dxa"/>
          </w:tcPr>
          <w:p w14:paraId="4E139EE9" w14:textId="77777777" w:rsidR="009674D4" w:rsidRPr="00AD777C" w:rsidRDefault="009674D4" w:rsidP="00C353FC">
            <w:pPr>
              <w:keepNext/>
              <w:spacing w:line="276" w:lineRule="auto"/>
              <w:rPr>
                <w:sz w:val="24"/>
                <w:szCs w:val="24"/>
                <w:lang w:val="en-US" w:eastAsia="zh-CN"/>
              </w:rPr>
            </w:pPr>
            <w:r w:rsidRPr="00AD777C">
              <w:rPr>
                <w:sz w:val="24"/>
                <w:szCs w:val="24"/>
                <w:lang w:val="en-US" w:eastAsia="zh-CN"/>
              </w:rPr>
              <w:t>Chất xơ</w:t>
            </w:r>
          </w:p>
        </w:tc>
      </w:tr>
    </w:tbl>
    <w:p w14:paraId="18A05FF6" w14:textId="15ADF75D" w:rsidR="009674D4" w:rsidRPr="00A438FD" w:rsidRDefault="00BA37CA" w:rsidP="00C353FC">
      <w:pPr>
        <w:pStyle w:val="Caption"/>
        <w:jc w:val="center"/>
        <w:rPr>
          <w:b/>
          <w:color w:val="000000" w:themeColor="text1"/>
          <w:sz w:val="26"/>
          <w:szCs w:val="26"/>
          <w:lang w:val="en-US"/>
        </w:rPr>
      </w:pPr>
      <w:bookmarkStart w:id="57" w:name="_Toc230329670"/>
      <w:r w:rsidRPr="00BA37CA">
        <w:rPr>
          <w:color w:val="000000" w:themeColor="text1"/>
          <w:sz w:val="26"/>
          <w:szCs w:val="26"/>
        </w:rPr>
        <w:t xml:space="preserve">Bảng </w:t>
      </w:r>
      <w:r w:rsidRPr="00BA37CA">
        <w:rPr>
          <w:color w:val="000000" w:themeColor="text1"/>
          <w:sz w:val="26"/>
          <w:szCs w:val="26"/>
        </w:rPr>
        <w:fldChar w:fldCharType="begin"/>
      </w:r>
      <w:r w:rsidRPr="00BA37CA">
        <w:rPr>
          <w:color w:val="000000" w:themeColor="text1"/>
          <w:sz w:val="26"/>
          <w:szCs w:val="26"/>
        </w:rPr>
        <w:instrText xml:space="preserve"> SEQ Table \* ARABIC </w:instrText>
      </w:r>
      <w:r w:rsidRPr="00BA37CA">
        <w:rPr>
          <w:color w:val="000000" w:themeColor="text1"/>
          <w:sz w:val="26"/>
          <w:szCs w:val="26"/>
        </w:rPr>
        <w:fldChar w:fldCharType="separate"/>
      </w:r>
      <w:r>
        <w:rPr>
          <w:noProof/>
          <w:color w:val="000000" w:themeColor="text1"/>
          <w:sz w:val="26"/>
          <w:szCs w:val="26"/>
        </w:rPr>
        <w:t>13</w:t>
      </w:r>
      <w:r w:rsidRPr="00BA37CA">
        <w:rPr>
          <w:color w:val="000000" w:themeColor="text1"/>
          <w:sz w:val="26"/>
          <w:szCs w:val="26"/>
        </w:rPr>
        <w:fldChar w:fldCharType="end"/>
      </w:r>
      <w:r w:rsidRPr="00BA37CA">
        <w:rPr>
          <w:color w:val="000000" w:themeColor="text1"/>
          <w:sz w:val="26"/>
          <w:szCs w:val="26"/>
        </w:rPr>
        <w:t xml:space="preserve">: </w:t>
      </w:r>
      <w:r w:rsidRPr="00BA37CA">
        <w:rPr>
          <w:color w:val="000000" w:themeColor="text1"/>
          <w:sz w:val="26"/>
          <w:szCs w:val="26"/>
          <w:lang w:val="en-US"/>
        </w:rPr>
        <w:t>Biến dinh dưỡng (Dietary variables)</w:t>
      </w:r>
      <w:bookmarkEnd w:id="57"/>
    </w:p>
    <w:tbl>
      <w:tblPr>
        <w:tblStyle w:val="TableGrid"/>
        <w:tblW w:w="9352" w:type="dxa"/>
        <w:tblLook w:val="04A0" w:firstRow="1" w:lastRow="0" w:firstColumn="1" w:lastColumn="0" w:noHBand="0" w:noVBand="1"/>
      </w:tblPr>
      <w:tblGrid>
        <w:gridCol w:w="2300"/>
        <w:gridCol w:w="2222"/>
        <w:gridCol w:w="2137"/>
        <w:gridCol w:w="2693"/>
      </w:tblGrid>
      <w:tr w:rsidR="009674D4" w:rsidRPr="00256236" w14:paraId="3841A39E" w14:textId="77777777" w:rsidTr="00A438FD">
        <w:trPr>
          <w:trHeight w:val="345"/>
        </w:trPr>
        <w:tc>
          <w:tcPr>
            <w:tcW w:w="2300" w:type="dxa"/>
            <w:hideMark/>
          </w:tcPr>
          <w:p w14:paraId="5B8E20F4" w14:textId="77777777" w:rsidR="009674D4" w:rsidRPr="00256236" w:rsidRDefault="009674D4" w:rsidP="00C353FC">
            <w:pPr>
              <w:spacing w:before="40" w:after="40"/>
              <w:jc w:val="center"/>
              <w:rPr>
                <w:b/>
                <w:bCs/>
                <w:lang w:val="en-US" w:eastAsia="zh-CN"/>
              </w:rPr>
            </w:pPr>
            <w:r w:rsidRPr="00256236">
              <w:rPr>
                <w:b/>
                <w:bCs/>
                <w:lang w:val="en-US" w:eastAsia="zh-CN"/>
              </w:rPr>
              <w:t>Thuộc tính</w:t>
            </w:r>
          </w:p>
        </w:tc>
        <w:tc>
          <w:tcPr>
            <w:tcW w:w="2222" w:type="dxa"/>
            <w:hideMark/>
          </w:tcPr>
          <w:p w14:paraId="76932081" w14:textId="77777777" w:rsidR="009674D4" w:rsidRPr="00256236" w:rsidRDefault="009674D4" w:rsidP="00C353FC">
            <w:pPr>
              <w:spacing w:before="40" w:after="40"/>
              <w:jc w:val="center"/>
              <w:rPr>
                <w:b/>
                <w:bCs/>
                <w:lang w:val="en-US" w:eastAsia="zh-CN"/>
              </w:rPr>
            </w:pPr>
            <w:r w:rsidRPr="00256236">
              <w:rPr>
                <w:b/>
                <w:bCs/>
                <w:lang w:val="en-US" w:eastAsia="zh-CN"/>
              </w:rPr>
              <w:t>Biến gốc</w:t>
            </w:r>
          </w:p>
        </w:tc>
        <w:tc>
          <w:tcPr>
            <w:tcW w:w="2137" w:type="dxa"/>
            <w:hideMark/>
          </w:tcPr>
          <w:p w14:paraId="0552FC56" w14:textId="77777777" w:rsidR="009674D4" w:rsidRPr="00256236" w:rsidRDefault="009674D4" w:rsidP="00C353FC">
            <w:pPr>
              <w:spacing w:before="40" w:after="40"/>
              <w:jc w:val="center"/>
              <w:rPr>
                <w:b/>
                <w:bCs/>
                <w:lang w:val="en-US" w:eastAsia="zh-CN"/>
              </w:rPr>
            </w:pPr>
            <w:r w:rsidRPr="00256236">
              <w:rPr>
                <w:b/>
                <w:bCs/>
                <w:lang w:val="en-US" w:eastAsia="zh-CN"/>
              </w:rPr>
              <w:t>Kiểu</w:t>
            </w:r>
          </w:p>
        </w:tc>
        <w:tc>
          <w:tcPr>
            <w:tcW w:w="2693" w:type="dxa"/>
            <w:hideMark/>
          </w:tcPr>
          <w:p w14:paraId="5BA7324D" w14:textId="77777777" w:rsidR="009674D4" w:rsidRPr="00256236" w:rsidRDefault="009674D4" w:rsidP="00C353FC">
            <w:pPr>
              <w:spacing w:before="40" w:after="40"/>
              <w:jc w:val="center"/>
              <w:rPr>
                <w:b/>
                <w:bCs/>
                <w:lang w:val="en-US" w:eastAsia="zh-CN"/>
              </w:rPr>
            </w:pPr>
            <w:r w:rsidRPr="00256236">
              <w:rPr>
                <w:b/>
                <w:bCs/>
                <w:lang w:val="en-US" w:eastAsia="zh-CN"/>
              </w:rPr>
              <w:t>Mô tả</w:t>
            </w:r>
          </w:p>
        </w:tc>
      </w:tr>
      <w:tr w:rsidR="009674D4" w:rsidRPr="00256236" w14:paraId="15CF0C58" w14:textId="77777777" w:rsidTr="00A438FD">
        <w:trPr>
          <w:trHeight w:val="356"/>
        </w:trPr>
        <w:tc>
          <w:tcPr>
            <w:tcW w:w="2300" w:type="dxa"/>
            <w:hideMark/>
          </w:tcPr>
          <w:p w14:paraId="492EB09A" w14:textId="77777777" w:rsidR="009674D4" w:rsidRPr="00256236" w:rsidRDefault="009674D4" w:rsidP="00C353FC">
            <w:pPr>
              <w:spacing w:before="40" w:after="40"/>
              <w:rPr>
                <w:lang w:val="en-US" w:eastAsia="zh-CN"/>
              </w:rPr>
            </w:pPr>
            <w:r w:rsidRPr="00256236">
              <w:rPr>
                <w:lang w:val="en-US" w:eastAsia="zh-CN"/>
              </w:rPr>
              <w:t>age</w:t>
            </w:r>
          </w:p>
        </w:tc>
        <w:tc>
          <w:tcPr>
            <w:tcW w:w="2222" w:type="dxa"/>
            <w:hideMark/>
          </w:tcPr>
          <w:p w14:paraId="1F39D35F" w14:textId="77777777" w:rsidR="009674D4" w:rsidRPr="00256236" w:rsidRDefault="009674D4" w:rsidP="00C353FC">
            <w:pPr>
              <w:spacing w:before="40" w:after="40"/>
              <w:rPr>
                <w:lang w:val="en-US" w:eastAsia="zh-CN"/>
              </w:rPr>
            </w:pPr>
            <w:r w:rsidRPr="00256236">
              <w:rPr>
                <w:lang w:val="en-US" w:eastAsia="zh-CN"/>
              </w:rPr>
              <w:t>RIDAGEYR</w:t>
            </w:r>
          </w:p>
        </w:tc>
        <w:tc>
          <w:tcPr>
            <w:tcW w:w="2137" w:type="dxa"/>
            <w:hideMark/>
          </w:tcPr>
          <w:p w14:paraId="086EABAC" w14:textId="77777777" w:rsidR="009674D4" w:rsidRPr="00256236" w:rsidRDefault="009674D4" w:rsidP="00C353FC">
            <w:pPr>
              <w:spacing w:before="40" w:after="40"/>
              <w:rPr>
                <w:lang w:val="en-US" w:eastAsia="zh-CN"/>
              </w:rPr>
            </w:pPr>
            <w:r w:rsidRPr="00256236">
              <w:rPr>
                <w:lang w:val="en-US" w:eastAsia="zh-CN"/>
              </w:rPr>
              <w:t>Numeric</w:t>
            </w:r>
          </w:p>
        </w:tc>
        <w:tc>
          <w:tcPr>
            <w:tcW w:w="2693" w:type="dxa"/>
            <w:hideMark/>
          </w:tcPr>
          <w:p w14:paraId="18BC95E4" w14:textId="77777777" w:rsidR="009674D4" w:rsidRPr="00256236" w:rsidRDefault="009674D4" w:rsidP="00C353FC">
            <w:pPr>
              <w:spacing w:before="40" w:after="40"/>
              <w:rPr>
                <w:lang w:val="en-US" w:eastAsia="zh-CN"/>
              </w:rPr>
            </w:pPr>
            <w:r w:rsidRPr="00256236">
              <w:rPr>
                <w:lang w:val="en-US" w:eastAsia="zh-CN"/>
              </w:rPr>
              <w:t>Tuổi</w:t>
            </w:r>
          </w:p>
        </w:tc>
      </w:tr>
      <w:tr w:rsidR="009674D4" w:rsidRPr="00256236" w14:paraId="1C0111F0" w14:textId="77777777" w:rsidTr="00A438FD">
        <w:trPr>
          <w:trHeight w:val="345"/>
        </w:trPr>
        <w:tc>
          <w:tcPr>
            <w:tcW w:w="2300" w:type="dxa"/>
            <w:hideMark/>
          </w:tcPr>
          <w:p w14:paraId="43194E81" w14:textId="77777777" w:rsidR="009674D4" w:rsidRPr="00256236" w:rsidRDefault="009674D4" w:rsidP="00C353FC">
            <w:pPr>
              <w:spacing w:before="40" w:after="40"/>
              <w:rPr>
                <w:lang w:val="en-US" w:eastAsia="zh-CN"/>
              </w:rPr>
            </w:pPr>
            <w:r w:rsidRPr="00256236">
              <w:rPr>
                <w:lang w:val="en-US" w:eastAsia="zh-CN"/>
              </w:rPr>
              <w:t>gender</w:t>
            </w:r>
          </w:p>
        </w:tc>
        <w:tc>
          <w:tcPr>
            <w:tcW w:w="2222" w:type="dxa"/>
            <w:hideMark/>
          </w:tcPr>
          <w:p w14:paraId="3CE59018" w14:textId="77777777" w:rsidR="009674D4" w:rsidRPr="00256236" w:rsidRDefault="009674D4" w:rsidP="00C353FC">
            <w:pPr>
              <w:spacing w:before="40" w:after="40"/>
              <w:rPr>
                <w:lang w:val="en-US" w:eastAsia="zh-CN"/>
              </w:rPr>
            </w:pPr>
            <w:r w:rsidRPr="00256236">
              <w:rPr>
                <w:lang w:val="en-US" w:eastAsia="zh-CN"/>
              </w:rPr>
              <w:t>RIAGENDR</w:t>
            </w:r>
          </w:p>
        </w:tc>
        <w:tc>
          <w:tcPr>
            <w:tcW w:w="2137" w:type="dxa"/>
            <w:hideMark/>
          </w:tcPr>
          <w:p w14:paraId="4DD5AB68" w14:textId="77777777" w:rsidR="009674D4" w:rsidRPr="00256236" w:rsidRDefault="009674D4" w:rsidP="00C353FC">
            <w:pPr>
              <w:spacing w:before="40" w:after="40"/>
              <w:rPr>
                <w:lang w:val="en-US" w:eastAsia="zh-CN"/>
              </w:rPr>
            </w:pPr>
            <w:r w:rsidRPr="00256236">
              <w:rPr>
                <w:lang w:val="en-US" w:eastAsia="zh-CN"/>
              </w:rPr>
              <w:t>Numeric</w:t>
            </w:r>
          </w:p>
        </w:tc>
        <w:tc>
          <w:tcPr>
            <w:tcW w:w="2693" w:type="dxa"/>
            <w:hideMark/>
          </w:tcPr>
          <w:p w14:paraId="191D8196" w14:textId="77777777" w:rsidR="009674D4" w:rsidRPr="00256236" w:rsidRDefault="009674D4" w:rsidP="00C353FC">
            <w:pPr>
              <w:spacing w:before="40" w:after="40"/>
              <w:rPr>
                <w:lang w:val="en-US" w:eastAsia="zh-CN"/>
              </w:rPr>
            </w:pPr>
            <w:r w:rsidRPr="00256236">
              <w:rPr>
                <w:lang w:val="en-US" w:eastAsia="zh-CN"/>
              </w:rPr>
              <w:t>Giới tính</w:t>
            </w:r>
          </w:p>
        </w:tc>
      </w:tr>
      <w:tr w:rsidR="009674D4" w:rsidRPr="00256236" w14:paraId="24A45EAE" w14:textId="77777777" w:rsidTr="00A438FD">
        <w:trPr>
          <w:trHeight w:val="356"/>
        </w:trPr>
        <w:tc>
          <w:tcPr>
            <w:tcW w:w="2300" w:type="dxa"/>
            <w:hideMark/>
          </w:tcPr>
          <w:p w14:paraId="7019F1BC" w14:textId="77777777" w:rsidR="009674D4" w:rsidRPr="00256236" w:rsidRDefault="009674D4" w:rsidP="00C353FC">
            <w:pPr>
              <w:spacing w:before="40" w:after="40"/>
              <w:rPr>
                <w:lang w:val="en-US" w:eastAsia="zh-CN"/>
              </w:rPr>
            </w:pPr>
            <w:r w:rsidRPr="00256236">
              <w:rPr>
                <w:lang w:val="en-US" w:eastAsia="zh-CN"/>
              </w:rPr>
              <w:t>ethnicity</w:t>
            </w:r>
          </w:p>
        </w:tc>
        <w:tc>
          <w:tcPr>
            <w:tcW w:w="2222" w:type="dxa"/>
            <w:hideMark/>
          </w:tcPr>
          <w:p w14:paraId="2E5BB96D" w14:textId="77777777" w:rsidR="009674D4" w:rsidRPr="00256236" w:rsidRDefault="009674D4" w:rsidP="00C353FC">
            <w:pPr>
              <w:spacing w:before="40" w:after="40"/>
              <w:rPr>
                <w:lang w:val="en-US" w:eastAsia="zh-CN"/>
              </w:rPr>
            </w:pPr>
            <w:r w:rsidRPr="00256236">
              <w:rPr>
                <w:lang w:val="en-US" w:eastAsia="zh-CN"/>
              </w:rPr>
              <w:t>RIDRETH3</w:t>
            </w:r>
          </w:p>
        </w:tc>
        <w:tc>
          <w:tcPr>
            <w:tcW w:w="2137" w:type="dxa"/>
            <w:hideMark/>
          </w:tcPr>
          <w:p w14:paraId="0FE55574" w14:textId="77777777" w:rsidR="009674D4" w:rsidRPr="00256236" w:rsidRDefault="009674D4" w:rsidP="00C353FC">
            <w:pPr>
              <w:spacing w:before="40" w:after="40"/>
              <w:rPr>
                <w:lang w:val="en-US" w:eastAsia="zh-CN"/>
              </w:rPr>
            </w:pPr>
            <w:r w:rsidRPr="00256236">
              <w:rPr>
                <w:lang w:val="en-US" w:eastAsia="zh-CN"/>
              </w:rPr>
              <w:t>Numeric</w:t>
            </w:r>
          </w:p>
        </w:tc>
        <w:tc>
          <w:tcPr>
            <w:tcW w:w="2693" w:type="dxa"/>
            <w:hideMark/>
          </w:tcPr>
          <w:p w14:paraId="6C0C0839" w14:textId="77777777" w:rsidR="009674D4" w:rsidRPr="00256236" w:rsidRDefault="009674D4" w:rsidP="00C353FC">
            <w:pPr>
              <w:spacing w:before="40" w:after="40"/>
              <w:rPr>
                <w:lang w:val="en-US" w:eastAsia="zh-CN"/>
              </w:rPr>
            </w:pPr>
            <w:r w:rsidRPr="00256236">
              <w:rPr>
                <w:lang w:val="en-US" w:eastAsia="zh-CN"/>
              </w:rPr>
              <w:t>Chủng tộc</w:t>
            </w:r>
          </w:p>
        </w:tc>
      </w:tr>
      <w:tr w:rsidR="009674D4" w:rsidRPr="00256236" w14:paraId="7C249936" w14:textId="77777777" w:rsidTr="00A438FD">
        <w:trPr>
          <w:trHeight w:val="345"/>
        </w:trPr>
        <w:tc>
          <w:tcPr>
            <w:tcW w:w="2300" w:type="dxa"/>
            <w:hideMark/>
          </w:tcPr>
          <w:p w14:paraId="50D1094F" w14:textId="77777777" w:rsidR="009674D4" w:rsidRPr="00256236" w:rsidRDefault="009674D4" w:rsidP="00C353FC">
            <w:pPr>
              <w:spacing w:before="40" w:after="40"/>
              <w:rPr>
                <w:lang w:val="en-US" w:eastAsia="zh-CN"/>
              </w:rPr>
            </w:pPr>
            <w:r w:rsidRPr="00256236">
              <w:rPr>
                <w:lang w:val="en-US" w:eastAsia="zh-CN"/>
              </w:rPr>
              <w:t>age_group</w:t>
            </w:r>
          </w:p>
        </w:tc>
        <w:tc>
          <w:tcPr>
            <w:tcW w:w="2222" w:type="dxa"/>
            <w:hideMark/>
          </w:tcPr>
          <w:p w14:paraId="7E5EFC34" w14:textId="77777777" w:rsidR="009674D4" w:rsidRPr="00256236" w:rsidRDefault="009674D4" w:rsidP="00C353FC">
            <w:pPr>
              <w:spacing w:before="40" w:after="40"/>
              <w:rPr>
                <w:lang w:val="en-US" w:eastAsia="zh-CN"/>
              </w:rPr>
            </w:pPr>
            <w:r w:rsidRPr="00256236">
              <w:rPr>
                <w:lang w:val="en-US" w:eastAsia="zh-CN"/>
              </w:rPr>
              <w:t>age</w:t>
            </w:r>
          </w:p>
        </w:tc>
        <w:tc>
          <w:tcPr>
            <w:tcW w:w="2137" w:type="dxa"/>
            <w:hideMark/>
          </w:tcPr>
          <w:p w14:paraId="1CFE554C" w14:textId="77777777" w:rsidR="009674D4" w:rsidRPr="00256236" w:rsidRDefault="009674D4" w:rsidP="00C353FC">
            <w:pPr>
              <w:spacing w:before="40" w:after="40"/>
              <w:rPr>
                <w:lang w:val="en-US" w:eastAsia="zh-CN"/>
              </w:rPr>
            </w:pPr>
            <w:r w:rsidRPr="00256236">
              <w:rPr>
                <w:lang w:val="en-US" w:eastAsia="zh-CN"/>
              </w:rPr>
              <w:t>Category</w:t>
            </w:r>
          </w:p>
        </w:tc>
        <w:tc>
          <w:tcPr>
            <w:tcW w:w="2693" w:type="dxa"/>
            <w:hideMark/>
          </w:tcPr>
          <w:p w14:paraId="641B0891" w14:textId="77777777" w:rsidR="009674D4" w:rsidRPr="00256236" w:rsidRDefault="009674D4" w:rsidP="00C353FC">
            <w:pPr>
              <w:keepNext/>
              <w:spacing w:before="40" w:after="40"/>
              <w:rPr>
                <w:lang w:val="en-US" w:eastAsia="zh-CN"/>
              </w:rPr>
            </w:pPr>
            <w:r w:rsidRPr="00256236">
              <w:rPr>
                <w:lang w:val="en-US" w:eastAsia="zh-CN"/>
              </w:rPr>
              <w:t>Nhóm tuổi</w:t>
            </w:r>
          </w:p>
        </w:tc>
      </w:tr>
    </w:tbl>
    <w:p w14:paraId="25DC89D4" w14:textId="147AC4D9" w:rsidR="009674D4" w:rsidRPr="00F13FEB" w:rsidRDefault="00BA37CA" w:rsidP="00C353FC">
      <w:pPr>
        <w:pStyle w:val="Caption"/>
        <w:jc w:val="center"/>
        <w:rPr>
          <w:color w:val="000000" w:themeColor="text1"/>
          <w:sz w:val="26"/>
          <w:szCs w:val="26"/>
          <w:lang w:val="en-US"/>
        </w:rPr>
      </w:pPr>
      <w:bookmarkStart w:id="58" w:name="_Toc230329671"/>
      <w:r w:rsidRPr="00F13FEB">
        <w:rPr>
          <w:color w:val="000000" w:themeColor="text1"/>
          <w:sz w:val="26"/>
          <w:szCs w:val="26"/>
        </w:rPr>
        <w:t xml:space="preserve">Bảng </w:t>
      </w:r>
      <w:r w:rsidRPr="00F13FEB">
        <w:rPr>
          <w:color w:val="000000" w:themeColor="text1"/>
          <w:sz w:val="26"/>
          <w:szCs w:val="26"/>
        </w:rPr>
        <w:fldChar w:fldCharType="begin"/>
      </w:r>
      <w:r w:rsidRPr="00F13FEB">
        <w:rPr>
          <w:color w:val="000000" w:themeColor="text1"/>
          <w:sz w:val="26"/>
          <w:szCs w:val="26"/>
        </w:rPr>
        <w:instrText xml:space="preserve"> SEQ Table \* ARABIC </w:instrText>
      </w:r>
      <w:r w:rsidRPr="00F13FEB">
        <w:rPr>
          <w:color w:val="000000" w:themeColor="text1"/>
          <w:sz w:val="26"/>
          <w:szCs w:val="26"/>
        </w:rPr>
        <w:fldChar w:fldCharType="separate"/>
      </w:r>
      <w:r w:rsidRPr="00F13FEB">
        <w:rPr>
          <w:color w:val="000000" w:themeColor="text1"/>
          <w:sz w:val="26"/>
          <w:szCs w:val="26"/>
        </w:rPr>
        <w:t>14</w:t>
      </w:r>
      <w:r w:rsidRPr="00F13FEB">
        <w:rPr>
          <w:color w:val="000000" w:themeColor="text1"/>
          <w:sz w:val="26"/>
          <w:szCs w:val="26"/>
        </w:rPr>
        <w:fldChar w:fldCharType="end"/>
      </w:r>
      <w:r w:rsidRPr="00F13FEB">
        <w:rPr>
          <w:color w:val="000000" w:themeColor="text1"/>
          <w:sz w:val="26"/>
          <w:szCs w:val="26"/>
        </w:rPr>
        <w:t xml:space="preserve">: </w:t>
      </w:r>
      <w:r w:rsidR="00F13FEB" w:rsidRPr="00F13FEB">
        <w:rPr>
          <w:color w:val="000000" w:themeColor="text1"/>
          <w:sz w:val="26"/>
          <w:szCs w:val="26"/>
          <w:lang w:val="en-US"/>
        </w:rPr>
        <w:t>Biến nhân khẩu học (Demographic variables)</w:t>
      </w:r>
      <w:bookmarkEnd w:id="58"/>
    </w:p>
    <w:p w14:paraId="0ACCE021" w14:textId="276FC837" w:rsidR="002838E4" w:rsidRDefault="00357C6A" w:rsidP="00C353FC">
      <w:pPr>
        <w:spacing w:line="276" w:lineRule="auto"/>
        <w:ind w:firstLine="720"/>
        <w:jc w:val="both"/>
      </w:pPr>
      <w:r w:rsidRPr="00357C6A">
        <w:t>Các biến được lựa chọn dựa trên mục tiêu nghiên cứu về mối liên hệ giữa dinh dưỡng, đặc điểm cá nhân và nguy cơ bệnh mãn</w:t>
      </w:r>
      <w:r w:rsidR="00C958A8">
        <w:t>.</w:t>
      </w:r>
    </w:p>
    <w:p w14:paraId="4A0F60DA" w14:textId="6E4366C0" w:rsidR="003962BC" w:rsidRPr="00A438FD" w:rsidRDefault="00C958A8" w:rsidP="00C353FC">
      <w:pPr>
        <w:spacing w:line="276" w:lineRule="auto"/>
        <w:ind w:firstLine="720"/>
        <w:jc w:val="both"/>
      </w:pPr>
      <w:r w:rsidRPr="00C958A8">
        <w:t>Việc lựa chọn thuộc tính giúp giảm số chiều dữ liệu, loại bỏ các biến không liên quan và tập trung vào các yếu tố có khả năng ảnh hưởng đến bệnh mãn tính.</w:t>
      </w:r>
    </w:p>
    <w:p w14:paraId="2E7A15C3" w14:textId="5A8D2FDB" w:rsidR="00452726" w:rsidRDefault="00090690" w:rsidP="00C353FC">
      <w:pPr>
        <w:pStyle w:val="Heading3"/>
      </w:pPr>
      <w:bookmarkStart w:id="59" w:name="_Toc230601875"/>
      <w:r w:rsidRPr="00090690">
        <w:t xml:space="preserve">3.3.2 </w:t>
      </w:r>
      <w:r w:rsidR="00452726" w:rsidRPr="00452726">
        <w:t>Tích hợp dữ liệu (Data Integration)</w:t>
      </w:r>
      <w:bookmarkEnd w:id="59"/>
    </w:p>
    <w:p w14:paraId="2CC55132" w14:textId="77777777" w:rsidR="005E2221" w:rsidRPr="005E2221" w:rsidRDefault="005E2221" w:rsidP="00C353FC">
      <w:pPr>
        <w:spacing w:line="276" w:lineRule="auto"/>
        <w:ind w:firstLine="720"/>
        <w:jc w:val="both"/>
        <w:rPr>
          <w:lang w:val="en-US"/>
        </w:rPr>
      </w:pPr>
      <w:r w:rsidRPr="005E2221">
        <w:rPr>
          <w:lang w:val="en-US"/>
        </w:rPr>
        <w:t>Do NHANES tổ chức dữ liệu theo nhiều module độc lập, dữ liệu nghiên cứu cần được tích hợp thành một bảng thống nhất trước khi tiến hành khai phá dữ liệu.</w:t>
      </w:r>
    </w:p>
    <w:p w14:paraId="28C8B233" w14:textId="77777777" w:rsidR="005E2221" w:rsidRPr="005E2221" w:rsidRDefault="005E2221" w:rsidP="00C353FC">
      <w:pPr>
        <w:spacing w:line="276" w:lineRule="auto"/>
        <w:jc w:val="both"/>
        <w:rPr>
          <w:lang w:val="en-US"/>
        </w:rPr>
      </w:pPr>
      <w:r w:rsidRPr="005E2221">
        <w:rPr>
          <w:lang w:val="en-US"/>
        </w:rPr>
        <w:t>Trong nghiên cứu này, tập dữ liệu được xây dựng bằng cách kết hợp các nhóm dữ liệu:</w:t>
      </w:r>
    </w:p>
    <w:p w14:paraId="3669097F" w14:textId="28027EC3" w:rsidR="005E2221" w:rsidRPr="005E2221" w:rsidRDefault="005E2221" w:rsidP="00C353FC">
      <w:pPr>
        <w:pStyle w:val="ListParagraph"/>
        <w:numPr>
          <w:ilvl w:val="0"/>
          <w:numId w:val="7"/>
        </w:numPr>
        <w:spacing w:line="276" w:lineRule="auto"/>
        <w:ind w:left="0"/>
        <w:rPr>
          <w:lang w:val="en-US"/>
        </w:rPr>
      </w:pPr>
      <w:r w:rsidRPr="005E2221">
        <w:rPr>
          <w:b/>
          <w:bCs/>
          <w:lang w:val="en-US"/>
        </w:rPr>
        <w:t>DR1TOT_J.XPT</w:t>
      </w:r>
      <w:r w:rsidRPr="005E2221">
        <w:rPr>
          <w:lang w:val="en-US"/>
        </w:rPr>
        <w:t xml:space="preserve"> </w:t>
      </w:r>
      <w:r w:rsidR="003F6399">
        <w:rPr>
          <w:lang w:val="en-US"/>
        </w:rPr>
        <w:t>-</w:t>
      </w:r>
      <w:r w:rsidRPr="005E2221">
        <w:rPr>
          <w:lang w:val="en-US"/>
        </w:rPr>
        <w:t xml:space="preserve"> dữ liệu dinh dưỡng </w:t>
      </w:r>
    </w:p>
    <w:p w14:paraId="769E2519" w14:textId="0EA4D72F" w:rsidR="005E2221" w:rsidRPr="005E2221" w:rsidRDefault="005E2221" w:rsidP="00C353FC">
      <w:pPr>
        <w:pStyle w:val="ListParagraph"/>
        <w:numPr>
          <w:ilvl w:val="0"/>
          <w:numId w:val="7"/>
        </w:numPr>
        <w:spacing w:line="276" w:lineRule="auto"/>
        <w:ind w:left="0"/>
        <w:rPr>
          <w:lang w:val="en-US"/>
        </w:rPr>
      </w:pPr>
      <w:proofErr w:type="gramStart"/>
      <w:r w:rsidRPr="005E2221">
        <w:rPr>
          <w:b/>
          <w:bCs/>
          <w:lang w:val="en-US"/>
        </w:rPr>
        <w:t>DEMO_J.XPT</w:t>
      </w:r>
      <w:r w:rsidRPr="005E2221">
        <w:rPr>
          <w:lang w:val="en-US"/>
        </w:rPr>
        <w:t xml:space="preserve"> </w:t>
      </w:r>
      <w:r w:rsidR="00842BA8">
        <w:rPr>
          <w:lang w:val="en-US"/>
        </w:rPr>
        <w:t xml:space="preserve"> </w:t>
      </w:r>
      <w:r w:rsidRPr="005E2221">
        <w:rPr>
          <w:lang w:val="en-US"/>
        </w:rPr>
        <w:t>thông</w:t>
      </w:r>
      <w:proofErr w:type="gramEnd"/>
      <w:r w:rsidRPr="005E2221">
        <w:rPr>
          <w:lang w:val="en-US"/>
        </w:rPr>
        <w:t xml:space="preserve"> tin nhân khẩu học </w:t>
      </w:r>
    </w:p>
    <w:p w14:paraId="2C0239BA" w14:textId="6D3A3299" w:rsidR="005E2221" w:rsidRPr="005E2221" w:rsidRDefault="005E2221" w:rsidP="00C353FC">
      <w:pPr>
        <w:pStyle w:val="ListParagraph"/>
        <w:numPr>
          <w:ilvl w:val="0"/>
          <w:numId w:val="7"/>
        </w:numPr>
        <w:spacing w:line="276" w:lineRule="auto"/>
        <w:ind w:left="0"/>
        <w:rPr>
          <w:lang w:val="en-US"/>
        </w:rPr>
      </w:pPr>
      <w:r w:rsidRPr="005E2221">
        <w:rPr>
          <w:b/>
          <w:bCs/>
          <w:lang w:val="en-US"/>
        </w:rPr>
        <w:t>BMX_J.XPT</w:t>
      </w:r>
      <w:r w:rsidRPr="005E2221">
        <w:rPr>
          <w:lang w:val="en-US"/>
        </w:rPr>
        <w:t xml:space="preserve"> </w:t>
      </w:r>
      <w:proofErr w:type="gramStart"/>
      <w:r w:rsidR="00842BA8">
        <w:rPr>
          <w:lang w:val="en-US"/>
        </w:rPr>
        <w:t xml:space="preserve">– </w:t>
      </w:r>
      <w:r w:rsidRPr="005E2221">
        <w:rPr>
          <w:lang w:val="en-US"/>
        </w:rPr>
        <w:t xml:space="preserve"> chỉ</w:t>
      </w:r>
      <w:proofErr w:type="gramEnd"/>
      <w:r w:rsidRPr="005E2221">
        <w:rPr>
          <w:lang w:val="en-US"/>
        </w:rPr>
        <w:t xml:space="preserve"> số cơ thể </w:t>
      </w:r>
    </w:p>
    <w:p w14:paraId="6C6D61F8" w14:textId="0720230D" w:rsidR="005E2221" w:rsidRPr="005E2221" w:rsidRDefault="005E2221" w:rsidP="00C353FC">
      <w:pPr>
        <w:pStyle w:val="ListParagraph"/>
        <w:numPr>
          <w:ilvl w:val="0"/>
          <w:numId w:val="7"/>
        </w:numPr>
        <w:spacing w:line="276" w:lineRule="auto"/>
        <w:ind w:left="0"/>
        <w:rPr>
          <w:lang w:val="en-US"/>
        </w:rPr>
      </w:pPr>
      <w:r w:rsidRPr="005E2221">
        <w:rPr>
          <w:b/>
          <w:bCs/>
          <w:lang w:val="en-US"/>
        </w:rPr>
        <w:t>MCQ_J.XPT</w:t>
      </w:r>
      <w:r w:rsidRPr="005E2221">
        <w:rPr>
          <w:lang w:val="en-US"/>
        </w:rPr>
        <w:t xml:space="preserve"> </w:t>
      </w:r>
      <w:r w:rsidR="00842BA8">
        <w:rPr>
          <w:lang w:val="en-US"/>
        </w:rPr>
        <w:t>–</w:t>
      </w:r>
      <w:r w:rsidRPr="005E2221">
        <w:rPr>
          <w:lang w:val="en-US"/>
        </w:rPr>
        <w:t xml:space="preserve"> tiền sử bệnh lý </w:t>
      </w:r>
    </w:p>
    <w:p w14:paraId="3B545949" w14:textId="0E0E5D52" w:rsidR="005E2221" w:rsidRPr="005E2221" w:rsidRDefault="005E2221" w:rsidP="00C353FC">
      <w:pPr>
        <w:pStyle w:val="ListParagraph"/>
        <w:numPr>
          <w:ilvl w:val="0"/>
          <w:numId w:val="7"/>
        </w:numPr>
        <w:spacing w:line="276" w:lineRule="auto"/>
        <w:ind w:left="0"/>
        <w:rPr>
          <w:lang w:val="en-US"/>
        </w:rPr>
      </w:pPr>
      <w:r w:rsidRPr="005E2221">
        <w:rPr>
          <w:b/>
          <w:bCs/>
          <w:lang w:val="en-US"/>
        </w:rPr>
        <w:t>BPQ_J.XPT</w:t>
      </w:r>
      <w:r w:rsidRPr="005E2221">
        <w:rPr>
          <w:lang w:val="en-US"/>
        </w:rPr>
        <w:t xml:space="preserve"> </w:t>
      </w:r>
      <w:r w:rsidR="00842BA8">
        <w:rPr>
          <w:lang w:val="en-US"/>
        </w:rPr>
        <w:t>–</w:t>
      </w:r>
      <w:r w:rsidRPr="005E2221">
        <w:rPr>
          <w:lang w:val="en-US"/>
        </w:rPr>
        <w:t xml:space="preserve"> thông tin tăng huyết áp </w:t>
      </w:r>
    </w:p>
    <w:p w14:paraId="2DF21877" w14:textId="2EC2FAB9" w:rsidR="005E2221" w:rsidRPr="005E2221" w:rsidRDefault="005E2221" w:rsidP="00C353FC">
      <w:pPr>
        <w:pStyle w:val="ListParagraph"/>
        <w:numPr>
          <w:ilvl w:val="0"/>
          <w:numId w:val="7"/>
        </w:numPr>
        <w:spacing w:line="276" w:lineRule="auto"/>
        <w:ind w:left="0"/>
        <w:rPr>
          <w:lang w:val="en-US"/>
        </w:rPr>
      </w:pPr>
      <w:r w:rsidRPr="005E2221">
        <w:rPr>
          <w:b/>
          <w:bCs/>
          <w:lang w:val="en-US"/>
        </w:rPr>
        <w:t>DIQ_J.XPT</w:t>
      </w:r>
      <w:r w:rsidRPr="005E2221">
        <w:rPr>
          <w:lang w:val="en-US"/>
        </w:rPr>
        <w:t xml:space="preserve"> </w:t>
      </w:r>
      <w:r w:rsidR="00842BA8">
        <w:rPr>
          <w:lang w:val="en-US"/>
        </w:rPr>
        <w:t>–</w:t>
      </w:r>
      <w:r w:rsidRPr="005E2221">
        <w:rPr>
          <w:lang w:val="en-US"/>
        </w:rPr>
        <w:t xml:space="preserve"> thông tin tiểu đường </w:t>
      </w:r>
    </w:p>
    <w:p w14:paraId="3BA169FE" w14:textId="2BDF2AB5" w:rsidR="005E2221" w:rsidRPr="005E2221" w:rsidRDefault="005E2221" w:rsidP="00C353FC">
      <w:pPr>
        <w:pStyle w:val="ListParagraph"/>
        <w:numPr>
          <w:ilvl w:val="0"/>
          <w:numId w:val="7"/>
        </w:numPr>
        <w:spacing w:line="276" w:lineRule="auto"/>
        <w:ind w:left="0"/>
        <w:rPr>
          <w:lang w:val="en-US"/>
        </w:rPr>
      </w:pPr>
      <w:r w:rsidRPr="005E2221">
        <w:rPr>
          <w:b/>
          <w:bCs/>
          <w:lang w:val="en-US"/>
        </w:rPr>
        <w:t>TCHOL_J.XPT</w:t>
      </w:r>
      <w:r w:rsidRPr="005E2221">
        <w:rPr>
          <w:lang w:val="en-US"/>
        </w:rPr>
        <w:t xml:space="preserve"> </w:t>
      </w:r>
      <w:r w:rsidR="00842BA8">
        <w:rPr>
          <w:lang w:val="en-US"/>
        </w:rPr>
        <w:t>–</w:t>
      </w:r>
      <w:r w:rsidRPr="005E2221">
        <w:rPr>
          <w:lang w:val="en-US"/>
        </w:rPr>
        <w:t xml:space="preserve"> cholesterol xét nghiệm </w:t>
      </w:r>
    </w:p>
    <w:p w14:paraId="3A6C0A2B" w14:textId="77777777" w:rsidR="005E2221" w:rsidRDefault="005E2221" w:rsidP="00C353FC">
      <w:pPr>
        <w:spacing w:line="276" w:lineRule="auto"/>
        <w:rPr>
          <w:lang w:val="en-US"/>
        </w:rPr>
      </w:pPr>
      <w:r w:rsidRPr="005E2221">
        <w:rPr>
          <w:lang w:val="en-US"/>
        </w:rPr>
        <w:t xml:space="preserve">Các bảng được liên kết thông qua khóa định danh participant </w:t>
      </w:r>
      <w:r w:rsidRPr="005E2221">
        <w:rPr>
          <w:b/>
          <w:bCs/>
          <w:lang w:val="en-US"/>
        </w:rPr>
        <w:t>SEQN</w:t>
      </w:r>
      <w:r w:rsidRPr="005E2221">
        <w:rPr>
          <w:lang w:val="en-US"/>
        </w:rPr>
        <w:t>.</w:t>
      </w:r>
    </w:p>
    <w:p w14:paraId="71341038" w14:textId="77777777" w:rsidR="00842BA8" w:rsidRDefault="00842BA8" w:rsidP="00C353FC">
      <w:pPr>
        <w:spacing w:line="276" w:lineRule="auto"/>
        <w:rPr>
          <w:lang w:val="en-US"/>
        </w:rPr>
      </w:pPr>
    </w:p>
    <w:p w14:paraId="5D6D5344" w14:textId="77777777" w:rsidR="00842BA8" w:rsidRPr="005E2221" w:rsidRDefault="00842BA8" w:rsidP="00C353FC">
      <w:pPr>
        <w:spacing w:line="276" w:lineRule="auto"/>
        <w:rPr>
          <w:lang w:val="en-US"/>
        </w:rPr>
      </w:pPr>
    </w:p>
    <w:p w14:paraId="5DCEE5BE" w14:textId="77777777" w:rsidR="005E2221" w:rsidRPr="005E2221" w:rsidRDefault="005E2221" w:rsidP="00C353FC">
      <w:pPr>
        <w:spacing w:line="276" w:lineRule="auto"/>
        <w:rPr>
          <w:lang w:val="en-US"/>
        </w:rPr>
      </w:pPr>
      <w:r w:rsidRPr="005E2221">
        <w:rPr>
          <w:lang w:val="en-US"/>
        </w:rPr>
        <w:t xml:space="preserve">Quá trình tích hợp sử dụng phép </w:t>
      </w:r>
      <w:r w:rsidRPr="005E2221">
        <w:rPr>
          <w:b/>
          <w:bCs/>
          <w:lang w:val="en-US"/>
        </w:rPr>
        <w:t>Inner Join</w:t>
      </w:r>
      <w:r w:rsidRPr="005E2221">
        <w:rPr>
          <w:lang w:val="en-US"/>
        </w:rPr>
        <w:t>:</w:t>
      </w:r>
    </w:p>
    <w:p w14:paraId="2364327F" w14:textId="77777777" w:rsidR="002D22D2" w:rsidRPr="00405FE7" w:rsidRDefault="002D22D2" w:rsidP="00C353FC">
      <w:pPr>
        <w:spacing w:line="276" w:lineRule="auto"/>
        <w:rPr>
          <w:rFonts w:ascii="Courier New" w:hAnsi="Courier New" w:cs="Courier New"/>
          <w:b/>
          <w:lang w:val="en-US"/>
        </w:rPr>
      </w:pPr>
      <w:r w:rsidRPr="00405FE7">
        <w:rPr>
          <w:rFonts w:ascii="Courier New" w:hAnsi="Courier New" w:cs="Courier New"/>
          <w:b/>
          <w:lang w:val="en-US"/>
        </w:rPr>
        <w:t>df = diet_</w:t>
      </w:r>
      <w:proofErr w:type="gramStart"/>
      <w:r w:rsidRPr="00405FE7">
        <w:rPr>
          <w:rFonts w:ascii="Courier New" w:hAnsi="Courier New" w:cs="Courier New"/>
          <w:b/>
          <w:lang w:val="en-US"/>
        </w:rPr>
        <w:t>selected.copy</w:t>
      </w:r>
      <w:proofErr w:type="gramEnd"/>
      <w:r w:rsidRPr="00405FE7">
        <w:rPr>
          <w:rFonts w:ascii="Courier New" w:hAnsi="Courier New" w:cs="Courier New"/>
          <w:b/>
          <w:lang w:val="en-US"/>
        </w:rPr>
        <w:t>()</w:t>
      </w:r>
    </w:p>
    <w:p w14:paraId="55F202FC" w14:textId="77777777" w:rsidR="002D22D2" w:rsidRPr="00405FE7" w:rsidRDefault="002D22D2" w:rsidP="00C353FC">
      <w:pPr>
        <w:spacing w:line="276" w:lineRule="auto"/>
        <w:rPr>
          <w:rFonts w:ascii="Courier New" w:hAnsi="Courier New" w:cs="Courier New"/>
          <w:b/>
          <w:lang w:val="en-US"/>
        </w:rPr>
      </w:pPr>
      <w:r w:rsidRPr="00405FE7">
        <w:rPr>
          <w:rFonts w:ascii="Courier New" w:hAnsi="Courier New" w:cs="Courier New"/>
          <w:b/>
          <w:lang w:val="en-US"/>
        </w:rPr>
        <w:t xml:space="preserve">for </w:t>
      </w:r>
      <w:proofErr w:type="gramStart"/>
      <w:r w:rsidRPr="00405FE7">
        <w:rPr>
          <w:rFonts w:ascii="Courier New" w:hAnsi="Courier New" w:cs="Courier New"/>
          <w:b/>
          <w:lang w:val="en-US"/>
        </w:rPr>
        <w:t>other</w:t>
      </w:r>
      <w:proofErr w:type="gramEnd"/>
      <w:r w:rsidRPr="00405FE7">
        <w:rPr>
          <w:rFonts w:ascii="Courier New" w:hAnsi="Courier New" w:cs="Courier New"/>
          <w:b/>
          <w:lang w:val="en-US"/>
        </w:rPr>
        <w:t xml:space="preserve"> in [demo, bmx, mcq, bpq, diq, tchol]:</w:t>
      </w:r>
    </w:p>
    <w:p w14:paraId="40695703" w14:textId="77777777" w:rsidR="002D22D2" w:rsidRPr="00405FE7" w:rsidRDefault="002D22D2" w:rsidP="00C353FC">
      <w:pPr>
        <w:spacing w:line="276" w:lineRule="auto"/>
        <w:rPr>
          <w:rFonts w:ascii="Courier New" w:hAnsi="Courier New" w:cs="Courier New"/>
          <w:b/>
          <w:lang w:val="en-US"/>
        </w:rPr>
      </w:pPr>
      <w:r w:rsidRPr="00405FE7">
        <w:rPr>
          <w:rFonts w:ascii="Courier New" w:hAnsi="Courier New" w:cs="Courier New"/>
          <w:b/>
          <w:lang w:val="en-US"/>
        </w:rPr>
        <w:t xml:space="preserve">    df = </w:t>
      </w:r>
      <w:proofErr w:type="gramStart"/>
      <w:r w:rsidRPr="00405FE7">
        <w:rPr>
          <w:rFonts w:ascii="Courier New" w:hAnsi="Courier New" w:cs="Courier New"/>
          <w:b/>
          <w:lang w:val="en-US"/>
        </w:rPr>
        <w:t>df.merge</w:t>
      </w:r>
      <w:proofErr w:type="gramEnd"/>
      <w:r w:rsidRPr="00405FE7">
        <w:rPr>
          <w:rFonts w:ascii="Courier New" w:hAnsi="Courier New" w:cs="Courier New"/>
          <w:b/>
          <w:lang w:val="en-US"/>
        </w:rPr>
        <w:t>(other, on='SEQN', how='inner')</w:t>
      </w:r>
    </w:p>
    <w:p w14:paraId="2E4345C0" w14:textId="09DDF901" w:rsidR="00652330" w:rsidRPr="00652330" w:rsidRDefault="00652330" w:rsidP="00C353FC">
      <w:pPr>
        <w:spacing w:line="276" w:lineRule="auto"/>
        <w:ind w:firstLine="720"/>
        <w:rPr>
          <w:lang w:val="en-US"/>
        </w:rPr>
      </w:pPr>
      <w:r w:rsidRPr="00652330">
        <w:rPr>
          <w:lang w:val="en-US"/>
        </w:rPr>
        <w:t xml:space="preserve">Trong đó, </w:t>
      </w:r>
      <w:r w:rsidRPr="00652330">
        <w:rPr>
          <w:b/>
          <w:bCs/>
          <w:lang w:val="en-US"/>
        </w:rPr>
        <w:t>Inner Join</w:t>
      </w:r>
      <w:r w:rsidRPr="00652330">
        <w:rPr>
          <w:lang w:val="en-US"/>
        </w:rPr>
        <w:t xml:space="preserve"> chỉ giữ lại những participant đồng thời xuất hiện trong tất cả các bảng dữ liệu.</w:t>
      </w:r>
      <w:r w:rsidR="0078056E">
        <w:rPr>
          <w:lang w:val="en-US"/>
        </w:rPr>
        <w:t xml:space="preserve"> </w:t>
      </w:r>
    </w:p>
    <w:p w14:paraId="1BE36EE1" w14:textId="0F0AD57F" w:rsidR="00212E46" w:rsidRPr="00A438FD" w:rsidRDefault="00212E46" w:rsidP="00C353FC">
      <w:pPr>
        <w:spacing w:line="276" w:lineRule="auto"/>
        <w:ind w:firstLine="720"/>
        <w:jc w:val="both"/>
      </w:pPr>
      <w:r w:rsidRPr="00212E46">
        <w:t xml:space="preserve">Để đánh giá mức độ đồng nhất giữa các module dữ liệu, số lượng participant trùng khớp theo khóa </w:t>
      </w:r>
      <w:r w:rsidRPr="00212E46">
        <w:rPr>
          <w:b/>
          <w:bCs/>
        </w:rPr>
        <w:t>SEQN</w:t>
      </w:r>
      <w:r w:rsidRPr="00212E46">
        <w:t xml:space="preserve"> được kiểm tra trước khi merge.</w:t>
      </w:r>
    </w:p>
    <w:tbl>
      <w:tblPr>
        <w:tblStyle w:val="TableGrid"/>
        <w:tblW w:w="0" w:type="auto"/>
        <w:jc w:val="center"/>
        <w:tblLook w:val="04A0" w:firstRow="1" w:lastRow="0" w:firstColumn="1" w:lastColumn="0" w:noHBand="0" w:noVBand="1"/>
      </w:tblPr>
      <w:tblGrid>
        <w:gridCol w:w="3007"/>
        <w:gridCol w:w="3013"/>
        <w:gridCol w:w="2996"/>
      </w:tblGrid>
      <w:tr w:rsidR="00212E46" w14:paraId="01BDB3B0" w14:textId="77777777" w:rsidTr="00E06ABB">
        <w:trPr>
          <w:trHeight w:val="337"/>
          <w:jc w:val="center"/>
        </w:trPr>
        <w:tc>
          <w:tcPr>
            <w:tcW w:w="3107" w:type="dxa"/>
          </w:tcPr>
          <w:p w14:paraId="2AB1F217" w14:textId="18A60EC1" w:rsidR="00212E46" w:rsidRDefault="00212E46" w:rsidP="00C353FC">
            <w:pPr>
              <w:spacing w:line="276" w:lineRule="auto"/>
              <w:jc w:val="center"/>
              <w:rPr>
                <w:lang w:val="en-US"/>
              </w:rPr>
            </w:pPr>
            <w:r>
              <w:rPr>
                <w:lang w:val="en-US"/>
              </w:rPr>
              <w:lastRenderedPageBreak/>
              <w:t>Dataset</w:t>
            </w:r>
          </w:p>
        </w:tc>
        <w:tc>
          <w:tcPr>
            <w:tcW w:w="3107" w:type="dxa"/>
          </w:tcPr>
          <w:p w14:paraId="07A133A7" w14:textId="164A46EC" w:rsidR="00212E46" w:rsidRDefault="00212E46" w:rsidP="00C353FC">
            <w:pPr>
              <w:spacing w:line="276" w:lineRule="auto"/>
              <w:jc w:val="center"/>
              <w:rPr>
                <w:lang w:val="en-US"/>
              </w:rPr>
            </w:pPr>
            <w:r>
              <w:rPr>
                <w:lang w:val="en-US"/>
              </w:rPr>
              <w:t>Matched</w:t>
            </w:r>
          </w:p>
        </w:tc>
        <w:tc>
          <w:tcPr>
            <w:tcW w:w="3109" w:type="dxa"/>
          </w:tcPr>
          <w:p w14:paraId="4E47323C" w14:textId="44C7558B" w:rsidR="00212E46" w:rsidRDefault="00212E46" w:rsidP="00C353FC">
            <w:pPr>
              <w:spacing w:line="276" w:lineRule="auto"/>
              <w:jc w:val="center"/>
              <w:rPr>
                <w:lang w:val="en-US"/>
              </w:rPr>
            </w:pPr>
            <w:r>
              <w:rPr>
                <w:lang w:val="en-US"/>
              </w:rPr>
              <w:t>Lost from base</w:t>
            </w:r>
          </w:p>
        </w:tc>
      </w:tr>
      <w:tr w:rsidR="00212E46" w14:paraId="27A4812E" w14:textId="77777777" w:rsidTr="00E06ABB">
        <w:trPr>
          <w:trHeight w:val="349"/>
          <w:jc w:val="center"/>
        </w:trPr>
        <w:tc>
          <w:tcPr>
            <w:tcW w:w="3107" w:type="dxa"/>
          </w:tcPr>
          <w:p w14:paraId="65A310F8" w14:textId="5AA67E38" w:rsidR="00212E46" w:rsidRDefault="00212E46" w:rsidP="00C353FC">
            <w:pPr>
              <w:spacing w:line="276" w:lineRule="auto"/>
              <w:jc w:val="center"/>
              <w:rPr>
                <w:lang w:val="en-US"/>
              </w:rPr>
            </w:pPr>
            <w:r>
              <w:rPr>
                <w:lang w:val="en-US"/>
              </w:rPr>
              <w:t>diet</w:t>
            </w:r>
          </w:p>
        </w:tc>
        <w:tc>
          <w:tcPr>
            <w:tcW w:w="3107" w:type="dxa"/>
          </w:tcPr>
          <w:p w14:paraId="3BCEF67A" w14:textId="47ABD996" w:rsidR="00212E46" w:rsidRDefault="00212E46" w:rsidP="00C353FC">
            <w:pPr>
              <w:spacing w:line="276" w:lineRule="auto"/>
              <w:jc w:val="center"/>
              <w:rPr>
                <w:lang w:val="en-US"/>
              </w:rPr>
            </w:pPr>
            <w:r>
              <w:rPr>
                <w:lang w:val="en-US"/>
              </w:rPr>
              <w:t>8704</w:t>
            </w:r>
          </w:p>
        </w:tc>
        <w:tc>
          <w:tcPr>
            <w:tcW w:w="3109" w:type="dxa"/>
          </w:tcPr>
          <w:p w14:paraId="0DD284E2" w14:textId="26C7395E" w:rsidR="00212E46" w:rsidRDefault="00212E46" w:rsidP="00C353FC">
            <w:pPr>
              <w:spacing w:line="276" w:lineRule="auto"/>
              <w:jc w:val="center"/>
              <w:rPr>
                <w:lang w:val="en-US"/>
              </w:rPr>
            </w:pPr>
            <w:r>
              <w:rPr>
                <w:lang w:val="en-US"/>
              </w:rPr>
              <w:t>0</w:t>
            </w:r>
          </w:p>
        </w:tc>
      </w:tr>
      <w:tr w:rsidR="00212E46" w14:paraId="6CA9B9B4" w14:textId="77777777" w:rsidTr="00E06ABB">
        <w:trPr>
          <w:trHeight w:val="337"/>
          <w:jc w:val="center"/>
        </w:trPr>
        <w:tc>
          <w:tcPr>
            <w:tcW w:w="3107" w:type="dxa"/>
          </w:tcPr>
          <w:p w14:paraId="6CFC812C" w14:textId="42224935" w:rsidR="00212E46" w:rsidRDefault="00212E46" w:rsidP="00C353FC">
            <w:pPr>
              <w:spacing w:line="276" w:lineRule="auto"/>
              <w:jc w:val="center"/>
              <w:rPr>
                <w:lang w:val="en-US"/>
              </w:rPr>
            </w:pPr>
            <w:r>
              <w:rPr>
                <w:lang w:val="en-US"/>
              </w:rPr>
              <w:t>demo</w:t>
            </w:r>
          </w:p>
        </w:tc>
        <w:tc>
          <w:tcPr>
            <w:tcW w:w="3107" w:type="dxa"/>
          </w:tcPr>
          <w:p w14:paraId="2DF46F6B" w14:textId="73EE928E" w:rsidR="00212E46" w:rsidRDefault="00212E46" w:rsidP="00C353FC">
            <w:pPr>
              <w:spacing w:line="276" w:lineRule="auto"/>
              <w:jc w:val="center"/>
              <w:rPr>
                <w:lang w:val="en-US"/>
              </w:rPr>
            </w:pPr>
            <w:r>
              <w:rPr>
                <w:lang w:val="en-US"/>
              </w:rPr>
              <w:t>8704</w:t>
            </w:r>
          </w:p>
        </w:tc>
        <w:tc>
          <w:tcPr>
            <w:tcW w:w="3109" w:type="dxa"/>
          </w:tcPr>
          <w:p w14:paraId="15632E38" w14:textId="2279461A" w:rsidR="00212E46" w:rsidRDefault="00212E46" w:rsidP="00C353FC">
            <w:pPr>
              <w:spacing w:line="276" w:lineRule="auto"/>
              <w:jc w:val="center"/>
              <w:rPr>
                <w:lang w:val="en-US"/>
              </w:rPr>
            </w:pPr>
            <w:r>
              <w:rPr>
                <w:lang w:val="en-US"/>
              </w:rPr>
              <w:t>0</w:t>
            </w:r>
          </w:p>
        </w:tc>
      </w:tr>
      <w:tr w:rsidR="00212E46" w14:paraId="67873319" w14:textId="77777777" w:rsidTr="00E06ABB">
        <w:trPr>
          <w:trHeight w:val="349"/>
          <w:jc w:val="center"/>
        </w:trPr>
        <w:tc>
          <w:tcPr>
            <w:tcW w:w="3107" w:type="dxa"/>
          </w:tcPr>
          <w:p w14:paraId="464623E1" w14:textId="17B52ECF" w:rsidR="00212E46" w:rsidRDefault="00212E46" w:rsidP="00C353FC">
            <w:pPr>
              <w:spacing w:line="276" w:lineRule="auto"/>
              <w:jc w:val="center"/>
              <w:rPr>
                <w:lang w:val="en-US"/>
              </w:rPr>
            </w:pPr>
            <w:r>
              <w:rPr>
                <w:lang w:val="en-US"/>
              </w:rPr>
              <w:t>bmx</w:t>
            </w:r>
          </w:p>
        </w:tc>
        <w:tc>
          <w:tcPr>
            <w:tcW w:w="3107" w:type="dxa"/>
          </w:tcPr>
          <w:p w14:paraId="0BDB4163" w14:textId="1AA89921" w:rsidR="00212E46" w:rsidRDefault="00212E46" w:rsidP="00C353FC">
            <w:pPr>
              <w:spacing w:line="276" w:lineRule="auto"/>
              <w:jc w:val="center"/>
              <w:rPr>
                <w:lang w:val="en-US"/>
              </w:rPr>
            </w:pPr>
            <w:r>
              <w:rPr>
                <w:lang w:val="en-US"/>
              </w:rPr>
              <w:t>8704</w:t>
            </w:r>
          </w:p>
        </w:tc>
        <w:tc>
          <w:tcPr>
            <w:tcW w:w="3109" w:type="dxa"/>
          </w:tcPr>
          <w:p w14:paraId="756833DA" w14:textId="510748ED" w:rsidR="00212E46" w:rsidRDefault="00212E46" w:rsidP="00C353FC">
            <w:pPr>
              <w:spacing w:line="276" w:lineRule="auto"/>
              <w:jc w:val="center"/>
              <w:rPr>
                <w:lang w:val="en-US"/>
              </w:rPr>
            </w:pPr>
            <w:r>
              <w:rPr>
                <w:lang w:val="en-US"/>
              </w:rPr>
              <w:t>0</w:t>
            </w:r>
          </w:p>
        </w:tc>
      </w:tr>
      <w:tr w:rsidR="00212E46" w14:paraId="35345FE5" w14:textId="77777777" w:rsidTr="00E06ABB">
        <w:trPr>
          <w:trHeight w:val="337"/>
          <w:jc w:val="center"/>
        </w:trPr>
        <w:tc>
          <w:tcPr>
            <w:tcW w:w="3107" w:type="dxa"/>
          </w:tcPr>
          <w:p w14:paraId="48C037F9" w14:textId="5A55D929" w:rsidR="00212E46" w:rsidRDefault="00212E46" w:rsidP="00C353FC">
            <w:pPr>
              <w:spacing w:line="276" w:lineRule="auto"/>
              <w:jc w:val="center"/>
              <w:rPr>
                <w:lang w:val="en-US"/>
              </w:rPr>
            </w:pPr>
            <w:r>
              <w:rPr>
                <w:lang w:val="en-US"/>
              </w:rPr>
              <w:t>mcq</w:t>
            </w:r>
          </w:p>
        </w:tc>
        <w:tc>
          <w:tcPr>
            <w:tcW w:w="3107" w:type="dxa"/>
          </w:tcPr>
          <w:p w14:paraId="113028E5" w14:textId="4C7B9BAD" w:rsidR="00212E46" w:rsidRDefault="00212E46" w:rsidP="00C353FC">
            <w:pPr>
              <w:spacing w:line="276" w:lineRule="auto"/>
              <w:jc w:val="center"/>
              <w:rPr>
                <w:lang w:val="en-US"/>
              </w:rPr>
            </w:pPr>
            <w:r>
              <w:rPr>
                <w:lang w:val="en-US"/>
              </w:rPr>
              <w:t>8366</w:t>
            </w:r>
          </w:p>
        </w:tc>
        <w:tc>
          <w:tcPr>
            <w:tcW w:w="3109" w:type="dxa"/>
          </w:tcPr>
          <w:p w14:paraId="7F9DA012" w14:textId="4226F623" w:rsidR="00212E46" w:rsidRDefault="00212E46" w:rsidP="00C353FC">
            <w:pPr>
              <w:spacing w:line="276" w:lineRule="auto"/>
              <w:jc w:val="center"/>
              <w:rPr>
                <w:lang w:val="en-US"/>
              </w:rPr>
            </w:pPr>
            <w:r>
              <w:rPr>
                <w:lang w:val="en-US"/>
              </w:rPr>
              <w:t>338</w:t>
            </w:r>
          </w:p>
        </w:tc>
      </w:tr>
      <w:tr w:rsidR="00212E46" w14:paraId="3BFF9CE7" w14:textId="77777777" w:rsidTr="00E06ABB">
        <w:trPr>
          <w:trHeight w:val="349"/>
          <w:jc w:val="center"/>
        </w:trPr>
        <w:tc>
          <w:tcPr>
            <w:tcW w:w="3107" w:type="dxa"/>
          </w:tcPr>
          <w:p w14:paraId="1DBB789E" w14:textId="4AF48F49" w:rsidR="00212E46" w:rsidRDefault="00211B93" w:rsidP="00C353FC">
            <w:pPr>
              <w:spacing w:line="276" w:lineRule="auto"/>
              <w:jc w:val="center"/>
              <w:rPr>
                <w:lang w:val="en-US"/>
              </w:rPr>
            </w:pPr>
            <w:r>
              <w:rPr>
                <w:lang w:val="en-US"/>
              </w:rPr>
              <w:t>bpq</w:t>
            </w:r>
          </w:p>
        </w:tc>
        <w:tc>
          <w:tcPr>
            <w:tcW w:w="3107" w:type="dxa"/>
          </w:tcPr>
          <w:p w14:paraId="3C0EF607" w14:textId="3CF2AD29" w:rsidR="00212E46" w:rsidRDefault="00211B93" w:rsidP="00C353FC">
            <w:pPr>
              <w:spacing w:line="276" w:lineRule="auto"/>
              <w:jc w:val="center"/>
              <w:rPr>
                <w:lang w:val="en-US"/>
              </w:rPr>
            </w:pPr>
            <w:r>
              <w:rPr>
                <w:lang w:val="en-US"/>
              </w:rPr>
              <w:t>5828</w:t>
            </w:r>
          </w:p>
        </w:tc>
        <w:tc>
          <w:tcPr>
            <w:tcW w:w="3109" w:type="dxa"/>
          </w:tcPr>
          <w:p w14:paraId="25013FF7" w14:textId="2D69B51D" w:rsidR="00212E46" w:rsidRDefault="00211B93" w:rsidP="00C353FC">
            <w:pPr>
              <w:spacing w:line="276" w:lineRule="auto"/>
              <w:jc w:val="center"/>
              <w:rPr>
                <w:lang w:val="en-US"/>
              </w:rPr>
            </w:pPr>
            <w:r>
              <w:rPr>
                <w:lang w:val="en-US"/>
              </w:rPr>
              <w:t>2876</w:t>
            </w:r>
          </w:p>
        </w:tc>
      </w:tr>
      <w:tr w:rsidR="00211B93" w14:paraId="38C31908" w14:textId="77777777" w:rsidTr="00E06ABB">
        <w:trPr>
          <w:trHeight w:val="337"/>
          <w:jc w:val="center"/>
        </w:trPr>
        <w:tc>
          <w:tcPr>
            <w:tcW w:w="3107" w:type="dxa"/>
          </w:tcPr>
          <w:p w14:paraId="3F8D58C0" w14:textId="46E0CC09" w:rsidR="00211B93" w:rsidRDefault="00B31F84" w:rsidP="00C353FC">
            <w:pPr>
              <w:spacing w:line="276" w:lineRule="auto"/>
              <w:jc w:val="center"/>
              <w:rPr>
                <w:lang w:val="en-US"/>
              </w:rPr>
            </w:pPr>
            <w:r>
              <w:rPr>
                <w:lang w:val="en-US"/>
              </w:rPr>
              <w:t>diq</w:t>
            </w:r>
          </w:p>
        </w:tc>
        <w:tc>
          <w:tcPr>
            <w:tcW w:w="3107" w:type="dxa"/>
          </w:tcPr>
          <w:p w14:paraId="2C92A2D4" w14:textId="1C3DF42A" w:rsidR="00211B93" w:rsidRDefault="00B31F84" w:rsidP="00C353FC">
            <w:pPr>
              <w:spacing w:line="276" w:lineRule="auto"/>
              <w:jc w:val="center"/>
              <w:rPr>
                <w:lang w:val="en-US"/>
              </w:rPr>
            </w:pPr>
            <w:r>
              <w:rPr>
                <w:lang w:val="en-US"/>
              </w:rPr>
              <w:t>8366</w:t>
            </w:r>
          </w:p>
        </w:tc>
        <w:tc>
          <w:tcPr>
            <w:tcW w:w="3109" w:type="dxa"/>
          </w:tcPr>
          <w:p w14:paraId="107D7A22" w14:textId="7907230E" w:rsidR="00211B93" w:rsidRDefault="00B31F84" w:rsidP="00C353FC">
            <w:pPr>
              <w:spacing w:line="276" w:lineRule="auto"/>
              <w:jc w:val="center"/>
              <w:rPr>
                <w:lang w:val="en-US"/>
              </w:rPr>
            </w:pPr>
            <w:r>
              <w:rPr>
                <w:lang w:val="en-US"/>
              </w:rPr>
              <w:t>338</w:t>
            </w:r>
          </w:p>
        </w:tc>
      </w:tr>
      <w:tr w:rsidR="00B31F84" w14:paraId="2EEC3482" w14:textId="77777777" w:rsidTr="00E06ABB">
        <w:trPr>
          <w:trHeight w:val="349"/>
          <w:jc w:val="center"/>
        </w:trPr>
        <w:tc>
          <w:tcPr>
            <w:tcW w:w="3107" w:type="dxa"/>
          </w:tcPr>
          <w:p w14:paraId="1CF6DEA7" w14:textId="74EFDD46" w:rsidR="00B31F84" w:rsidRDefault="00B31F84" w:rsidP="00C353FC">
            <w:pPr>
              <w:spacing w:line="276" w:lineRule="auto"/>
              <w:jc w:val="center"/>
              <w:rPr>
                <w:lang w:val="en-US"/>
              </w:rPr>
            </w:pPr>
            <w:r>
              <w:rPr>
                <w:lang w:val="en-US"/>
              </w:rPr>
              <w:t>tchol</w:t>
            </w:r>
          </w:p>
        </w:tc>
        <w:tc>
          <w:tcPr>
            <w:tcW w:w="3107" w:type="dxa"/>
          </w:tcPr>
          <w:p w14:paraId="45C865EA" w14:textId="7FBE10AC" w:rsidR="00B31F84" w:rsidRDefault="00B31F84" w:rsidP="00C353FC">
            <w:pPr>
              <w:spacing w:line="276" w:lineRule="auto"/>
              <w:jc w:val="center"/>
              <w:rPr>
                <w:lang w:val="en-US"/>
              </w:rPr>
            </w:pPr>
            <w:r>
              <w:rPr>
                <w:lang w:val="en-US"/>
              </w:rPr>
              <w:t>7435</w:t>
            </w:r>
          </w:p>
        </w:tc>
        <w:tc>
          <w:tcPr>
            <w:tcW w:w="3109" w:type="dxa"/>
          </w:tcPr>
          <w:p w14:paraId="33FA9328" w14:textId="6E92BBE5" w:rsidR="00B31F84" w:rsidRDefault="00B31F84" w:rsidP="00C353FC">
            <w:pPr>
              <w:keepNext/>
              <w:spacing w:line="276" w:lineRule="auto"/>
              <w:jc w:val="center"/>
              <w:rPr>
                <w:lang w:val="en-US"/>
              </w:rPr>
            </w:pPr>
            <w:r>
              <w:rPr>
                <w:lang w:val="en-US"/>
              </w:rPr>
              <w:t>1269</w:t>
            </w:r>
          </w:p>
        </w:tc>
      </w:tr>
    </w:tbl>
    <w:p w14:paraId="243BE349" w14:textId="531DFF56" w:rsidR="002D22D2" w:rsidRPr="00A438FD" w:rsidRDefault="00A438FD" w:rsidP="00C353FC">
      <w:pPr>
        <w:pStyle w:val="Caption"/>
        <w:jc w:val="center"/>
        <w:rPr>
          <w:color w:val="000000" w:themeColor="text1"/>
          <w:sz w:val="26"/>
          <w:szCs w:val="26"/>
          <w:lang w:val="en-US"/>
        </w:rPr>
      </w:pPr>
      <w:bookmarkStart w:id="60" w:name="_Toc230329672"/>
      <w:r w:rsidRPr="00A438FD">
        <w:rPr>
          <w:color w:val="000000" w:themeColor="text1"/>
          <w:sz w:val="26"/>
          <w:szCs w:val="26"/>
        </w:rPr>
        <w:t xml:space="preserve">Bảng </w:t>
      </w:r>
      <w:r w:rsidRPr="00A438FD">
        <w:rPr>
          <w:color w:val="000000" w:themeColor="text1"/>
          <w:sz w:val="26"/>
          <w:szCs w:val="26"/>
        </w:rPr>
        <w:fldChar w:fldCharType="begin"/>
      </w:r>
      <w:r w:rsidRPr="00A438FD">
        <w:rPr>
          <w:color w:val="000000" w:themeColor="text1"/>
          <w:sz w:val="26"/>
          <w:szCs w:val="26"/>
        </w:rPr>
        <w:instrText xml:space="preserve"> SEQ Table \* ARABIC </w:instrText>
      </w:r>
      <w:r w:rsidRPr="00A438FD">
        <w:rPr>
          <w:color w:val="000000" w:themeColor="text1"/>
          <w:sz w:val="26"/>
          <w:szCs w:val="26"/>
        </w:rPr>
        <w:fldChar w:fldCharType="separate"/>
      </w:r>
      <w:r w:rsidRPr="00A438FD">
        <w:rPr>
          <w:noProof/>
          <w:color w:val="000000" w:themeColor="text1"/>
          <w:sz w:val="26"/>
          <w:szCs w:val="26"/>
        </w:rPr>
        <w:t>15</w:t>
      </w:r>
      <w:r w:rsidRPr="00A438FD">
        <w:rPr>
          <w:color w:val="000000" w:themeColor="text1"/>
          <w:sz w:val="26"/>
          <w:szCs w:val="26"/>
        </w:rPr>
        <w:fldChar w:fldCharType="end"/>
      </w:r>
      <w:r w:rsidRPr="00A438FD">
        <w:rPr>
          <w:color w:val="000000" w:themeColor="text1"/>
          <w:sz w:val="26"/>
          <w:szCs w:val="26"/>
        </w:rPr>
        <w:t>: Mức độ trùng khớp participant giữa các dataset</w:t>
      </w:r>
      <w:bookmarkEnd w:id="60"/>
    </w:p>
    <w:p w14:paraId="79001D1C" w14:textId="77777777" w:rsidR="009447C3" w:rsidRPr="00E06ABB" w:rsidRDefault="009447C3" w:rsidP="00C353FC">
      <w:pPr>
        <w:spacing w:line="276" w:lineRule="auto"/>
        <w:jc w:val="both"/>
        <w:rPr>
          <w:lang w:val="en-US"/>
        </w:rPr>
      </w:pPr>
      <w:r w:rsidRPr="00E06ABB">
        <w:rPr>
          <w:lang w:val="en-US"/>
        </w:rPr>
        <w:t>Kết quả cho thấy dữ liệu NHANES không hoàn toàn đồng nhất giữa các file.</w:t>
      </w:r>
    </w:p>
    <w:p w14:paraId="1469B6A8" w14:textId="7E83593E" w:rsidR="009447C3" w:rsidRPr="00E06ABB" w:rsidRDefault="009447C3" w:rsidP="00C353FC">
      <w:pPr>
        <w:pStyle w:val="ListParagraph"/>
        <w:numPr>
          <w:ilvl w:val="0"/>
          <w:numId w:val="7"/>
        </w:numPr>
        <w:spacing w:line="276" w:lineRule="auto"/>
        <w:ind w:left="0"/>
        <w:jc w:val="both"/>
        <w:rPr>
          <w:lang w:val="en-US"/>
        </w:rPr>
      </w:pPr>
      <w:r w:rsidRPr="00E06ABB">
        <w:rPr>
          <w:lang w:val="en-US"/>
        </w:rPr>
        <w:t xml:space="preserve">DEMO và BMX có đầy đủ participant so với dữ liệu nền (DR1TOT). </w:t>
      </w:r>
    </w:p>
    <w:p w14:paraId="36910BB2" w14:textId="31E6C331" w:rsidR="009447C3" w:rsidRPr="00E06ABB" w:rsidRDefault="009447C3" w:rsidP="00C353FC">
      <w:pPr>
        <w:pStyle w:val="ListParagraph"/>
        <w:numPr>
          <w:ilvl w:val="0"/>
          <w:numId w:val="7"/>
        </w:numPr>
        <w:spacing w:line="276" w:lineRule="auto"/>
        <w:ind w:left="0"/>
        <w:jc w:val="both"/>
        <w:rPr>
          <w:lang w:val="en-US"/>
        </w:rPr>
      </w:pPr>
      <w:r w:rsidRPr="00E06ABB">
        <w:rPr>
          <w:lang w:val="en-US"/>
        </w:rPr>
        <w:t xml:space="preserve">MCQ và DIQ thiếu 338 participant. </w:t>
      </w:r>
    </w:p>
    <w:p w14:paraId="757A7C22" w14:textId="2FBB0975" w:rsidR="009447C3" w:rsidRPr="00E06ABB" w:rsidRDefault="009447C3" w:rsidP="00C353FC">
      <w:pPr>
        <w:pStyle w:val="ListParagraph"/>
        <w:numPr>
          <w:ilvl w:val="0"/>
          <w:numId w:val="7"/>
        </w:numPr>
        <w:spacing w:line="276" w:lineRule="auto"/>
        <w:ind w:left="0"/>
        <w:jc w:val="both"/>
        <w:rPr>
          <w:lang w:val="en-US"/>
        </w:rPr>
      </w:pPr>
      <w:r w:rsidRPr="00E06ABB">
        <w:rPr>
          <w:lang w:val="en-US"/>
        </w:rPr>
        <w:t xml:space="preserve">TCHOL thiếu 1269 participant do đây là dữ liệu xét nghiệm. </w:t>
      </w:r>
    </w:p>
    <w:p w14:paraId="76F927B3" w14:textId="0C098BAC" w:rsidR="009447C3" w:rsidRPr="00E06ABB" w:rsidRDefault="009447C3" w:rsidP="00C353FC">
      <w:pPr>
        <w:pStyle w:val="ListParagraph"/>
        <w:numPr>
          <w:ilvl w:val="0"/>
          <w:numId w:val="7"/>
        </w:numPr>
        <w:spacing w:line="276" w:lineRule="auto"/>
        <w:ind w:left="0"/>
        <w:jc w:val="both"/>
        <w:rPr>
          <w:lang w:val="en-US"/>
        </w:rPr>
      </w:pPr>
      <w:r w:rsidRPr="00E06ABB">
        <w:rPr>
          <w:lang w:val="en-US"/>
        </w:rPr>
        <w:t xml:space="preserve">BPQ có mức thiếu lớn nhất (2876 participant), phản ánh việc không phải tất cả người tham gia đều có dữ liệu khảo sát tăng huyết áp. </w:t>
      </w:r>
    </w:p>
    <w:p w14:paraId="3F647FC2" w14:textId="78CEB16C" w:rsidR="002D22D2" w:rsidRPr="00E06ABB" w:rsidRDefault="009447C3" w:rsidP="00C353FC">
      <w:pPr>
        <w:spacing w:line="276" w:lineRule="auto"/>
        <w:jc w:val="both"/>
        <w:rPr>
          <w:lang w:val="en-US"/>
        </w:rPr>
      </w:pPr>
      <w:r w:rsidRPr="00E06ABB">
        <w:rPr>
          <w:lang w:val="en-US"/>
        </w:rPr>
        <w:t>Do nghiên cứu sử dụng inner join, chỉ các participant xuất hiện ở tất cả dataset mới được giữ lại. Vì vậy, số lượng mẫu giảm từ 8704 xuống còn 5828 dòng sau khi tích hợp dữ liệu.</w:t>
      </w:r>
    </w:p>
    <w:p w14:paraId="7EF3EFC0" w14:textId="12FFDD6F" w:rsidR="0079454A" w:rsidRPr="00E06ABB" w:rsidRDefault="00B86F49" w:rsidP="00C353FC">
      <w:pPr>
        <w:spacing w:line="276" w:lineRule="auto"/>
        <w:jc w:val="both"/>
        <w:rPr>
          <w:lang w:val="en-US"/>
        </w:rPr>
      </w:pPr>
      <w:r w:rsidRPr="00E06ABB">
        <w:rPr>
          <w:lang w:val="en-US"/>
        </w:rPr>
        <w:t>Các biến được chuẩn hóa gồm: stroke, heart_attack, coronary_disease, heart_failure, hypertension, diabetes</w:t>
      </w:r>
    </w:p>
    <w:p w14:paraId="11E4CCB7" w14:textId="44683144" w:rsidR="00455C48" w:rsidRPr="003443F6" w:rsidRDefault="0079454A" w:rsidP="00C353FC">
      <w:pPr>
        <w:pStyle w:val="Heading3"/>
      </w:pPr>
      <w:bookmarkStart w:id="61" w:name="_Toc230601876"/>
      <w:r>
        <w:t xml:space="preserve">3.3.3 </w:t>
      </w:r>
      <w:r w:rsidR="00455C48" w:rsidRPr="003443F6">
        <w:t>Xử lý dữ liệu thiếu (Missing Values)</w:t>
      </w:r>
      <w:bookmarkEnd w:id="61"/>
    </w:p>
    <w:p w14:paraId="0288C09F" w14:textId="77777777" w:rsidR="00E066D0" w:rsidRDefault="00C26748" w:rsidP="00C353FC">
      <w:pPr>
        <w:keepNext/>
        <w:spacing w:line="276" w:lineRule="auto"/>
      </w:pPr>
      <w:r w:rsidRPr="00C26748">
        <w:rPr>
          <w:noProof/>
        </w:rPr>
        <w:drawing>
          <wp:inline distT="0" distB="0" distL="0" distR="0" wp14:anchorId="6C8139C9" wp14:editId="1DE11300">
            <wp:extent cx="5703570" cy="2856660"/>
            <wp:effectExtent l="19050" t="19050" r="11430" b="20320"/>
            <wp:docPr id="77546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61079" name=""/>
                    <pic:cNvPicPr/>
                  </pic:nvPicPr>
                  <pic:blipFill>
                    <a:blip r:embed="rId28"/>
                    <a:stretch>
                      <a:fillRect/>
                    </a:stretch>
                  </pic:blipFill>
                  <pic:spPr>
                    <a:xfrm>
                      <a:off x="0" y="0"/>
                      <a:ext cx="5709445" cy="2859602"/>
                    </a:xfrm>
                    <a:prstGeom prst="rect">
                      <a:avLst/>
                    </a:prstGeom>
                    <a:ln>
                      <a:solidFill>
                        <a:schemeClr val="tx1"/>
                      </a:solidFill>
                    </a:ln>
                  </pic:spPr>
                </pic:pic>
              </a:graphicData>
            </a:graphic>
          </wp:inline>
        </w:drawing>
      </w:r>
    </w:p>
    <w:p w14:paraId="58357203" w14:textId="71D64215" w:rsidR="002021B1" w:rsidRPr="003D7268" w:rsidRDefault="00DC4413" w:rsidP="00C353FC">
      <w:pPr>
        <w:pStyle w:val="Caption"/>
        <w:jc w:val="center"/>
        <w:rPr>
          <w:b/>
          <w:color w:val="000000" w:themeColor="text1"/>
          <w:sz w:val="26"/>
          <w:szCs w:val="26"/>
        </w:rPr>
      </w:pPr>
      <w:bookmarkStart w:id="62" w:name="_Toc230335472"/>
      <w:r w:rsidRPr="003D7268">
        <w:rPr>
          <w:color w:val="000000" w:themeColor="text1"/>
          <w:sz w:val="26"/>
          <w:szCs w:val="26"/>
        </w:rPr>
        <w:t>Hình</w:t>
      </w:r>
      <w:r w:rsidR="00E066D0" w:rsidRPr="003D7268">
        <w:rPr>
          <w:color w:val="000000" w:themeColor="text1"/>
          <w:sz w:val="26"/>
          <w:szCs w:val="26"/>
        </w:rPr>
        <w:t xml:space="preserve"> </w:t>
      </w:r>
      <w:r w:rsidR="00E066D0" w:rsidRPr="003D7268">
        <w:rPr>
          <w:color w:val="000000" w:themeColor="text1"/>
          <w:sz w:val="26"/>
          <w:szCs w:val="26"/>
        </w:rPr>
        <w:fldChar w:fldCharType="begin"/>
      </w:r>
      <w:r w:rsidR="00E066D0" w:rsidRPr="003D7268">
        <w:rPr>
          <w:color w:val="000000" w:themeColor="text1"/>
          <w:sz w:val="26"/>
          <w:szCs w:val="26"/>
        </w:rPr>
        <w:instrText xml:space="preserve"> SEQ Figure \* ARABIC </w:instrText>
      </w:r>
      <w:r w:rsidR="00E066D0" w:rsidRPr="003D7268">
        <w:rPr>
          <w:color w:val="000000" w:themeColor="text1"/>
          <w:sz w:val="26"/>
          <w:szCs w:val="26"/>
        </w:rPr>
        <w:fldChar w:fldCharType="separate"/>
      </w:r>
      <w:r w:rsidR="00E066D0" w:rsidRPr="003D7268">
        <w:rPr>
          <w:color w:val="000000" w:themeColor="text1"/>
          <w:sz w:val="26"/>
          <w:szCs w:val="26"/>
        </w:rPr>
        <w:t>16</w:t>
      </w:r>
      <w:r w:rsidR="00E066D0" w:rsidRPr="003D7268">
        <w:rPr>
          <w:color w:val="000000" w:themeColor="text1"/>
          <w:sz w:val="26"/>
          <w:szCs w:val="26"/>
        </w:rPr>
        <w:fldChar w:fldCharType="end"/>
      </w:r>
      <w:r w:rsidR="00E066D0" w:rsidRPr="003D7268">
        <w:rPr>
          <w:color w:val="000000" w:themeColor="text1"/>
          <w:sz w:val="26"/>
          <w:szCs w:val="26"/>
        </w:rPr>
        <w:t>:</w:t>
      </w:r>
      <w:r w:rsidRPr="003D7268">
        <w:rPr>
          <w:color w:val="000000" w:themeColor="text1"/>
          <w:sz w:val="26"/>
          <w:szCs w:val="26"/>
        </w:rPr>
        <w:t xml:space="preserve"> </w:t>
      </w:r>
      <w:r w:rsidR="003D7268" w:rsidRPr="003D7268">
        <w:rPr>
          <w:color w:val="000000" w:themeColor="text1"/>
          <w:sz w:val="26"/>
          <w:szCs w:val="26"/>
        </w:rPr>
        <w:t>Số lượng missing values</w:t>
      </w:r>
      <w:bookmarkEnd w:id="62"/>
    </w:p>
    <w:p w14:paraId="272B6BCF" w14:textId="40A1943D" w:rsidR="002021B1" w:rsidRDefault="008475E9" w:rsidP="00C353FC">
      <w:pPr>
        <w:pStyle w:val="ListParagraph"/>
        <w:numPr>
          <w:ilvl w:val="0"/>
          <w:numId w:val="8"/>
        </w:numPr>
        <w:spacing w:line="276" w:lineRule="auto"/>
        <w:ind w:left="0"/>
        <w:rPr>
          <w:b/>
        </w:rPr>
      </w:pPr>
      <w:r w:rsidRPr="008475E9">
        <w:rPr>
          <w:b/>
          <w:bCs/>
        </w:rPr>
        <w:t>Phân tích nguyên nhân gây missing value</w:t>
      </w:r>
    </w:p>
    <w:p w14:paraId="6A2C2B1A" w14:textId="77777777" w:rsidR="00C562F9" w:rsidRPr="00C562F9" w:rsidRDefault="00C562F9" w:rsidP="00C353FC">
      <w:pPr>
        <w:spacing w:line="276" w:lineRule="auto"/>
        <w:ind w:firstLine="360"/>
        <w:rPr>
          <w:lang w:val="en-US"/>
        </w:rPr>
      </w:pPr>
      <w:r w:rsidRPr="00C562F9">
        <w:rPr>
          <w:lang w:val="en-US"/>
        </w:rPr>
        <w:t>National Health and Nutrition Examination Survey không thu thập dữ liệu kiểu:</w:t>
      </w:r>
    </w:p>
    <w:p w14:paraId="3B7E7CEE" w14:textId="60260190" w:rsidR="00C562F9" w:rsidRPr="00C562F9" w:rsidRDefault="00C562F9" w:rsidP="00C353FC">
      <w:pPr>
        <w:pStyle w:val="ListParagraph"/>
        <w:numPr>
          <w:ilvl w:val="0"/>
          <w:numId w:val="7"/>
        </w:numPr>
        <w:spacing w:line="276" w:lineRule="auto"/>
        <w:ind w:left="0"/>
        <w:rPr>
          <w:lang w:val="en-US"/>
        </w:rPr>
      </w:pPr>
      <w:r>
        <w:rPr>
          <w:lang w:val="en-US"/>
        </w:rPr>
        <w:t>M</w:t>
      </w:r>
      <w:r w:rsidRPr="00C562F9">
        <w:rPr>
          <w:lang w:val="en-US"/>
        </w:rPr>
        <w:t xml:space="preserve">ỗi người vào là làm </w:t>
      </w:r>
      <w:r>
        <w:rPr>
          <w:lang w:val="en-US"/>
        </w:rPr>
        <w:t>hết</w:t>
      </w:r>
      <w:r w:rsidRPr="00C562F9">
        <w:rPr>
          <w:lang w:val="en-US"/>
        </w:rPr>
        <w:t xml:space="preserve"> tất cả bài test </w:t>
      </w:r>
      <w:r>
        <w:rPr>
          <w:lang w:val="en-US"/>
        </w:rPr>
        <w:t>và</w:t>
      </w:r>
      <w:r w:rsidRPr="00C562F9">
        <w:rPr>
          <w:lang w:val="en-US"/>
        </w:rPr>
        <w:t xml:space="preserve"> trả lời toàn bộ câu hỏi</w:t>
      </w:r>
    </w:p>
    <w:p w14:paraId="7E8B934B" w14:textId="37FF6D36" w:rsidR="00C562F9" w:rsidRPr="00C562F9" w:rsidRDefault="00C562F9" w:rsidP="00C353FC">
      <w:pPr>
        <w:spacing w:line="276" w:lineRule="auto"/>
        <w:rPr>
          <w:lang w:val="en-US"/>
        </w:rPr>
      </w:pPr>
      <w:r w:rsidRPr="00C562F9">
        <w:rPr>
          <w:lang w:val="en-US"/>
        </w:rPr>
        <w:lastRenderedPageBreak/>
        <w:t>Mà nó chia thành nhiều phần khác nhau (modules):</w:t>
      </w:r>
    </w:p>
    <w:p w14:paraId="4B9EA679" w14:textId="605B5B17" w:rsidR="00C562F9" w:rsidRPr="00C562F9" w:rsidRDefault="00C562F9" w:rsidP="00C353FC">
      <w:pPr>
        <w:spacing w:line="276" w:lineRule="auto"/>
        <w:ind w:firstLine="360"/>
        <w:rPr>
          <w:lang w:val="en-US"/>
        </w:rPr>
      </w:pPr>
      <w:r>
        <w:rPr>
          <w:lang w:val="en-US"/>
        </w:rPr>
        <w:t xml:space="preserve">+ </w:t>
      </w:r>
      <w:r w:rsidRPr="00C562F9">
        <w:rPr>
          <w:lang w:val="en-US"/>
        </w:rPr>
        <w:t xml:space="preserve">DEMO: nhân khẩu học (ai cũng có thể trả lời) </w:t>
      </w:r>
    </w:p>
    <w:p w14:paraId="20653E1C" w14:textId="31AB64AF" w:rsidR="00C562F9" w:rsidRPr="00C562F9" w:rsidRDefault="00C562F9" w:rsidP="00C353FC">
      <w:pPr>
        <w:spacing w:line="276" w:lineRule="auto"/>
        <w:ind w:firstLine="720"/>
        <w:rPr>
          <w:lang w:val="en-US"/>
        </w:rPr>
      </w:pPr>
      <w:r>
        <w:rPr>
          <w:lang w:val="en-US"/>
        </w:rPr>
        <w:t xml:space="preserve">+ </w:t>
      </w:r>
      <w:r w:rsidRPr="00C562F9">
        <w:rPr>
          <w:lang w:val="en-US"/>
        </w:rPr>
        <w:t xml:space="preserve">Questionnaire (MCQ, DIQ, BPQ…): hỏi theo nhóm </w:t>
      </w:r>
    </w:p>
    <w:p w14:paraId="670C7CF4" w14:textId="6907B05F" w:rsidR="00C562F9" w:rsidRPr="00C562F9" w:rsidRDefault="00C562F9" w:rsidP="00C353FC">
      <w:pPr>
        <w:spacing w:line="276" w:lineRule="auto"/>
        <w:ind w:firstLine="720"/>
        <w:rPr>
          <w:lang w:val="en-US"/>
        </w:rPr>
      </w:pPr>
      <w:r>
        <w:rPr>
          <w:lang w:val="en-US"/>
        </w:rPr>
        <w:t xml:space="preserve">+ </w:t>
      </w:r>
      <w:r w:rsidRPr="00C562F9">
        <w:rPr>
          <w:lang w:val="en-US"/>
        </w:rPr>
        <w:t xml:space="preserve">Examination (BMX…): đo trực tiếp tại mobile clinic </w:t>
      </w:r>
    </w:p>
    <w:p w14:paraId="6522931A" w14:textId="6DBCC600" w:rsidR="00C562F9" w:rsidRPr="00C562F9" w:rsidRDefault="00C562F9" w:rsidP="00C353FC">
      <w:pPr>
        <w:spacing w:line="276" w:lineRule="auto"/>
        <w:rPr>
          <w:lang w:val="en-US"/>
        </w:rPr>
      </w:pPr>
      <w:r>
        <w:rPr>
          <w:lang w:val="en-US"/>
        </w:rPr>
        <w:t xml:space="preserve">+ </w:t>
      </w:r>
      <w:r w:rsidRPr="00C562F9">
        <w:rPr>
          <w:lang w:val="en-US"/>
        </w:rPr>
        <w:t xml:space="preserve">Laboratory (TCHOL…): xét nghiệm máu, nước tiểu… </w:t>
      </w:r>
    </w:p>
    <w:p w14:paraId="71AE9F9F" w14:textId="4C62B174" w:rsidR="00E31800" w:rsidRDefault="00E31800" w:rsidP="00C353FC">
      <w:pPr>
        <w:pStyle w:val="ListParagraph"/>
        <w:numPr>
          <w:ilvl w:val="0"/>
          <w:numId w:val="7"/>
        </w:numPr>
        <w:spacing w:line="276" w:lineRule="auto"/>
        <w:ind w:left="0"/>
        <w:rPr>
          <w:lang w:val="en-US"/>
        </w:rPr>
      </w:pPr>
      <w:r>
        <w:rPr>
          <w:lang w:val="en-US"/>
        </w:rPr>
        <w:t>Không phải ai cũng làm xét nghiệm.</w:t>
      </w:r>
    </w:p>
    <w:p w14:paraId="5A475241" w14:textId="3844A2AC" w:rsidR="00E31800" w:rsidRPr="00E31800" w:rsidRDefault="008D3FB4" w:rsidP="00C353FC">
      <w:pPr>
        <w:pStyle w:val="ListParagraph"/>
        <w:numPr>
          <w:ilvl w:val="0"/>
          <w:numId w:val="7"/>
        </w:numPr>
        <w:spacing w:line="276" w:lineRule="auto"/>
        <w:ind w:left="0"/>
        <w:rPr>
          <w:lang w:val="en-US"/>
        </w:rPr>
      </w:pPr>
      <w:r>
        <w:rPr>
          <w:lang w:val="en-US"/>
        </w:rPr>
        <w:t>Một số câu hỏi chỉ áp dụng cho một nhóm đối tượng (Ví dụ:  DIQ (tiểu đường) – chỉ hỏi người lớn tuổi, hoặc nhóm thuộc nguy cơ)</w:t>
      </w:r>
    </w:p>
    <w:p w14:paraId="41B7BB84" w14:textId="3C6F3B65" w:rsidR="008475E9" w:rsidRDefault="009B14C9" w:rsidP="00C353FC">
      <w:pPr>
        <w:spacing w:line="276" w:lineRule="auto"/>
        <w:rPr>
          <w:lang w:val="en-US"/>
        </w:rPr>
      </w:pPr>
      <w:r>
        <w:rPr>
          <w:b/>
          <w:bCs/>
          <w:lang w:val="en-US"/>
        </w:rPr>
        <w:t xml:space="preserve">- </w:t>
      </w:r>
      <w:r>
        <w:rPr>
          <w:b/>
          <w:bCs/>
          <w:lang w:val="en-US"/>
        </w:rPr>
        <w:tab/>
        <w:t xml:space="preserve">Sub-sample design: </w:t>
      </w:r>
      <w:r w:rsidR="003E7C64">
        <w:rPr>
          <w:lang w:val="en-US"/>
        </w:rPr>
        <w:t>K</w:t>
      </w:r>
      <w:r w:rsidR="00981B0D">
        <w:rPr>
          <w:lang w:val="en-US"/>
        </w:rPr>
        <w:t>h</w:t>
      </w:r>
      <w:r w:rsidR="003E7C64">
        <w:rPr>
          <w:lang w:val="en-US"/>
        </w:rPr>
        <w:t>ông</w:t>
      </w:r>
      <w:r>
        <w:rPr>
          <w:lang w:val="en-US"/>
        </w:rPr>
        <w:t xml:space="preserve"> phải 100% người đều tham gia mọi xét nghiệm. Một số xét nghiệm chỉ áp dụng cho một phần mẫu đại diện.</w:t>
      </w:r>
    </w:p>
    <w:p w14:paraId="794524D4" w14:textId="12466444" w:rsidR="003E7C64" w:rsidRPr="003D7268" w:rsidRDefault="009B14C9" w:rsidP="00C353FC">
      <w:pPr>
        <w:spacing w:line="276" w:lineRule="auto"/>
        <w:rPr>
          <w:lang w:val="en-US"/>
        </w:rPr>
      </w:pPr>
      <w:r>
        <w:rPr>
          <w:b/>
          <w:bCs/>
          <w:lang w:val="en-US"/>
        </w:rPr>
        <w:t>-</w:t>
      </w:r>
      <w:r>
        <w:rPr>
          <w:lang w:val="en-US"/>
        </w:rPr>
        <w:tab/>
      </w:r>
      <w:r w:rsidR="00317069">
        <w:rPr>
          <w:lang w:val="en-US"/>
        </w:rPr>
        <w:t>Không hoàn thành đầy đủ khảo sát. (Lí do: Bỏ giữa chừng, từ chối xét nghiệm,</w:t>
      </w:r>
      <w:r w:rsidR="00E22EF0">
        <w:rPr>
          <w:lang w:val="en-US"/>
        </w:rPr>
        <w:t xml:space="preserve"> </w:t>
      </w:r>
      <w:r w:rsidR="00317069">
        <w:rPr>
          <w:lang w:val="en-US"/>
        </w:rPr>
        <w:t>…)</w:t>
      </w:r>
    </w:p>
    <w:p w14:paraId="374ED16A" w14:textId="73A4396C" w:rsidR="002E7EEA" w:rsidRDefault="003E7C64" w:rsidP="00C353FC">
      <w:pPr>
        <w:pStyle w:val="ListParagraph"/>
        <w:numPr>
          <w:ilvl w:val="0"/>
          <w:numId w:val="8"/>
        </w:numPr>
        <w:spacing w:line="276" w:lineRule="auto"/>
        <w:ind w:left="0"/>
        <w:rPr>
          <w:b/>
          <w:bCs/>
        </w:rPr>
      </w:pPr>
      <w:r>
        <w:rPr>
          <w:b/>
          <w:bCs/>
        </w:rPr>
        <w:t>Đặc điểm dữ liệu thiếu</w:t>
      </w:r>
    </w:p>
    <w:tbl>
      <w:tblPr>
        <w:tblW w:w="9222" w:type="dxa"/>
        <w:jc w:val="righ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19"/>
        <w:gridCol w:w="3234"/>
        <w:gridCol w:w="2369"/>
      </w:tblGrid>
      <w:tr w:rsidR="009812BE" w:rsidRPr="007D698C" w14:paraId="02621218"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13AD9F2" w14:textId="77777777" w:rsidR="009812BE" w:rsidRPr="007D698C" w:rsidRDefault="009812BE" w:rsidP="00C353FC">
            <w:pPr>
              <w:spacing w:line="276" w:lineRule="auto"/>
              <w:jc w:val="center"/>
              <w:rPr>
                <w:b/>
                <w:bCs/>
                <w:lang w:val="en-US"/>
              </w:rPr>
            </w:pPr>
            <w:r>
              <w:rPr>
                <w:b/>
                <w:bCs/>
                <w:lang w:val="en-US"/>
              </w:rPr>
              <w:t>Column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9C7C92C" w14:textId="77777777" w:rsidR="009812BE" w:rsidRPr="007D698C" w:rsidRDefault="009812BE" w:rsidP="00C353FC">
            <w:pPr>
              <w:spacing w:line="276" w:lineRule="auto"/>
              <w:jc w:val="center"/>
              <w:rPr>
                <w:b/>
                <w:bCs/>
                <w:lang w:val="en-US"/>
              </w:rPr>
            </w:pPr>
            <w:r>
              <w:rPr>
                <w:b/>
                <w:bCs/>
                <w:lang w:val="en-US"/>
              </w:rPr>
              <w:t>Missing 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07D4F90" w14:textId="77777777" w:rsidR="009812BE" w:rsidRPr="007D698C" w:rsidRDefault="009812BE" w:rsidP="00C353FC">
            <w:pPr>
              <w:spacing w:line="276" w:lineRule="auto"/>
              <w:jc w:val="center"/>
              <w:rPr>
                <w:b/>
                <w:bCs/>
                <w:lang w:val="en-US"/>
              </w:rPr>
            </w:pPr>
            <w:r>
              <w:rPr>
                <w:b/>
                <w:bCs/>
                <w:lang w:val="en-US"/>
              </w:rPr>
              <w:t>Missing%</w:t>
            </w:r>
          </w:p>
        </w:tc>
      </w:tr>
      <w:tr w:rsidR="009812BE" w:rsidRPr="00E24EC0" w14:paraId="3D5113B1"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5CE0D7" w14:textId="77777777" w:rsidR="009812BE" w:rsidRPr="00E24EC0" w:rsidRDefault="009812BE" w:rsidP="00C353FC">
            <w:pPr>
              <w:spacing w:line="276" w:lineRule="auto"/>
              <w:jc w:val="center"/>
              <w:rPr>
                <w:lang w:val="en-US"/>
              </w:rPr>
            </w:pPr>
            <w:r w:rsidRPr="00E24EC0">
              <w:rPr>
                <w:lang w:val="en-US"/>
              </w:rPr>
              <w:t>energy_kcal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2A3B7A" w14:textId="77777777" w:rsidR="009812BE" w:rsidRPr="00E24EC0" w:rsidRDefault="009812BE" w:rsidP="00C353FC">
            <w:pPr>
              <w:spacing w:line="276" w:lineRule="auto"/>
              <w:jc w:val="center"/>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38779A" w14:textId="77777777" w:rsidR="009812BE" w:rsidRPr="00E24EC0" w:rsidRDefault="009812BE" w:rsidP="00C353FC">
            <w:pPr>
              <w:spacing w:line="276" w:lineRule="auto"/>
              <w:jc w:val="center"/>
              <w:rPr>
                <w:lang w:val="en-US"/>
              </w:rPr>
            </w:pPr>
            <w:r w:rsidRPr="00E24EC0">
              <w:rPr>
                <w:lang w:val="en-US"/>
              </w:rPr>
              <w:t>9.68</w:t>
            </w:r>
          </w:p>
        </w:tc>
      </w:tr>
      <w:tr w:rsidR="009812BE" w:rsidRPr="00E24EC0" w14:paraId="19E5DC72"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6D4D18" w14:textId="77777777" w:rsidR="009812BE" w:rsidRPr="00E24EC0" w:rsidRDefault="009812BE" w:rsidP="00C353FC">
            <w:pPr>
              <w:spacing w:line="276" w:lineRule="auto"/>
              <w:jc w:val="center"/>
              <w:rPr>
                <w:lang w:val="en-US"/>
              </w:rPr>
            </w:pPr>
            <w:r w:rsidRPr="00E24EC0">
              <w:rPr>
                <w:lang w:val="en-US"/>
              </w:rPr>
              <w:t>protein_g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338781" w14:textId="77777777" w:rsidR="009812BE" w:rsidRPr="00E24EC0" w:rsidRDefault="009812BE" w:rsidP="00C353FC">
            <w:pPr>
              <w:spacing w:line="276" w:lineRule="auto"/>
              <w:jc w:val="center"/>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E24E63" w14:textId="77777777" w:rsidR="009812BE" w:rsidRPr="00E24EC0" w:rsidRDefault="009812BE" w:rsidP="00C353FC">
            <w:pPr>
              <w:spacing w:line="276" w:lineRule="auto"/>
              <w:jc w:val="center"/>
              <w:rPr>
                <w:lang w:val="en-US"/>
              </w:rPr>
            </w:pPr>
            <w:r w:rsidRPr="00E24EC0">
              <w:rPr>
                <w:lang w:val="en-US"/>
              </w:rPr>
              <w:t>9.68</w:t>
            </w:r>
          </w:p>
        </w:tc>
      </w:tr>
      <w:tr w:rsidR="009812BE" w:rsidRPr="00E24EC0" w14:paraId="77648A30"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46C8E6" w14:textId="77777777" w:rsidR="009812BE" w:rsidRPr="00E24EC0" w:rsidRDefault="009812BE" w:rsidP="00C353FC">
            <w:pPr>
              <w:spacing w:line="276" w:lineRule="auto"/>
              <w:jc w:val="center"/>
              <w:rPr>
                <w:lang w:val="en-US"/>
              </w:rPr>
            </w:pPr>
            <w:r w:rsidRPr="00E24EC0">
              <w:rPr>
                <w:lang w:val="en-US"/>
              </w:rPr>
              <w:t>carb_g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95DDF9" w14:textId="77777777" w:rsidR="009812BE" w:rsidRPr="00E24EC0" w:rsidRDefault="009812BE" w:rsidP="00C353FC">
            <w:pPr>
              <w:spacing w:line="276" w:lineRule="auto"/>
              <w:jc w:val="center"/>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7158B2" w14:textId="77777777" w:rsidR="009812BE" w:rsidRPr="00E24EC0" w:rsidRDefault="009812BE" w:rsidP="00C353FC">
            <w:pPr>
              <w:spacing w:line="276" w:lineRule="auto"/>
              <w:jc w:val="center"/>
              <w:rPr>
                <w:lang w:val="en-US"/>
              </w:rPr>
            </w:pPr>
            <w:r w:rsidRPr="00E24EC0">
              <w:rPr>
                <w:lang w:val="en-US"/>
              </w:rPr>
              <w:t>9.68</w:t>
            </w:r>
          </w:p>
        </w:tc>
      </w:tr>
      <w:tr w:rsidR="009812BE" w:rsidRPr="00E24EC0" w14:paraId="17758E5D"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16585C" w14:textId="77777777" w:rsidR="009812BE" w:rsidRPr="00E24EC0" w:rsidRDefault="009812BE" w:rsidP="00C353FC">
            <w:pPr>
              <w:spacing w:line="276" w:lineRule="auto"/>
              <w:rPr>
                <w:lang w:val="en-US"/>
              </w:rPr>
            </w:pPr>
            <w:r w:rsidRPr="00E24EC0">
              <w:rPr>
                <w:lang w:val="en-US"/>
              </w:rPr>
              <w:t>sugar_g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8A440"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D21B7F" w14:textId="77777777" w:rsidR="009812BE" w:rsidRPr="00E24EC0" w:rsidRDefault="009812BE" w:rsidP="00C353FC">
            <w:pPr>
              <w:spacing w:line="276" w:lineRule="auto"/>
              <w:rPr>
                <w:lang w:val="en-US"/>
              </w:rPr>
            </w:pPr>
            <w:r w:rsidRPr="00E24EC0">
              <w:rPr>
                <w:lang w:val="en-US"/>
              </w:rPr>
              <w:t>9.68</w:t>
            </w:r>
          </w:p>
        </w:tc>
      </w:tr>
      <w:tr w:rsidR="009812BE" w:rsidRPr="00E24EC0" w14:paraId="56D2328A"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E3343F" w14:textId="77777777" w:rsidR="009812BE" w:rsidRPr="00E24EC0" w:rsidRDefault="009812BE" w:rsidP="00C353FC">
            <w:pPr>
              <w:spacing w:line="276" w:lineRule="auto"/>
              <w:rPr>
                <w:lang w:val="en-US"/>
              </w:rPr>
            </w:pPr>
            <w:r w:rsidRPr="00E24EC0">
              <w:rPr>
                <w:lang w:val="en-US"/>
              </w:rPr>
              <w:t>fat_g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58052E"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CB7EF4" w14:textId="77777777" w:rsidR="009812BE" w:rsidRPr="00E24EC0" w:rsidRDefault="009812BE" w:rsidP="00C353FC">
            <w:pPr>
              <w:spacing w:line="276" w:lineRule="auto"/>
              <w:rPr>
                <w:lang w:val="en-US"/>
              </w:rPr>
            </w:pPr>
            <w:r w:rsidRPr="00E24EC0">
              <w:rPr>
                <w:lang w:val="en-US"/>
              </w:rPr>
              <w:t>9.68</w:t>
            </w:r>
          </w:p>
        </w:tc>
      </w:tr>
      <w:tr w:rsidR="009812BE" w:rsidRPr="00E24EC0" w14:paraId="603CAADD"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E9BCD6" w14:textId="77777777" w:rsidR="009812BE" w:rsidRPr="00E24EC0" w:rsidRDefault="009812BE" w:rsidP="00C353FC">
            <w:pPr>
              <w:spacing w:line="276" w:lineRule="auto"/>
              <w:rPr>
                <w:lang w:val="en-US"/>
              </w:rPr>
            </w:pPr>
            <w:r w:rsidRPr="00E24EC0">
              <w:rPr>
                <w:lang w:val="en-US"/>
              </w:rPr>
              <w:t>sat_fat_g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FE3C61"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5F1886" w14:textId="77777777" w:rsidR="009812BE" w:rsidRPr="00E24EC0" w:rsidRDefault="009812BE" w:rsidP="00C353FC">
            <w:pPr>
              <w:spacing w:line="276" w:lineRule="auto"/>
              <w:rPr>
                <w:lang w:val="en-US"/>
              </w:rPr>
            </w:pPr>
            <w:r w:rsidRPr="00E24EC0">
              <w:rPr>
                <w:lang w:val="en-US"/>
              </w:rPr>
              <w:t>9.68</w:t>
            </w:r>
          </w:p>
        </w:tc>
      </w:tr>
      <w:tr w:rsidR="009812BE" w:rsidRPr="00E24EC0" w14:paraId="24688FD5"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73C67E" w14:textId="77777777" w:rsidR="009812BE" w:rsidRPr="00E24EC0" w:rsidRDefault="009812BE" w:rsidP="00C353FC">
            <w:pPr>
              <w:spacing w:line="276" w:lineRule="auto"/>
              <w:rPr>
                <w:lang w:val="en-US"/>
              </w:rPr>
            </w:pPr>
            <w:r w:rsidRPr="00E24EC0">
              <w:rPr>
                <w:lang w:val="en-US"/>
              </w:rPr>
              <w:t>sodium_mg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9279F4"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5D8FF5" w14:textId="77777777" w:rsidR="009812BE" w:rsidRPr="00E24EC0" w:rsidRDefault="009812BE" w:rsidP="00C353FC">
            <w:pPr>
              <w:spacing w:line="276" w:lineRule="auto"/>
              <w:rPr>
                <w:lang w:val="en-US"/>
              </w:rPr>
            </w:pPr>
            <w:r w:rsidRPr="00E24EC0">
              <w:rPr>
                <w:lang w:val="en-US"/>
              </w:rPr>
              <w:t>9.68</w:t>
            </w:r>
          </w:p>
        </w:tc>
      </w:tr>
      <w:tr w:rsidR="009812BE" w:rsidRPr="00E24EC0" w14:paraId="323A7515"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62B272" w14:textId="77777777" w:rsidR="009812BE" w:rsidRPr="00E24EC0" w:rsidRDefault="009812BE" w:rsidP="00C353FC">
            <w:pPr>
              <w:spacing w:line="276" w:lineRule="auto"/>
              <w:rPr>
                <w:lang w:val="en-US"/>
              </w:rPr>
            </w:pPr>
            <w:r w:rsidRPr="00E24EC0">
              <w:rPr>
                <w:lang w:val="en-US"/>
              </w:rPr>
              <w:t>potassium_mg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64B7FA"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F2AF44" w14:textId="77777777" w:rsidR="009812BE" w:rsidRPr="00E24EC0" w:rsidRDefault="009812BE" w:rsidP="00C353FC">
            <w:pPr>
              <w:spacing w:line="276" w:lineRule="auto"/>
              <w:rPr>
                <w:lang w:val="en-US"/>
              </w:rPr>
            </w:pPr>
            <w:r w:rsidRPr="00E24EC0">
              <w:rPr>
                <w:lang w:val="en-US"/>
              </w:rPr>
              <w:t>9.68</w:t>
            </w:r>
          </w:p>
        </w:tc>
      </w:tr>
      <w:tr w:rsidR="009812BE" w:rsidRPr="00E24EC0" w14:paraId="3B2B8EEC" w14:textId="77777777" w:rsidTr="00E06ABB">
        <w:trPr>
          <w:trHeight w:val="335"/>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AA7502" w14:textId="77777777" w:rsidR="009812BE" w:rsidRPr="00E24EC0" w:rsidRDefault="009812BE" w:rsidP="00C353FC">
            <w:pPr>
              <w:spacing w:line="276" w:lineRule="auto"/>
              <w:rPr>
                <w:lang w:val="en-US"/>
              </w:rPr>
            </w:pPr>
            <w:r w:rsidRPr="00E24EC0">
              <w:rPr>
                <w:lang w:val="en-US"/>
              </w:rPr>
              <w:t>alcohol_g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57810E"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FEB9D3" w14:textId="77777777" w:rsidR="009812BE" w:rsidRPr="00E24EC0" w:rsidRDefault="009812BE" w:rsidP="00C353FC">
            <w:pPr>
              <w:spacing w:line="276" w:lineRule="auto"/>
              <w:rPr>
                <w:lang w:val="en-US"/>
              </w:rPr>
            </w:pPr>
            <w:r w:rsidRPr="00E24EC0">
              <w:rPr>
                <w:lang w:val="en-US"/>
              </w:rPr>
              <w:t>9.68</w:t>
            </w:r>
          </w:p>
        </w:tc>
      </w:tr>
      <w:tr w:rsidR="009812BE" w:rsidRPr="00E24EC0" w14:paraId="30336604"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16C137" w14:textId="77777777" w:rsidR="009812BE" w:rsidRPr="00E24EC0" w:rsidRDefault="009812BE" w:rsidP="00C353FC">
            <w:pPr>
              <w:spacing w:line="276" w:lineRule="auto"/>
              <w:rPr>
                <w:lang w:val="en-US"/>
              </w:rPr>
            </w:pPr>
            <w:r w:rsidRPr="00E24EC0">
              <w:rPr>
                <w:lang w:val="en-US"/>
              </w:rPr>
              <w:t>fiber_g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FF076A"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CC3C55" w14:textId="77777777" w:rsidR="009812BE" w:rsidRPr="00E24EC0" w:rsidRDefault="009812BE" w:rsidP="00C353FC">
            <w:pPr>
              <w:spacing w:line="276" w:lineRule="auto"/>
              <w:rPr>
                <w:lang w:val="en-US"/>
              </w:rPr>
            </w:pPr>
            <w:r w:rsidRPr="00E24EC0">
              <w:rPr>
                <w:lang w:val="en-US"/>
              </w:rPr>
              <w:t>9.68</w:t>
            </w:r>
          </w:p>
        </w:tc>
      </w:tr>
      <w:tr w:rsidR="009812BE" w:rsidRPr="00E24EC0" w14:paraId="3DA4F327"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DD78D3" w14:textId="77777777" w:rsidR="009812BE" w:rsidRPr="00E24EC0" w:rsidRDefault="009812BE" w:rsidP="00C353FC">
            <w:pPr>
              <w:spacing w:line="276" w:lineRule="auto"/>
              <w:rPr>
                <w:lang w:val="en-US"/>
              </w:rPr>
            </w:pPr>
            <w:r w:rsidRPr="00E24EC0">
              <w:rPr>
                <w:lang w:val="en-US"/>
              </w:rPr>
              <w:t>calcium_mg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711A88"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13B21D" w14:textId="77777777" w:rsidR="009812BE" w:rsidRPr="00E24EC0" w:rsidRDefault="009812BE" w:rsidP="00C353FC">
            <w:pPr>
              <w:spacing w:line="276" w:lineRule="auto"/>
              <w:rPr>
                <w:lang w:val="en-US"/>
              </w:rPr>
            </w:pPr>
            <w:r w:rsidRPr="00E24EC0">
              <w:rPr>
                <w:lang w:val="en-US"/>
              </w:rPr>
              <w:t>9.68</w:t>
            </w:r>
          </w:p>
        </w:tc>
      </w:tr>
      <w:tr w:rsidR="009812BE" w:rsidRPr="00E24EC0" w14:paraId="66E8A931"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10F94E" w14:textId="77777777" w:rsidR="009812BE" w:rsidRPr="00E24EC0" w:rsidRDefault="009812BE" w:rsidP="00C353FC">
            <w:pPr>
              <w:spacing w:line="276" w:lineRule="auto"/>
              <w:rPr>
                <w:lang w:val="en-US"/>
              </w:rPr>
            </w:pPr>
            <w:r w:rsidRPr="00E24EC0">
              <w:rPr>
                <w:lang w:val="en-US"/>
              </w:rPr>
              <w:t>iron_mg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3912E2"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963128" w14:textId="77777777" w:rsidR="009812BE" w:rsidRPr="00E24EC0" w:rsidRDefault="009812BE" w:rsidP="00C353FC">
            <w:pPr>
              <w:spacing w:line="276" w:lineRule="auto"/>
              <w:rPr>
                <w:lang w:val="en-US"/>
              </w:rPr>
            </w:pPr>
            <w:r w:rsidRPr="00E24EC0">
              <w:rPr>
                <w:lang w:val="en-US"/>
              </w:rPr>
              <w:t>9.68</w:t>
            </w:r>
          </w:p>
        </w:tc>
      </w:tr>
      <w:tr w:rsidR="009812BE" w:rsidRPr="00E24EC0" w14:paraId="54377213"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AF9897" w14:textId="77777777" w:rsidR="009812BE" w:rsidRPr="00E24EC0" w:rsidRDefault="009812BE" w:rsidP="00C353FC">
            <w:pPr>
              <w:spacing w:line="276" w:lineRule="auto"/>
              <w:rPr>
                <w:lang w:val="en-US"/>
              </w:rPr>
            </w:pPr>
            <w:r w:rsidRPr="00E24EC0">
              <w:rPr>
                <w:lang w:val="en-US"/>
              </w:rPr>
              <w:t>vitamin_a_mcg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7D9FE4"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6BA8CD" w14:textId="77777777" w:rsidR="009812BE" w:rsidRPr="00E24EC0" w:rsidRDefault="009812BE" w:rsidP="00C353FC">
            <w:pPr>
              <w:spacing w:line="276" w:lineRule="auto"/>
              <w:rPr>
                <w:lang w:val="en-US"/>
              </w:rPr>
            </w:pPr>
            <w:r w:rsidRPr="00E24EC0">
              <w:rPr>
                <w:lang w:val="en-US"/>
              </w:rPr>
              <w:t>9.68</w:t>
            </w:r>
          </w:p>
        </w:tc>
      </w:tr>
      <w:tr w:rsidR="009812BE" w:rsidRPr="00E24EC0" w14:paraId="4B6BB4DC"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20262E" w14:textId="77777777" w:rsidR="009812BE" w:rsidRPr="00E24EC0" w:rsidRDefault="009812BE" w:rsidP="00C353FC">
            <w:pPr>
              <w:spacing w:line="276" w:lineRule="auto"/>
              <w:rPr>
                <w:lang w:val="en-US"/>
              </w:rPr>
            </w:pPr>
            <w:r w:rsidRPr="00E24EC0">
              <w:rPr>
                <w:lang w:val="en-US"/>
              </w:rPr>
              <w:t>vitamin_c_mg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65A666" w14:textId="77777777" w:rsidR="009812BE" w:rsidRPr="00E24EC0" w:rsidRDefault="009812BE" w:rsidP="00C353FC">
            <w:pPr>
              <w:spacing w:line="276" w:lineRule="auto"/>
              <w:rPr>
                <w:lang w:val="en-US"/>
              </w:rPr>
            </w:pPr>
            <w:r w:rsidRPr="00E24EC0">
              <w:rPr>
                <w:lang w:val="en-US"/>
              </w:rPr>
              <w:t>564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AD8246" w14:textId="77777777" w:rsidR="009812BE" w:rsidRPr="00E24EC0" w:rsidRDefault="009812BE" w:rsidP="00C353FC">
            <w:pPr>
              <w:spacing w:line="276" w:lineRule="auto"/>
              <w:rPr>
                <w:lang w:val="en-US"/>
              </w:rPr>
            </w:pPr>
            <w:r w:rsidRPr="00E24EC0">
              <w:rPr>
                <w:lang w:val="en-US"/>
              </w:rPr>
              <w:t>9.68</w:t>
            </w:r>
          </w:p>
        </w:tc>
      </w:tr>
      <w:tr w:rsidR="009812BE" w:rsidRPr="00E24EC0" w14:paraId="10C6A774"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063874" w14:textId="77777777" w:rsidR="009812BE" w:rsidRPr="00E24EC0" w:rsidRDefault="009812BE" w:rsidP="00C353FC">
            <w:pPr>
              <w:spacing w:line="276" w:lineRule="auto"/>
              <w:rPr>
                <w:lang w:val="en-US"/>
              </w:rPr>
            </w:pPr>
            <w:r w:rsidRPr="00E24EC0">
              <w:rPr>
                <w:lang w:val="en-US"/>
              </w:rPr>
              <w:t>stroke_raw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B0C6DB" w14:textId="77777777" w:rsidR="009812BE" w:rsidRPr="00E24EC0" w:rsidRDefault="009812BE" w:rsidP="00C353FC">
            <w:pPr>
              <w:spacing w:line="276" w:lineRule="auto"/>
              <w:rPr>
                <w:lang w:val="en-US"/>
              </w:rPr>
            </w:pPr>
            <w:r w:rsidRPr="00E24EC0">
              <w:rPr>
                <w:lang w:val="en-US"/>
              </w:rPr>
              <w:t>563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C99E31" w14:textId="77777777" w:rsidR="009812BE" w:rsidRPr="00E24EC0" w:rsidRDefault="009812BE" w:rsidP="00C353FC">
            <w:pPr>
              <w:spacing w:line="276" w:lineRule="auto"/>
              <w:rPr>
                <w:lang w:val="en-US"/>
              </w:rPr>
            </w:pPr>
            <w:r w:rsidRPr="00E24EC0">
              <w:rPr>
                <w:lang w:val="en-US"/>
              </w:rPr>
              <w:t>9.66</w:t>
            </w:r>
          </w:p>
        </w:tc>
      </w:tr>
      <w:tr w:rsidR="009812BE" w:rsidRPr="00E24EC0" w14:paraId="568A9A72"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12C4F7" w14:textId="77777777" w:rsidR="009812BE" w:rsidRPr="00E24EC0" w:rsidRDefault="009812BE" w:rsidP="00C353FC">
            <w:pPr>
              <w:spacing w:line="276" w:lineRule="auto"/>
              <w:rPr>
                <w:lang w:val="en-US"/>
              </w:rPr>
            </w:pPr>
            <w:r w:rsidRPr="00E24EC0">
              <w:rPr>
                <w:lang w:val="en-US"/>
              </w:rPr>
              <w:t>coronary_raw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1AF791" w14:textId="77777777" w:rsidR="009812BE" w:rsidRPr="00E24EC0" w:rsidRDefault="009812BE" w:rsidP="00C353FC">
            <w:pPr>
              <w:spacing w:line="276" w:lineRule="auto"/>
              <w:rPr>
                <w:lang w:val="en-US"/>
              </w:rPr>
            </w:pPr>
            <w:r w:rsidRPr="00E24EC0">
              <w:rPr>
                <w:lang w:val="en-US"/>
              </w:rPr>
              <w:t>563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986C97" w14:textId="77777777" w:rsidR="009812BE" w:rsidRPr="00E24EC0" w:rsidRDefault="009812BE" w:rsidP="00C353FC">
            <w:pPr>
              <w:spacing w:line="276" w:lineRule="auto"/>
              <w:rPr>
                <w:lang w:val="en-US"/>
              </w:rPr>
            </w:pPr>
            <w:r w:rsidRPr="00E24EC0">
              <w:rPr>
                <w:lang w:val="en-US"/>
              </w:rPr>
              <w:t>9.66</w:t>
            </w:r>
          </w:p>
        </w:tc>
      </w:tr>
      <w:tr w:rsidR="009812BE" w:rsidRPr="00E24EC0" w14:paraId="3377E9E8"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53ED18" w14:textId="77777777" w:rsidR="009812BE" w:rsidRPr="00E24EC0" w:rsidRDefault="009812BE" w:rsidP="00C353FC">
            <w:pPr>
              <w:spacing w:line="276" w:lineRule="auto"/>
              <w:rPr>
                <w:lang w:val="en-US"/>
              </w:rPr>
            </w:pPr>
            <w:r w:rsidRPr="00E24EC0">
              <w:rPr>
                <w:lang w:val="en-US"/>
              </w:rPr>
              <w:t>heart_attack_raw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BB77DB" w14:textId="77777777" w:rsidR="009812BE" w:rsidRPr="00E24EC0" w:rsidRDefault="009812BE" w:rsidP="00C353FC">
            <w:pPr>
              <w:spacing w:line="276" w:lineRule="auto"/>
              <w:rPr>
                <w:lang w:val="en-US"/>
              </w:rPr>
            </w:pPr>
            <w:r w:rsidRPr="00E24EC0">
              <w:rPr>
                <w:lang w:val="en-US"/>
              </w:rPr>
              <w:t>563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F1C0A1" w14:textId="77777777" w:rsidR="009812BE" w:rsidRPr="00E24EC0" w:rsidRDefault="009812BE" w:rsidP="00C353FC">
            <w:pPr>
              <w:spacing w:line="276" w:lineRule="auto"/>
              <w:rPr>
                <w:lang w:val="en-US"/>
              </w:rPr>
            </w:pPr>
            <w:r w:rsidRPr="00E24EC0">
              <w:rPr>
                <w:lang w:val="en-US"/>
              </w:rPr>
              <w:t>9.66</w:t>
            </w:r>
          </w:p>
        </w:tc>
      </w:tr>
      <w:tr w:rsidR="009812BE" w:rsidRPr="00E24EC0" w14:paraId="1D1A10FF"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554838" w14:textId="77777777" w:rsidR="009812BE" w:rsidRPr="00E24EC0" w:rsidRDefault="009812BE" w:rsidP="00C353FC">
            <w:pPr>
              <w:spacing w:line="276" w:lineRule="auto"/>
              <w:rPr>
                <w:lang w:val="en-US"/>
              </w:rPr>
            </w:pPr>
            <w:r w:rsidRPr="00E24EC0">
              <w:rPr>
                <w:lang w:val="en-US"/>
              </w:rPr>
              <w:t>heart_failure_raw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C04523" w14:textId="77777777" w:rsidR="009812BE" w:rsidRPr="00E24EC0" w:rsidRDefault="009812BE" w:rsidP="00C353FC">
            <w:pPr>
              <w:spacing w:line="276" w:lineRule="auto"/>
              <w:rPr>
                <w:lang w:val="en-US"/>
              </w:rPr>
            </w:pPr>
            <w:r w:rsidRPr="00E24EC0">
              <w:rPr>
                <w:lang w:val="en-US"/>
              </w:rPr>
              <w:t>563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2943C7" w14:textId="77777777" w:rsidR="009812BE" w:rsidRPr="00E24EC0" w:rsidRDefault="009812BE" w:rsidP="00C353FC">
            <w:pPr>
              <w:spacing w:line="276" w:lineRule="auto"/>
              <w:rPr>
                <w:lang w:val="en-US"/>
              </w:rPr>
            </w:pPr>
            <w:r w:rsidRPr="00E24EC0">
              <w:rPr>
                <w:lang w:val="en-US"/>
              </w:rPr>
              <w:t>9.66</w:t>
            </w:r>
          </w:p>
        </w:tc>
      </w:tr>
      <w:tr w:rsidR="009812BE" w:rsidRPr="00E24EC0" w14:paraId="494F2EB8" w14:textId="77777777" w:rsidTr="00E06ABB">
        <w:trPr>
          <w:trHeight w:val="335"/>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0AC91A" w14:textId="77777777" w:rsidR="009812BE" w:rsidRPr="00E24EC0" w:rsidRDefault="009812BE" w:rsidP="00C353FC">
            <w:pPr>
              <w:spacing w:line="276" w:lineRule="auto"/>
              <w:rPr>
                <w:lang w:val="en-US"/>
              </w:rPr>
            </w:pPr>
            <w:r w:rsidRPr="00E24EC0">
              <w:rPr>
                <w:lang w:val="en-US"/>
              </w:rPr>
              <w:lastRenderedPageBreak/>
              <w:t>total_cholesterol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D1A258" w14:textId="77777777" w:rsidR="009812BE" w:rsidRPr="00E24EC0" w:rsidRDefault="009812BE" w:rsidP="00C353FC">
            <w:pPr>
              <w:spacing w:line="276" w:lineRule="auto"/>
              <w:rPr>
                <w:lang w:val="en-US"/>
              </w:rPr>
            </w:pPr>
            <w:r w:rsidRPr="00E24EC0">
              <w:rPr>
                <w:lang w:val="en-US"/>
              </w:rPr>
              <w:t>382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4DD0C7" w14:textId="77777777" w:rsidR="009812BE" w:rsidRPr="00E24EC0" w:rsidRDefault="009812BE" w:rsidP="00C353FC">
            <w:pPr>
              <w:spacing w:line="276" w:lineRule="auto"/>
              <w:rPr>
                <w:lang w:val="en-US"/>
              </w:rPr>
            </w:pPr>
            <w:r w:rsidRPr="00E24EC0">
              <w:rPr>
                <w:lang w:val="en-US"/>
              </w:rPr>
              <w:t>6.55</w:t>
            </w:r>
          </w:p>
        </w:tc>
      </w:tr>
      <w:tr w:rsidR="009812BE" w:rsidRPr="00E24EC0" w14:paraId="7E053D25"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C02D2B" w14:textId="77777777" w:rsidR="009812BE" w:rsidRPr="00E24EC0" w:rsidRDefault="009812BE" w:rsidP="00C353FC">
            <w:pPr>
              <w:spacing w:line="276" w:lineRule="auto"/>
              <w:rPr>
                <w:lang w:val="en-US"/>
              </w:rPr>
            </w:pPr>
            <w:r w:rsidRPr="00E24EC0">
              <w:rPr>
                <w:lang w:val="en-US"/>
              </w:rPr>
              <w:t>waist_cm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91D324" w14:textId="77777777" w:rsidR="009812BE" w:rsidRPr="00E24EC0" w:rsidRDefault="009812BE" w:rsidP="00C353FC">
            <w:pPr>
              <w:spacing w:line="276" w:lineRule="auto"/>
              <w:rPr>
                <w:lang w:val="en-US"/>
              </w:rPr>
            </w:pPr>
            <w:r w:rsidRPr="00E24EC0">
              <w:rPr>
                <w:lang w:val="en-US"/>
              </w:rPr>
              <w:t>357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5DE41F" w14:textId="77777777" w:rsidR="009812BE" w:rsidRPr="00E24EC0" w:rsidRDefault="009812BE" w:rsidP="00C353FC">
            <w:pPr>
              <w:spacing w:line="276" w:lineRule="auto"/>
              <w:rPr>
                <w:lang w:val="en-US"/>
              </w:rPr>
            </w:pPr>
            <w:r w:rsidRPr="00E24EC0">
              <w:rPr>
                <w:lang w:val="en-US"/>
              </w:rPr>
              <w:t>6.13</w:t>
            </w:r>
          </w:p>
        </w:tc>
      </w:tr>
      <w:tr w:rsidR="009812BE" w:rsidRPr="00E24EC0" w14:paraId="5F8C87B3" w14:textId="77777777" w:rsidTr="00E06ABB">
        <w:trPr>
          <w:trHeight w:val="347"/>
          <w:jc w:val="right"/>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07A403" w14:textId="77777777" w:rsidR="009812BE" w:rsidRPr="00E24EC0" w:rsidRDefault="009812BE" w:rsidP="00C353FC">
            <w:pPr>
              <w:spacing w:line="276" w:lineRule="auto"/>
              <w:rPr>
                <w:lang w:val="en-US"/>
              </w:rPr>
            </w:pPr>
            <w:r w:rsidRPr="00E24EC0">
              <w:rPr>
                <w:lang w:val="en-US"/>
              </w:rPr>
              <w:t>bmi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2BCC67" w14:textId="77777777" w:rsidR="009812BE" w:rsidRPr="00E24EC0" w:rsidRDefault="009812BE" w:rsidP="00C353FC">
            <w:pPr>
              <w:spacing w:line="276" w:lineRule="auto"/>
              <w:rPr>
                <w:lang w:val="en-US"/>
              </w:rPr>
            </w:pPr>
            <w:r w:rsidRPr="00E24EC0">
              <w:rPr>
                <w:lang w:val="en-US"/>
              </w:rPr>
              <w:t>101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4D3F91" w14:textId="77777777" w:rsidR="009812BE" w:rsidRPr="00E24EC0" w:rsidRDefault="009812BE" w:rsidP="00C353FC">
            <w:pPr>
              <w:keepNext/>
              <w:spacing w:line="276" w:lineRule="auto"/>
              <w:rPr>
                <w:lang w:val="en-US"/>
              </w:rPr>
            </w:pPr>
            <w:r w:rsidRPr="00E24EC0">
              <w:rPr>
                <w:lang w:val="en-US"/>
              </w:rPr>
              <w:t>1.73</w:t>
            </w:r>
          </w:p>
        </w:tc>
      </w:tr>
    </w:tbl>
    <w:p w14:paraId="2D3ECFB2" w14:textId="7864B993" w:rsidR="009812BE" w:rsidRPr="005B4D5A" w:rsidRDefault="00D80281" w:rsidP="00C353FC">
      <w:pPr>
        <w:pStyle w:val="Caption"/>
        <w:jc w:val="center"/>
        <w:rPr>
          <w:b/>
          <w:color w:val="000000" w:themeColor="text1"/>
          <w:sz w:val="26"/>
          <w:szCs w:val="26"/>
        </w:rPr>
      </w:pPr>
      <w:bookmarkStart w:id="63" w:name="_Toc230329673"/>
      <w:r w:rsidRPr="005B4D5A">
        <w:rPr>
          <w:color w:val="000000" w:themeColor="text1"/>
          <w:sz w:val="26"/>
          <w:szCs w:val="26"/>
        </w:rPr>
        <w:t xml:space="preserve">Bảng </w:t>
      </w:r>
      <w:r w:rsidRPr="005B4D5A">
        <w:rPr>
          <w:color w:val="000000" w:themeColor="text1"/>
          <w:sz w:val="26"/>
          <w:szCs w:val="26"/>
        </w:rPr>
        <w:fldChar w:fldCharType="begin"/>
      </w:r>
      <w:r w:rsidRPr="005B4D5A">
        <w:rPr>
          <w:color w:val="000000" w:themeColor="text1"/>
          <w:sz w:val="26"/>
          <w:szCs w:val="26"/>
        </w:rPr>
        <w:instrText xml:space="preserve"> SEQ Table \* ARABIC </w:instrText>
      </w:r>
      <w:r w:rsidRPr="005B4D5A">
        <w:rPr>
          <w:color w:val="000000" w:themeColor="text1"/>
          <w:sz w:val="26"/>
          <w:szCs w:val="26"/>
        </w:rPr>
        <w:fldChar w:fldCharType="separate"/>
      </w:r>
      <w:r w:rsidRPr="005B4D5A">
        <w:rPr>
          <w:color w:val="000000" w:themeColor="text1"/>
          <w:sz w:val="26"/>
          <w:szCs w:val="26"/>
        </w:rPr>
        <w:t>16</w:t>
      </w:r>
      <w:r w:rsidRPr="005B4D5A">
        <w:rPr>
          <w:color w:val="000000" w:themeColor="text1"/>
          <w:sz w:val="26"/>
          <w:szCs w:val="26"/>
        </w:rPr>
        <w:fldChar w:fldCharType="end"/>
      </w:r>
      <w:r w:rsidRPr="005B4D5A">
        <w:rPr>
          <w:color w:val="000000" w:themeColor="text1"/>
          <w:sz w:val="26"/>
          <w:szCs w:val="26"/>
        </w:rPr>
        <w:t>: Đặc điểm dữ liệu thiếu</w:t>
      </w:r>
      <w:bookmarkEnd w:id="63"/>
    </w:p>
    <w:p w14:paraId="4E43B71C" w14:textId="77777777" w:rsidR="00730EC0" w:rsidRPr="00730EC0" w:rsidRDefault="00730EC0" w:rsidP="00C353FC">
      <w:pPr>
        <w:spacing w:line="276" w:lineRule="auto"/>
        <w:jc w:val="both"/>
        <w:rPr>
          <w:lang w:val="en-US"/>
        </w:rPr>
      </w:pPr>
      <w:r w:rsidRPr="00730EC0">
        <w:rPr>
          <w:lang w:val="en-US"/>
        </w:rPr>
        <w:t>Từ kết quả trên, dữ liệu được chia thành 3 nhóm chính:</w:t>
      </w:r>
    </w:p>
    <w:p w14:paraId="29EB5969" w14:textId="077620DC" w:rsidR="009812BE" w:rsidRPr="008257A6" w:rsidRDefault="009812BE" w:rsidP="00C353FC">
      <w:pPr>
        <w:pStyle w:val="ListParagraph"/>
        <w:numPr>
          <w:ilvl w:val="0"/>
          <w:numId w:val="7"/>
        </w:numPr>
        <w:spacing w:line="276" w:lineRule="auto"/>
        <w:ind w:left="0"/>
        <w:jc w:val="both"/>
        <w:rPr>
          <w:lang w:val="en-US"/>
        </w:rPr>
      </w:pPr>
      <w:r w:rsidRPr="008257A6">
        <w:rPr>
          <w:b/>
          <w:bCs/>
          <w:lang w:val="en-US"/>
        </w:rPr>
        <w:t>Nhóm biến dinh dưỡng (dietary intake)</w:t>
      </w:r>
      <w:r w:rsidRPr="00730EC0">
        <w:rPr>
          <w:b/>
          <w:lang w:val="en-US"/>
        </w:rPr>
        <w:t>:</w:t>
      </w:r>
      <w:r w:rsidRPr="008257A6">
        <w:rPr>
          <w:lang w:val="en-US"/>
        </w:rPr>
        <w:t xml:space="preserve"> energy_kcal, protein_g, carb_g, fat_g</w:t>
      </w:r>
      <w:r w:rsidR="0063254F">
        <w:rPr>
          <w:lang w:val="en-US"/>
        </w:rPr>
        <w:t xml:space="preserve"> </w:t>
      </w:r>
      <w:r w:rsidRPr="008257A6">
        <w:rPr>
          <w:lang w:val="en-US"/>
        </w:rPr>
        <w:t xml:space="preserve">… có khoảng 9.68% </w:t>
      </w:r>
      <w:r w:rsidR="00730EC0" w:rsidRPr="00730EC0">
        <w:rPr>
          <w:lang w:val="en-US"/>
        </w:rPr>
        <w:t>missing</w:t>
      </w:r>
      <w:r w:rsidRPr="008257A6">
        <w:rPr>
          <w:lang w:val="en-US"/>
        </w:rPr>
        <w:t xml:space="preserve"> đồng loạt </w:t>
      </w:r>
    </w:p>
    <w:p w14:paraId="44D1E36A" w14:textId="0D8D7960" w:rsidR="009812BE" w:rsidRDefault="009812BE" w:rsidP="00C353FC">
      <w:pPr>
        <w:pStyle w:val="ListParagraph"/>
        <w:numPr>
          <w:ilvl w:val="0"/>
          <w:numId w:val="7"/>
        </w:numPr>
        <w:spacing w:line="276" w:lineRule="auto"/>
        <w:ind w:left="0"/>
        <w:jc w:val="both"/>
        <w:rPr>
          <w:lang w:val="en-US"/>
        </w:rPr>
      </w:pPr>
      <w:r w:rsidRPr="008257A6">
        <w:rPr>
          <w:b/>
          <w:bCs/>
          <w:lang w:val="en-US"/>
        </w:rPr>
        <w:t>Nhóm biến bệnh lý (self-reported disease)</w:t>
      </w:r>
      <w:r w:rsidRPr="00730EC0">
        <w:rPr>
          <w:b/>
          <w:lang w:val="en-US"/>
        </w:rPr>
        <w:t>:</w:t>
      </w:r>
      <w:r w:rsidRPr="008257A6">
        <w:rPr>
          <w:lang w:val="en-US"/>
        </w:rPr>
        <w:t xml:space="preserve"> stroke_raw, heart_attack_raw, heart_failure_raw</w:t>
      </w:r>
      <w:r w:rsidR="005B4D5A">
        <w:rPr>
          <w:lang w:val="en-US"/>
        </w:rPr>
        <w:t xml:space="preserve"> </w:t>
      </w:r>
      <w:r w:rsidRPr="008257A6">
        <w:rPr>
          <w:lang w:val="en-US"/>
        </w:rPr>
        <w:t xml:space="preserve">… có khoảng 9.66% missing </w:t>
      </w:r>
    </w:p>
    <w:p w14:paraId="6878BE34" w14:textId="78ACC617" w:rsidR="00730EC0" w:rsidRPr="00730EC0" w:rsidRDefault="00730EC0" w:rsidP="00C353FC">
      <w:pPr>
        <w:pStyle w:val="ListParagraph"/>
        <w:numPr>
          <w:ilvl w:val="0"/>
          <w:numId w:val="7"/>
        </w:numPr>
        <w:spacing w:line="276" w:lineRule="auto"/>
        <w:ind w:left="0"/>
        <w:jc w:val="both"/>
        <w:rPr>
          <w:lang w:val="en-US"/>
        </w:rPr>
      </w:pPr>
      <w:r w:rsidRPr="00730EC0">
        <w:rPr>
          <w:b/>
          <w:bCs/>
          <w:lang w:val="en-US"/>
        </w:rPr>
        <w:t>Nhóm biến lâm sàng (clinical measurements):</w:t>
      </w:r>
      <w:r w:rsidRPr="00730EC0">
        <w:rPr>
          <w:lang w:val="en-US"/>
        </w:rPr>
        <w:t xml:space="preserve"> total_cholesterol, waist_cm, bmi có tỷ lệ missing thấp hơn (1.73%–6.55%) </w:t>
      </w:r>
    </w:p>
    <w:p w14:paraId="65C6A87E" w14:textId="7A15AE8C" w:rsidR="009812BE" w:rsidRPr="005B4D5A" w:rsidRDefault="00730EC0" w:rsidP="00C353FC">
      <w:pPr>
        <w:spacing w:line="276" w:lineRule="auto"/>
        <w:jc w:val="both"/>
        <w:rPr>
          <w:lang w:val="en-US"/>
        </w:rPr>
      </w:pPr>
      <w:r w:rsidRPr="00730EC0">
        <w:rPr>
          <w:lang w:val="en-US"/>
        </w:rPr>
        <w:t>→ Điều này cho thấy dữ liệu thiếu không phân bố ngẫu nhiên mà có cấu trúc rõ ràng theo từng module khảo sát.</w:t>
      </w:r>
    </w:p>
    <w:p w14:paraId="5D3B3A5F" w14:textId="0FA8D059" w:rsidR="009812BE" w:rsidRPr="009812BE" w:rsidRDefault="009812BE" w:rsidP="00C353FC">
      <w:pPr>
        <w:pStyle w:val="ListParagraph"/>
        <w:numPr>
          <w:ilvl w:val="0"/>
          <w:numId w:val="8"/>
        </w:numPr>
        <w:spacing w:line="276" w:lineRule="auto"/>
        <w:ind w:left="0"/>
        <w:rPr>
          <w:b/>
          <w:bCs/>
        </w:rPr>
      </w:pPr>
      <w:r>
        <w:rPr>
          <w:b/>
          <w:bCs/>
        </w:rPr>
        <w:t>Chiến lược xử lý dữ liệu thiếu</w:t>
      </w:r>
    </w:p>
    <w:p w14:paraId="3EC2A211" w14:textId="1A53496C" w:rsidR="004E48DE" w:rsidRPr="004E48DE" w:rsidRDefault="004E48DE" w:rsidP="00C353FC">
      <w:pPr>
        <w:pStyle w:val="ListParagraph"/>
        <w:numPr>
          <w:ilvl w:val="0"/>
          <w:numId w:val="9"/>
        </w:numPr>
        <w:spacing w:line="276" w:lineRule="auto"/>
        <w:ind w:left="0"/>
        <w:rPr>
          <w:b/>
          <w:bCs/>
          <w:lang w:val="en-US"/>
        </w:rPr>
      </w:pPr>
      <w:r w:rsidRPr="004E48DE">
        <w:rPr>
          <w:b/>
          <w:bCs/>
          <w:lang w:val="en-US"/>
        </w:rPr>
        <w:t>Nhóm biến dinh dưỡng (~9.68% missing)</w:t>
      </w:r>
    </w:p>
    <w:p w14:paraId="4BD04C3A" w14:textId="77777777" w:rsidR="004E48DE" w:rsidRPr="004E48DE" w:rsidRDefault="004E48DE" w:rsidP="00C353FC">
      <w:pPr>
        <w:spacing w:line="276" w:lineRule="auto"/>
        <w:ind w:firstLine="720"/>
        <w:jc w:val="both"/>
        <w:rPr>
          <w:lang w:val="en-US"/>
        </w:rPr>
      </w:pPr>
      <w:r w:rsidRPr="004E48DE">
        <w:rPr>
          <w:lang w:val="en-US"/>
        </w:rPr>
        <w:t xml:space="preserve">Các biến dinh dưỡng bị thiếu đồng loạt do đặc thù của </w:t>
      </w:r>
      <w:r w:rsidRPr="004E48DE">
        <w:rPr>
          <w:b/>
          <w:bCs/>
          <w:lang w:val="en-US"/>
        </w:rPr>
        <w:t>24-hour dietary recall</w:t>
      </w:r>
      <w:r w:rsidRPr="004E48DE">
        <w:rPr>
          <w:lang w:val="en-US"/>
        </w:rPr>
        <w:t>, trong đó không phải tất cả người tham gia đều hoàn thành đầy đủ hoặc đạt chất lượng dữ liệu yêu cầu.</w:t>
      </w:r>
    </w:p>
    <w:p w14:paraId="1024ACBC" w14:textId="77777777" w:rsidR="004E48DE" w:rsidRPr="004E48DE" w:rsidRDefault="004E48DE" w:rsidP="00C353FC">
      <w:pPr>
        <w:spacing w:line="276" w:lineRule="auto"/>
        <w:ind w:firstLine="720"/>
        <w:jc w:val="both"/>
        <w:rPr>
          <w:lang w:val="en-US"/>
        </w:rPr>
      </w:pPr>
      <w:r w:rsidRPr="004E48DE">
        <w:rPr>
          <w:lang w:val="en-US"/>
        </w:rPr>
        <w:t xml:space="preserve">Trong các nghiên cứu nâng cao có thể sử dụng </w:t>
      </w:r>
      <w:r w:rsidRPr="004E48DE">
        <w:rPr>
          <w:b/>
          <w:bCs/>
          <w:lang w:val="en-US"/>
        </w:rPr>
        <w:t>Multiple Imputation (MICE)</w:t>
      </w:r>
      <w:r w:rsidRPr="004E48DE">
        <w:rPr>
          <w:lang w:val="en-US"/>
        </w:rPr>
        <w:t xml:space="preserve"> để giữ phân phối dữ liệu tốt hơn </w:t>
      </w:r>
    </w:p>
    <w:p w14:paraId="6C808E8C" w14:textId="43D862F2" w:rsidR="008257A6" w:rsidRPr="005B4D5A" w:rsidRDefault="00C143AF" w:rsidP="00C353FC">
      <w:pPr>
        <w:spacing w:line="276" w:lineRule="auto"/>
        <w:ind w:firstLine="720"/>
        <w:jc w:val="both"/>
        <w:rPr>
          <w:lang w:val="en-US"/>
        </w:rPr>
      </w:pPr>
      <w:r>
        <w:rPr>
          <w:lang w:val="en-US"/>
        </w:rPr>
        <w:t>Tuy nhiên, trong</w:t>
      </w:r>
      <w:r w:rsidR="004E48DE" w:rsidRPr="004E48DE">
        <w:rPr>
          <w:lang w:val="en-US"/>
        </w:rPr>
        <w:t xml:space="preserve"> nghiên cứu này lựa chọn median imputation nhằm:</w:t>
      </w:r>
      <w:r w:rsidR="001C4C79">
        <w:rPr>
          <w:lang w:val="en-US"/>
        </w:rPr>
        <w:t xml:space="preserve"> </w:t>
      </w:r>
      <w:r w:rsidR="004E48DE" w:rsidRPr="004E48DE">
        <w:rPr>
          <w:lang w:val="en-US"/>
        </w:rPr>
        <w:t>giảm ảnh hưởng của phân phối lệch</w:t>
      </w:r>
      <w:r w:rsidR="001C4C79">
        <w:rPr>
          <w:lang w:val="en-US"/>
        </w:rPr>
        <w:t xml:space="preserve">, </w:t>
      </w:r>
      <w:r w:rsidR="004E48DE" w:rsidRPr="004E48DE">
        <w:rPr>
          <w:lang w:val="en-US"/>
        </w:rPr>
        <w:t xml:space="preserve">giữ ổn định đặc trưng dinh dưỡng tổng thể </w:t>
      </w:r>
    </w:p>
    <w:p w14:paraId="60895F9C" w14:textId="6C6CF364" w:rsidR="00DB3B50" w:rsidRPr="00DB3B50" w:rsidRDefault="00087939" w:rsidP="00C353FC">
      <w:pPr>
        <w:pStyle w:val="ListParagraph"/>
        <w:numPr>
          <w:ilvl w:val="0"/>
          <w:numId w:val="9"/>
        </w:numPr>
        <w:spacing w:line="276" w:lineRule="auto"/>
        <w:ind w:left="0"/>
        <w:jc w:val="both"/>
        <w:rPr>
          <w:b/>
          <w:bCs/>
          <w:lang w:val="en-US"/>
        </w:rPr>
      </w:pPr>
      <w:r>
        <w:rPr>
          <w:b/>
          <w:bCs/>
          <w:lang w:val="en-US"/>
        </w:rPr>
        <w:t>Nhóm biến lâm sàng</w:t>
      </w:r>
    </w:p>
    <w:p w14:paraId="62661761" w14:textId="619494A2" w:rsidR="006404B9" w:rsidRDefault="006404B9" w:rsidP="00C353FC">
      <w:pPr>
        <w:spacing w:line="276" w:lineRule="auto"/>
        <w:ind w:firstLine="720"/>
        <w:jc w:val="both"/>
      </w:pPr>
      <w:r w:rsidRPr="006404B9">
        <w:t>Các biến này có tỷ lệ missing thấp (1.73% – 6.55%), chủ yếu do không tham gia đo khám hoặc không thực hiện được xét nghiệm tại trung tâm.</w:t>
      </w:r>
    </w:p>
    <w:p w14:paraId="0F90C933" w14:textId="1D4F9EBB" w:rsidR="001C023B" w:rsidRDefault="001C023B" w:rsidP="00C353FC">
      <w:pPr>
        <w:spacing w:line="276" w:lineRule="auto"/>
        <w:jc w:val="both"/>
        <w:rPr>
          <w:b/>
        </w:rPr>
      </w:pPr>
      <w:r>
        <w:t xml:space="preserve">Hướng xử lý: </w:t>
      </w:r>
      <w:r w:rsidRPr="001C023B">
        <w:t xml:space="preserve">Sử dụng </w:t>
      </w:r>
      <w:r w:rsidRPr="001C023B">
        <w:rPr>
          <w:b/>
          <w:bCs/>
        </w:rPr>
        <w:t>median imputation toàn cục</w:t>
      </w:r>
    </w:p>
    <w:p w14:paraId="5F3711B3" w14:textId="76EDC23B" w:rsidR="00C537EC" w:rsidRPr="006404B9" w:rsidRDefault="00675FCD" w:rsidP="00C353FC">
      <w:pPr>
        <w:spacing w:line="276" w:lineRule="auto"/>
        <w:jc w:val="both"/>
        <w:rPr>
          <w:lang w:val="en-US"/>
        </w:rPr>
      </w:pPr>
      <w:r>
        <w:rPr>
          <w:b/>
          <w:bCs/>
        </w:rPr>
        <w:t xml:space="preserve">Lí </w:t>
      </w:r>
      <w:proofErr w:type="gramStart"/>
      <w:r>
        <w:rPr>
          <w:b/>
          <w:bCs/>
        </w:rPr>
        <w:t>do</w:t>
      </w:r>
      <w:proofErr w:type="gramEnd"/>
      <w:r>
        <w:rPr>
          <w:b/>
          <w:bCs/>
        </w:rPr>
        <w:t xml:space="preserve">: </w:t>
      </w:r>
      <w:r w:rsidR="00DD1DC0" w:rsidRPr="00DD1DC0">
        <w:t>đảm bảo không làm thay đổi phân phối tổng thể</w:t>
      </w:r>
      <w:r w:rsidR="002719B0">
        <w:t xml:space="preserve">, </w:t>
      </w:r>
      <w:r w:rsidR="002719B0" w:rsidRPr="002719B0">
        <w:t>hù hợp với tỷ lệ missing thấp</w:t>
      </w:r>
      <w:r w:rsidR="002719B0">
        <w:t>.</w:t>
      </w:r>
    </w:p>
    <w:p w14:paraId="43C89EDF" w14:textId="395170B0" w:rsidR="006404B9" w:rsidRPr="006404B9" w:rsidRDefault="002D2467" w:rsidP="00C353FC">
      <w:pPr>
        <w:pStyle w:val="ListParagraph"/>
        <w:numPr>
          <w:ilvl w:val="0"/>
          <w:numId w:val="9"/>
        </w:numPr>
        <w:spacing w:line="276" w:lineRule="auto"/>
        <w:ind w:left="0"/>
        <w:jc w:val="both"/>
        <w:rPr>
          <w:b/>
          <w:bCs/>
          <w:lang w:val="en-US"/>
        </w:rPr>
      </w:pPr>
      <w:r w:rsidRPr="002D2467">
        <w:rPr>
          <w:b/>
          <w:bCs/>
        </w:rPr>
        <w:t>Nhóm biến bệnh lý (self-reported conditions)</w:t>
      </w:r>
    </w:p>
    <w:p w14:paraId="7A97FD8D" w14:textId="077D3DA2" w:rsidR="00DB3B50" w:rsidRDefault="002D2467" w:rsidP="00C353FC">
      <w:pPr>
        <w:spacing w:line="276" w:lineRule="auto"/>
        <w:jc w:val="both"/>
      </w:pPr>
      <w:r w:rsidRPr="002D2467">
        <w:t>Các biến như đột quỵ, nhồi máu cơ tim, suy tim</w:t>
      </w:r>
      <w:r w:rsidR="005B4D5A">
        <w:t xml:space="preserve"> </w:t>
      </w:r>
      <w:r w:rsidRPr="002D2467">
        <w:t>… thuộc dạng câu hỏi tự khai báo.</w:t>
      </w:r>
      <w:r w:rsidR="0018457A">
        <w:t xml:space="preserve"> Missing trong nhóm này do: không trả lời câu hỏi, logic khảo sát không áp dụng.</w:t>
      </w:r>
    </w:p>
    <w:p w14:paraId="71B7F5FA" w14:textId="2F507BC7" w:rsidR="0018457A" w:rsidRDefault="0018457A" w:rsidP="00C353FC">
      <w:pPr>
        <w:spacing w:line="276" w:lineRule="auto"/>
        <w:jc w:val="both"/>
      </w:pPr>
      <w:r>
        <w:t>Hướng xử l</w:t>
      </w:r>
      <w:r w:rsidR="001A0FFC">
        <w:t>ý:</w:t>
      </w:r>
    </w:p>
    <w:p w14:paraId="19A51431" w14:textId="35FA087A" w:rsidR="001A0FFC" w:rsidRPr="001A0FFC" w:rsidRDefault="001A0FFC" w:rsidP="00C353FC">
      <w:pPr>
        <w:pStyle w:val="ListParagraph"/>
        <w:numPr>
          <w:ilvl w:val="0"/>
          <w:numId w:val="7"/>
        </w:numPr>
        <w:spacing w:line="276" w:lineRule="auto"/>
        <w:ind w:left="0"/>
        <w:jc w:val="both"/>
        <w:rPr>
          <w:lang w:val="en-US"/>
        </w:rPr>
      </w:pPr>
      <w:r w:rsidRPr="001A0FFC">
        <w:rPr>
          <w:lang w:val="en-US"/>
        </w:rPr>
        <w:t xml:space="preserve">Giữ nguyên missing (không ép imputation) </w:t>
      </w:r>
    </w:p>
    <w:p w14:paraId="2E7FF49C" w14:textId="41285883" w:rsidR="00826726" w:rsidRPr="005B4D5A" w:rsidRDefault="001A0FFC" w:rsidP="00C353FC">
      <w:pPr>
        <w:pStyle w:val="ListParagraph"/>
        <w:numPr>
          <w:ilvl w:val="0"/>
          <w:numId w:val="7"/>
        </w:numPr>
        <w:spacing w:line="276" w:lineRule="auto"/>
        <w:ind w:left="0"/>
        <w:jc w:val="both"/>
      </w:pPr>
      <w:r w:rsidRPr="001A0FFC">
        <w:rPr>
          <w:lang w:val="en-US"/>
        </w:rPr>
        <w:t xml:space="preserve">Bổ sung </w:t>
      </w:r>
      <w:r w:rsidRPr="001A0FFC">
        <w:rPr>
          <w:b/>
          <w:bCs/>
          <w:lang w:val="en-US"/>
        </w:rPr>
        <w:t>missing indicator (biến đánh dấu thiếu dữ liệu)</w:t>
      </w:r>
      <w:r w:rsidRPr="001A0FFC">
        <w:rPr>
          <w:lang w:val="en-US"/>
        </w:rPr>
        <w:t xml:space="preserve"> để mô hình có thể học được thông tin “không trả lời”</w:t>
      </w:r>
    </w:p>
    <w:p w14:paraId="0C0EA940" w14:textId="379E6319" w:rsidR="005876A4" w:rsidRPr="00B23CCE" w:rsidRDefault="005876A4" w:rsidP="00C353FC">
      <w:pPr>
        <w:pStyle w:val="Heading2"/>
        <w:spacing w:line="276" w:lineRule="auto"/>
        <w:ind w:firstLine="0"/>
        <w:rPr>
          <w:sz w:val="26"/>
          <w:szCs w:val="26"/>
          <w:lang w:val="en-US"/>
        </w:rPr>
      </w:pPr>
      <w:bookmarkStart w:id="64" w:name="_Toc230601877"/>
      <w:r w:rsidRPr="00B23CCE">
        <w:rPr>
          <w:sz w:val="26"/>
          <w:szCs w:val="26"/>
          <w:lang w:val="en-US"/>
        </w:rPr>
        <w:t>3.4 Phân tích khám phá dữ liệu</w:t>
      </w:r>
      <w:bookmarkEnd w:id="64"/>
    </w:p>
    <w:p w14:paraId="282255BD" w14:textId="0ED90540" w:rsidR="00D51F9A" w:rsidRPr="00B23CCE" w:rsidRDefault="007F7548" w:rsidP="00C353FC">
      <w:pPr>
        <w:pStyle w:val="Heading3"/>
        <w:rPr>
          <w:szCs w:val="26"/>
        </w:rPr>
      </w:pPr>
      <w:bookmarkStart w:id="65" w:name="_Toc230601878"/>
      <w:r w:rsidRPr="00B23CCE">
        <w:rPr>
          <w:szCs w:val="26"/>
        </w:rPr>
        <w:t xml:space="preserve">3.4.1 Phân tích </w:t>
      </w:r>
      <w:r w:rsidR="00946A4C" w:rsidRPr="00B23CCE">
        <w:rPr>
          <w:szCs w:val="26"/>
        </w:rPr>
        <w:t>tổng quan dữ liệu (Data Overview</w:t>
      </w:r>
      <w:r w:rsidRPr="00B23CCE">
        <w:rPr>
          <w:szCs w:val="26"/>
        </w:rPr>
        <w:t xml:space="preserve"> Analysis)</w:t>
      </w:r>
      <w:bookmarkEnd w:id="65"/>
    </w:p>
    <w:p w14:paraId="34BD6422" w14:textId="3327ED57" w:rsidR="00DE2346" w:rsidRPr="00C34922" w:rsidRDefault="007B35FD" w:rsidP="00C353FC">
      <w:pPr>
        <w:rPr>
          <w:b/>
        </w:rPr>
      </w:pPr>
      <w:r w:rsidRPr="00C34922">
        <w:rPr>
          <w:b/>
        </w:rPr>
        <w:t xml:space="preserve">3.4.1.1 </w:t>
      </w:r>
      <w:r w:rsidR="009E7320" w:rsidRPr="00C34922">
        <w:rPr>
          <w:b/>
        </w:rPr>
        <w:t>Phân bố biến dinh dưỡng</w:t>
      </w:r>
    </w:p>
    <w:p w14:paraId="40A3A8F1" w14:textId="01A7A662" w:rsidR="009E7320" w:rsidRDefault="009E7320" w:rsidP="00C353FC">
      <w:pPr>
        <w:rPr>
          <w:lang w:val="en-US"/>
        </w:rPr>
      </w:pPr>
    </w:p>
    <w:p w14:paraId="19ACD4D3" w14:textId="4EBE2705" w:rsidR="00E56715" w:rsidRDefault="00F96069" w:rsidP="00C353FC">
      <w:pPr>
        <w:ind w:firstLine="720"/>
        <w:jc w:val="both"/>
        <w:rPr>
          <w:lang w:val="en-US"/>
        </w:rPr>
      </w:pPr>
      <w:r w:rsidRPr="002A62C7">
        <w:rPr>
          <w:lang w:val="en-US"/>
        </w:rPr>
        <w:t>Kết quả trực quan hóa bằng Histogram kết hợp đường cong ước lượng mật độ nhân (KDE) cho thấy tất cả 14 biến dinh dưỡng đều có dạng phân bố lệch phải rất nặng (Positive Skewness) với chỉ số Skewness đều lớn hơn 0 (skewness &gt; 1.4).</w:t>
      </w:r>
    </w:p>
    <w:p w14:paraId="553B17A4" w14:textId="50F50705" w:rsidR="002A62C7" w:rsidRDefault="002A62C7" w:rsidP="00C353FC">
      <w:pPr>
        <w:ind w:firstLine="720"/>
        <w:jc w:val="both"/>
      </w:pPr>
      <w:r w:rsidRPr="002A62C7">
        <w:t>Đỉnh của phân bố tập trung rất cao ở vùng giá trị thấp (gần gốc tọa độ 0), trong khi phần đuôi bên phải kéo dài chứng tỏ dữ liệu chứa nhiều giá trị ngoại lai lớn (outliers).</w:t>
      </w:r>
    </w:p>
    <w:p w14:paraId="0EE58E37" w14:textId="77777777" w:rsidR="002A62C7" w:rsidRDefault="002A62C7" w:rsidP="00C353FC"/>
    <w:p w14:paraId="07AC9105" w14:textId="328B89D8" w:rsidR="002A62C7" w:rsidRDefault="002A62C7" w:rsidP="00C353FC">
      <w:pPr>
        <w:rPr>
          <w:b/>
          <w:bCs/>
          <w:lang w:val="en-US"/>
        </w:rPr>
      </w:pPr>
      <w:r>
        <w:rPr>
          <w:b/>
          <w:bCs/>
          <w:lang w:val="en-US"/>
        </w:rPr>
        <w:t>Ý nghĩa</w:t>
      </w:r>
      <w:r w:rsidR="00BC61DB">
        <w:rPr>
          <w:b/>
          <w:bCs/>
          <w:lang w:val="en-US"/>
        </w:rPr>
        <w:t xml:space="preserve"> thực tế và hành vi tiêu dùng</w:t>
      </w:r>
      <w:r w:rsidR="00015410">
        <w:rPr>
          <w:b/>
          <w:bCs/>
          <w:lang w:val="en-US"/>
        </w:rPr>
        <w:t>:</w:t>
      </w:r>
    </w:p>
    <w:p w14:paraId="2E136F2A" w14:textId="63481AB2" w:rsidR="008A7DF5" w:rsidRDefault="00AF78EB" w:rsidP="00C353FC">
      <w:pPr>
        <w:pStyle w:val="ListParagraph"/>
        <w:numPr>
          <w:ilvl w:val="0"/>
          <w:numId w:val="7"/>
        </w:numPr>
        <w:ind w:left="0"/>
        <w:rPr>
          <w:b/>
          <w:lang w:val="en-US" w:eastAsia="zh-CN"/>
        </w:rPr>
      </w:pPr>
      <w:r>
        <w:rPr>
          <w:b/>
          <w:bCs/>
          <w:lang w:val="en-US"/>
        </w:rPr>
        <w:t>Hành vi tiêu thụ chất có hại/ chất kích thích (alcohol_g, sugar_g, sodium_mg)</w:t>
      </w:r>
    </w:p>
    <w:p w14:paraId="4669B0F3" w14:textId="49561752" w:rsidR="008D39EF" w:rsidRPr="00463255" w:rsidRDefault="00463255" w:rsidP="00C353FC">
      <w:pPr>
        <w:spacing w:after="100" w:afterAutospacing="1"/>
        <w:ind w:firstLine="720"/>
        <w:rPr>
          <w:lang w:val="en-US" w:eastAsia="zh-CN"/>
        </w:rPr>
      </w:pPr>
      <w:r w:rsidRPr="00463255">
        <w:rPr>
          <w:b/>
          <w:bCs/>
          <w:lang w:val="en-US" w:eastAsia="zh-CN"/>
        </w:rPr>
        <w:t>Rượu (alcohol_g):</w:t>
      </w:r>
      <w:r w:rsidRPr="00463255">
        <w:rPr>
          <w:lang w:val="en-US" w:eastAsia="zh-CN"/>
        </w:rPr>
        <w:t xml:space="preserve"> Có độ lệch cao nhất (skew = 5.63</w:t>
      </w:r>
      <w:r w:rsidR="00CA339C" w:rsidRPr="00463255">
        <w:rPr>
          <w:lang w:val="en-US" w:eastAsia="zh-CN"/>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2810"/>
      </w:tblGrid>
      <w:tr w:rsidR="004C744F" w14:paraId="4A6A59CB" w14:textId="77777777" w:rsidTr="00463255">
        <w:tc>
          <w:tcPr>
            <w:tcW w:w="4675" w:type="dxa"/>
          </w:tcPr>
          <w:p w14:paraId="1066D578" w14:textId="77777777" w:rsidR="00343A66" w:rsidRDefault="004C744F" w:rsidP="00C353FC">
            <w:pPr>
              <w:pStyle w:val="ListParagraph"/>
              <w:keepNext/>
              <w:spacing w:after="100" w:afterAutospacing="1"/>
              <w:ind w:left="0"/>
            </w:pPr>
            <w:r w:rsidRPr="008D39EF">
              <w:rPr>
                <w:noProof/>
                <w:lang w:val="en-US" w:eastAsia="zh-CN"/>
              </w:rPr>
              <w:drawing>
                <wp:inline distT="0" distB="0" distL="0" distR="0" wp14:anchorId="291F83EA" wp14:editId="537ADFE3">
                  <wp:extent cx="3306524" cy="1975104"/>
                  <wp:effectExtent l="19050" t="19050" r="27305" b="25400"/>
                  <wp:docPr id="21221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6782" name=""/>
                          <pic:cNvPicPr/>
                        </pic:nvPicPr>
                        <pic:blipFill>
                          <a:blip r:embed="rId29">
                            <a:extLst>
                              <a:ext uri="{28A0092B-C50C-407E-A947-70E740481C1C}">
                                <a14:useLocalDpi xmlns:a14="http://schemas.microsoft.com/office/drawing/2010/main" val="0"/>
                              </a:ext>
                            </a:extLst>
                          </a:blip>
                          <a:stretch>
                            <a:fillRect/>
                          </a:stretch>
                        </pic:blipFill>
                        <pic:spPr>
                          <a:xfrm>
                            <a:off x="0" y="0"/>
                            <a:ext cx="3314268" cy="1979730"/>
                          </a:xfrm>
                          <a:prstGeom prst="rect">
                            <a:avLst/>
                          </a:prstGeom>
                          <a:ln>
                            <a:solidFill>
                              <a:schemeClr val="tx1"/>
                            </a:solidFill>
                          </a:ln>
                        </pic:spPr>
                      </pic:pic>
                    </a:graphicData>
                  </a:graphic>
                </wp:inline>
              </w:drawing>
            </w:r>
          </w:p>
          <w:p w14:paraId="5418164A" w14:textId="673DE3BA" w:rsidR="00343A66" w:rsidRPr="00343A66" w:rsidRDefault="00343A66" w:rsidP="00C353FC">
            <w:pPr>
              <w:pStyle w:val="Caption"/>
              <w:jc w:val="center"/>
              <w:rPr>
                <w:color w:val="000000" w:themeColor="text1"/>
                <w:sz w:val="26"/>
                <w:szCs w:val="26"/>
              </w:rPr>
            </w:pPr>
            <w:bookmarkStart w:id="66" w:name="_Toc230335473"/>
            <w:r w:rsidRPr="00343A66">
              <w:rPr>
                <w:color w:val="000000" w:themeColor="text1"/>
                <w:sz w:val="26"/>
                <w:szCs w:val="26"/>
              </w:rPr>
              <w:t xml:space="preserve">Hình </w:t>
            </w:r>
            <w:r w:rsidRPr="00343A66">
              <w:rPr>
                <w:color w:val="000000" w:themeColor="text1"/>
                <w:sz w:val="26"/>
                <w:szCs w:val="26"/>
              </w:rPr>
              <w:fldChar w:fldCharType="begin"/>
            </w:r>
            <w:r w:rsidRPr="00343A66">
              <w:rPr>
                <w:color w:val="000000" w:themeColor="text1"/>
                <w:sz w:val="26"/>
                <w:szCs w:val="26"/>
              </w:rPr>
              <w:instrText xml:space="preserve"> SEQ Figure \* ARABIC </w:instrText>
            </w:r>
            <w:r w:rsidRPr="00343A66">
              <w:rPr>
                <w:color w:val="000000" w:themeColor="text1"/>
                <w:sz w:val="26"/>
                <w:szCs w:val="26"/>
              </w:rPr>
              <w:fldChar w:fldCharType="separate"/>
            </w:r>
            <w:r w:rsidRPr="00343A66">
              <w:rPr>
                <w:noProof/>
                <w:color w:val="000000" w:themeColor="text1"/>
                <w:sz w:val="26"/>
                <w:szCs w:val="26"/>
              </w:rPr>
              <w:t>17</w:t>
            </w:r>
            <w:r w:rsidRPr="00343A66">
              <w:rPr>
                <w:color w:val="000000" w:themeColor="text1"/>
                <w:sz w:val="26"/>
                <w:szCs w:val="26"/>
              </w:rPr>
              <w:fldChar w:fldCharType="end"/>
            </w:r>
            <w:r w:rsidRPr="00343A66">
              <w:rPr>
                <w:color w:val="000000" w:themeColor="text1"/>
                <w:sz w:val="26"/>
                <w:szCs w:val="26"/>
              </w:rPr>
              <w:t>: Phân bố alcohol_g</w:t>
            </w:r>
            <w:bookmarkEnd w:id="66"/>
          </w:p>
          <w:p w14:paraId="4B21E79F" w14:textId="646BA35B" w:rsidR="004C744F" w:rsidRDefault="004C744F" w:rsidP="00C353FC">
            <w:pPr>
              <w:pStyle w:val="ListParagraph"/>
              <w:spacing w:after="100" w:afterAutospacing="1"/>
              <w:ind w:left="0"/>
              <w:rPr>
                <w:lang w:val="en-US" w:eastAsia="zh-CN"/>
              </w:rPr>
            </w:pPr>
          </w:p>
        </w:tc>
        <w:tc>
          <w:tcPr>
            <w:tcW w:w="4675" w:type="dxa"/>
          </w:tcPr>
          <w:p w14:paraId="369DC35F" w14:textId="25A70CB5" w:rsidR="00463255" w:rsidRPr="00463255" w:rsidRDefault="00463255" w:rsidP="00C353FC">
            <w:pPr>
              <w:spacing w:after="100" w:afterAutospacing="1"/>
              <w:jc w:val="both"/>
              <w:rPr>
                <w:lang w:val="en-US" w:eastAsia="zh-CN"/>
              </w:rPr>
            </w:pPr>
            <w:r w:rsidRPr="00463255">
              <w:rPr>
                <w:b/>
                <w:bCs/>
                <w:lang w:val="en-US" w:eastAsia="zh-CN"/>
              </w:rPr>
              <w:t>Thực tế</w:t>
            </w:r>
            <w:r>
              <w:rPr>
                <w:lang w:val="en-US" w:eastAsia="zh-CN"/>
              </w:rPr>
              <w:t xml:space="preserve">: </w:t>
            </w:r>
            <w:r w:rsidRPr="00463255">
              <w:rPr>
                <w:lang w:val="en-US" w:eastAsia="zh-CN"/>
              </w:rPr>
              <w:t>phần lớn người dân không uống rượu hoặc uống rất ít, nhưng phần đuôi kéo dài đến &gt;600</w:t>
            </w:r>
            <w:r>
              <w:rPr>
                <w:lang w:val="en-US" w:eastAsia="zh-CN"/>
              </w:rPr>
              <w:t xml:space="preserve"> </w:t>
            </w:r>
            <w:r w:rsidRPr="00463255">
              <w:rPr>
                <w:lang w:val="en-US" w:eastAsia="zh-CN"/>
              </w:rPr>
              <w:t>đại diện cho nhóm thiểu số nghiện rượu nặng.</w:t>
            </w:r>
          </w:p>
          <w:p w14:paraId="6EBFAD5A" w14:textId="77777777" w:rsidR="004C744F" w:rsidRDefault="004C744F" w:rsidP="00C353FC">
            <w:pPr>
              <w:pStyle w:val="ListParagraph"/>
              <w:spacing w:after="100" w:afterAutospacing="1"/>
              <w:ind w:left="0"/>
              <w:rPr>
                <w:lang w:val="en-US" w:eastAsia="zh-CN"/>
              </w:rPr>
            </w:pPr>
          </w:p>
        </w:tc>
      </w:tr>
    </w:tbl>
    <w:p w14:paraId="2CEF1627" w14:textId="77777777" w:rsidR="008D39EF" w:rsidRDefault="00E67E15" w:rsidP="00C353FC">
      <w:pPr>
        <w:spacing w:after="100" w:afterAutospacing="1"/>
        <w:ind w:firstLine="720"/>
        <w:rPr>
          <w:ins w:id="67" w:author="Microsoft Word" w:date="2026-05-20T14:44:00Z" w16du:dateUtc="2026-05-20T07:44:00Z"/>
          <w:lang w:val="en-US" w:eastAsia="zh-CN"/>
        </w:rPr>
      </w:pPr>
      <w:r w:rsidRPr="00E5443F">
        <w:rPr>
          <w:b/>
          <w:bCs/>
          <w:lang w:val="en-US" w:eastAsia="zh-CN"/>
        </w:rPr>
        <w:t>Đường (sugar_g):</w:t>
      </w:r>
      <w:r w:rsidRPr="00E5443F">
        <w:rPr>
          <w:lang w:val="en-US" w:eastAsia="zh-CN"/>
        </w:rPr>
        <w:t xml:space="preserve"> </w:t>
      </w:r>
      <w:r>
        <w:rPr>
          <w:lang w:val="en-US" w:eastAsia="zh-CN"/>
        </w:rPr>
        <w:t xml:space="preserve"> Có độ lệch    = 2.</w:t>
      </w:r>
      <w:r w:rsidR="006E7544">
        <w:rPr>
          <w:lang w:val="en-US" w:eastAsia="zh-CN"/>
        </w:rPr>
        <w:t>43</w:t>
      </w:r>
    </w:p>
    <w:tbl>
      <w:tblPr>
        <w:tblStyle w:val="TableNormal0"/>
        <w:tblW w:w="0" w:type="auto"/>
        <w:tblInd w:w="725" w:type="dxa"/>
        <w:tblLook w:val="04A0" w:firstRow="1" w:lastRow="0" w:firstColumn="1" w:lastColumn="0" w:noHBand="0" w:noVBand="1"/>
      </w:tblPr>
      <w:tblGrid>
        <w:gridCol w:w="5623"/>
        <w:gridCol w:w="2678"/>
      </w:tblGrid>
      <w:tr w:rsidR="00463255" w14:paraId="49E7DFB1" w14:textId="77777777" w:rsidTr="007140D3">
        <w:tc>
          <w:tcPr>
            <w:tcW w:w="5665" w:type="dxa"/>
          </w:tcPr>
          <w:p w14:paraId="2C4AA7ED" w14:textId="77777777" w:rsidR="00A115AE" w:rsidRDefault="00E67E15" w:rsidP="00C353FC">
            <w:pPr>
              <w:pStyle w:val="ListParagraph"/>
              <w:keepNext/>
              <w:spacing w:after="100" w:afterAutospacing="1"/>
              <w:ind w:left="0"/>
            </w:pPr>
            <w:r w:rsidRPr="00E67E15">
              <w:rPr>
                <w:noProof/>
                <w:lang w:val="en-US" w:eastAsia="zh-CN"/>
              </w:rPr>
              <w:drawing>
                <wp:inline distT="0" distB="0" distL="0" distR="0" wp14:anchorId="23CB92BF" wp14:editId="151DA8C4">
                  <wp:extent cx="3288965" cy="1931213"/>
                  <wp:effectExtent l="19050" t="19050" r="26035" b="12065"/>
                  <wp:docPr id="140146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63906" name=""/>
                          <pic:cNvPicPr/>
                        </pic:nvPicPr>
                        <pic:blipFill>
                          <a:blip r:embed="rId30"/>
                          <a:stretch>
                            <a:fillRect/>
                          </a:stretch>
                        </pic:blipFill>
                        <pic:spPr>
                          <a:xfrm>
                            <a:off x="0" y="0"/>
                            <a:ext cx="3291895" cy="1932933"/>
                          </a:xfrm>
                          <a:prstGeom prst="rect">
                            <a:avLst/>
                          </a:prstGeom>
                          <a:ln>
                            <a:solidFill>
                              <a:schemeClr val="tx1"/>
                            </a:solidFill>
                          </a:ln>
                        </pic:spPr>
                      </pic:pic>
                    </a:graphicData>
                  </a:graphic>
                </wp:inline>
              </w:drawing>
            </w:r>
          </w:p>
          <w:p w14:paraId="105E7BF9" w14:textId="7E8EDC9E" w:rsidR="00463255" w:rsidRPr="008605A9" w:rsidRDefault="00A115AE" w:rsidP="00C353FC">
            <w:pPr>
              <w:pStyle w:val="Caption"/>
              <w:jc w:val="center"/>
              <w:rPr>
                <w:sz w:val="26"/>
                <w:szCs w:val="26"/>
                <w:lang w:val="en-US" w:eastAsia="zh-CN"/>
              </w:rPr>
            </w:pPr>
            <w:bookmarkStart w:id="68" w:name="_Toc230335474"/>
            <w:r w:rsidRPr="008605A9">
              <w:rPr>
                <w:color w:val="000000" w:themeColor="text1"/>
                <w:sz w:val="26"/>
                <w:szCs w:val="26"/>
              </w:rPr>
              <w:t xml:space="preserve">Hình </w:t>
            </w:r>
            <w:r w:rsidRPr="008605A9">
              <w:rPr>
                <w:color w:val="000000" w:themeColor="text1"/>
                <w:sz w:val="26"/>
                <w:szCs w:val="26"/>
              </w:rPr>
              <w:fldChar w:fldCharType="begin"/>
            </w:r>
            <w:r w:rsidRPr="008605A9">
              <w:rPr>
                <w:color w:val="000000" w:themeColor="text1"/>
                <w:sz w:val="26"/>
                <w:szCs w:val="26"/>
              </w:rPr>
              <w:instrText xml:space="preserve"> SEQ Figure \* ARABIC </w:instrText>
            </w:r>
            <w:r w:rsidRPr="008605A9">
              <w:rPr>
                <w:color w:val="000000" w:themeColor="text1"/>
                <w:sz w:val="26"/>
                <w:szCs w:val="26"/>
              </w:rPr>
              <w:fldChar w:fldCharType="separate"/>
            </w:r>
            <w:r w:rsidR="008605A9">
              <w:rPr>
                <w:noProof/>
                <w:color w:val="000000" w:themeColor="text1"/>
                <w:sz w:val="26"/>
                <w:szCs w:val="26"/>
              </w:rPr>
              <w:t>18</w:t>
            </w:r>
            <w:r w:rsidRPr="008605A9">
              <w:rPr>
                <w:color w:val="000000" w:themeColor="text1"/>
                <w:sz w:val="26"/>
                <w:szCs w:val="26"/>
              </w:rPr>
              <w:fldChar w:fldCharType="end"/>
            </w:r>
            <w:r w:rsidRPr="008605A9">
              <w:rPr>
                <w:color w:val="000000" w:themeColor="text1"/>
                <w:sz w:val="26"/>
                <w:szCs w:val="26"/>
              </w:rPr>
              <w:t xml:space="preserve">: Phân bố </w:t>
            </w:r>
            <w:r w:rsidR="008605A9" w:rsidRPr="008605A9">
              <w:rPr>
                <w:color w:val="000000" w:themeColor="text1"/>
                <w:sz w:val="26"/>
                <w:szCs w:val="26"/>
              </w:rPr>
              <w:t>sugar_g</w:t>
            </w:r>
            <w:bookmarkEnd w:id="68"/>
          </w:p>
        </w:tc>
        <w:tc>
          <w:tcPr>
            <w:tcW w:w="2965" w:type="dxa"/>
          </w:tcPr>
          <w:p w14:paraId="09151B66" w14:textId="77777777" w:rsidR="00E67E15" w:rsidRDefault="00E67E15" w:rsidP="00C353FC">
            <w:pPr>
              <w:spacing w:after="100" w:afterAutospacing="1"/>
              <w:jc w:val="both"/>
              <w:rPr>
                <w:lang w:val="en-US" w:eastAsia="zh-CN"/>
              </w:rPr>
            </w:pPr>
            <w:r>
              <w:rPr>
                <w:b/>
                <w:bCs/>
                <w:lang w:val="en-US" w:eastAsia="zh-CN"/>
              </w:rPr>
              <w:t xml:space="preserve">Thực tế: </w:t>
            </w:r>
            <w:r w:rsidRPr="00E5443F">
              <w:rPr>
                <w:lang w:val="en-US" w:eastAsia="zh-CN"/>
              </w:rPr>
              <w:t>Đa số người dân kiểm soát lượng đường ở mức vừa phải (dưới 250g).</w:t>
            </w:r>
          </w:p>
          <w:p w14:paraId="13C6BA5B" w14:textId="71B68971" w:rsidR="00463255" w:rsidRDefault="00E67E15" w:rsidP="00C353FC">
            <w:pPr>
              <w:spacing w:after="100" w:afterAutospacing="1"/>
              <w:jc w:val="both"/>
              <w:rPr>
                <w:lang w:val="en-US" w:eastAsia="zh-CN"/>
              </w:rPr>
            </w:pPr>
            <w:r>
              <w:rPr>
                <w:lang w:val="en-US" w:eastAsia="zh-CN"/>
              </w:rPr>
              <w:t>P</w:t>
            </w:r>
            <w:r w:rsidRPr="00E67E15">
              <w:rPr>
                <w:lang w:val="en-US" w:eastAsia="zh-CN"/>
              </w:rPr>
              <w:t xml:space="preserve">hần đuôi xuất hiện những cá nhân tiêu thụ hơn 1000g đường/ngày. Đây chính là nhóm lạm dụng nước ngọt, bánh kẹo </w:t>
            </w:r>
            <w:r w:rsidR="00842BA8">
              <w:rPr>
                <w:lang w:val="en-US" w:eastAsia="zh-CN"/>
              </w:rPr>
              <w:t>–</w:t>
            </w:r>
            <w:r w:rsidRPr="00E67E15">
              <w:rPr>
                <w:lang w:val="en-US" w:eastAsia="zh-CN"/>
              </w:rPr>
              <w:t xml:space="preserve"> đối tượng nguy cơ cao của bệnh tiểu đường và béo phì.</w:t>
            </w:r>
          </w:p>
        </w:tc>
      </w:tr>
    </w:tbl>
    <w:p w14:paraId="5CC255A7" w14:textId="7A1551AF" w:rsidR="00711E4A" w:rsidRPr="00B63C8E" w:rsidRDefault="00504048" w:rsidP="00C353FC">
      <w:pPr>
        <w:rPr>
          <w:b/>
          <w:lang w:val="en-US" w:eastAsia="zh-CN"/>
        </w:rPr>
      </w:pPr>
      <w:r w:rsidRPr="00E5443F">
        <w:rPr>
          <w:b/>
          <w:bCs/>
          <w:lang w:val="en-US" w:eastAsia="zh-CN"/>
        </w:rPr>
        <w:t>Muối (sodium_mg):</w:t>
      </w:r>
      <w:r w:rsidRPr="00E5443F">
        <w:rPr>
          <w:lang w:val="en-US" w:eastAsia="zh-CN"/>
        </w:rPr>
        <w:t xml:space="preserve"> Khác với rượu, phần "thân" của biểu đồ muối phình to và dịch hẳn sang bên phải.</w:t>
      </w:r>
    </w:p>
    <w:tbl>
      <w:tblPr>
        <w:tblStyle w:val="TableNormal0"/>
        <w:tblW w:w="0" w:type="auto"/>
        <w:tblInd w:w="725" w:type="dxa"/>
        <w:tblLook w:val="04A0" w:firstRow="1" w:lastRow="0" w:firstColumn="1" w:lastColumn="0" w:noHBand="0" w:noVBand="1"/>
      </w:tblPr>
      <w:tblGrid>
        <w:gridCol w:w="5390"/>
        <w:gridCol w:w="2911"/>
      </w:tblGrid>
      <w:tr w:rsidR="00711E4A" w14:paraId="5970E233" w14:textId="77777777" w:rsidTr="00640491">
        <w:tc>
          <w:tcPr>
            <w:tcW w:w="4675" w:type="dxa"/>
          </w:tcPr>
          <w:p w14:paraId="548EB6AA" w14:textId="77777777" w:rsidR="008605A9" w:rsidRDefault="00AC62A4" w:rsidP="00C353FC">
            <w:pPr>
              <w:pStyle w:val="ListParagraph"/>
              <w:keepNext/>
              <w:spacing w:after="100" w:afterAutospacing="1"/>
              <w:ind w:left="0"/>
            </w:pPr>
            <w:r w:rsidRPr="00AC62A4">
              <w:rPr>
                <w:noProof/>
                <w:lang w:val="en-US" w:eastAsia="zh-CN"/>
              </w:rPr>
              <w:lastRenderedPageBreak/>
              <w:drawing>
                <wp:inline distT="0" distB="0" distL="0" distR="0" wp14:anchorId="57D5EAFD" wp14:editId="32F4A636">
                  <wp:extent cx="3262580" cy="1869360"/>
                  <wp:effectExtent l="19050" t="19050" r="14605" b="17145"/>
                  <wp:docPr id="44385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59164" name=""/>
                          <pic:cNvPicPr/>
                        </pic:nvPicPr>
                        <pic:blipFill>
                          <a:blip r:embed="rId31"/>
                          <a:stretch>
                            <a:fillRect/>
                          </a:stretch>
                        </pic:blipFill>
                        <pic:spPr>
                          <a:xfrm>
                            <a:off x="0" y="0"/>
                            <a:ext cx="3268289" cy="1872631"/>
                          </a:xfrm>
                          <a:prstGeom prst="rect">
                            <a:avLst/>
                          </a:prstGeom>
                          <a:ln>
                            <a:solidFill>
                              <a:schemeClr val="tx1"/>
                            </a:solidFill>
                          </a:ln>
                        </pic:spPr>
                      </pic:pic>
                    </a:graphicData>
                  </a:graphic>
                </wp:inline>
              </w:drawing>
            </w:r>
          </w:p>
          <w:p w14:paraId="06CEBE50" w14:textId="492761FF" w:rsidR="00711E4A" w:rsidRPr="00FC5C67" w:rsidRDefault="008605A9" w:rsidP="00C353FC">
            <w:pPr>
              <w:pStyle w:val="Caption"/>
              <w:jc w:val="center"/>
              <w:rPr>
                <w:color w:val="000000" w:themeColor="text1"/>
                <w:sz w:val="26"/>
                <w:szCs w:val="26"/>
                <w:lang w:val="en-US" w:eastAsia="zh-CN"/>
              </w:rPr>
            </w:pPr>
            <w:bookmarkStart w:id="69" w:name="_Toc230335475"/>
            <w:r w:rsidRPr="00FC5C67">
              <w:rPr>
                <w:color w:val="000000" w:themeColor="text1"/>
                <w:sz w:val="26"/>
                <w:szCs w:val="26"/>
              </w:rPr>
              <w:t xml:space="preserve">Hình </w:t>
            </w:r>
            <w:r w:rsidRPr="00FC5C67">
              <w:rPr>
                <w:color w:val="000000" w:themeColor="text1"/>
                <w:sz w:val="26"/>
                <w:szCs w:val="26"/>
              </w:rPr>
              <w:fldChar w:fldCharType="begin"/>
            </w:r>
            <w:r w:rsidRPr="00FC5C67">
              <w:rPr>
                <w:color w:val="000000" w:themeColor="text1"/>
                <w:sz w:val="26"/>
                <w:szCs w:val="26"/>
              </w:rPr>
              <w:instrText xml:space="preserve"> SEQ Figure \* ARABIC </w:instrText>
            </w:r>
            <w:r w:rsidRPr="00FC5C67">
              <w:rPr>
                <w:color w:val="000000" w:themeColor="text1"/>
                <w:sz w:val="26"/>
                <w:szCs w:val="26"/>
              </w:rPr>
              <w:fldChar w:fldCharType="separate"/>
            </w:r>
            <w:r>
              <w:rPr>
                <w:color w:val="000000" w:themeColor="text1"/>
                <w:sz w:val="26"/>
                <w:szCs w:val="26"/>
              </w:rPr>
              <w:t>19</w:t>
            </w:r>
            <w:r w:rsidRPr="00FC5C67">
              <w:rPr>
                <w:color w:val="000000" w:themeColor="text1"/>
                <w:sz w:val="26"/>
                <w:szCs w:val="26"/>
              </w:rPr>
              <w:fldChar w:fldCharType="end"/>
            </w:r>
            <w:r w:rsidRPr="00FC5C67">
              <w:rPr>
                <w:color w:val="000000" w:themeColor="text1"/>
                <w:sz w:val="26"/>
                <w:szCs w:val="26"/>
              </w:rPr>
              <w:t>: Phâm</w:t>
            </w:r>
            <w:r w:rsidR="00FC5C67" w:rsidRPr="00FC5C67">
              <w:rPr>
                <w:color w:val="000000" w:themeColor="text1"/>
                <w:sz w:val="26"/>
                <w:szCs w:val="26"/>
              </w:rPr>
              <w:t xml:space="preserve"> bố sodium_mg</w:t>
            </w:r>
            <w:bookmarkEnd w:id="69"/>
          </w:p>
        </w:tc>
        <w:tc>
          <w:tcPr>
            <w:tcW w:w="4675" w:type="dxa"/>
          </w:tcPr>
          <w:p w14:paraId="74AD47ED" w14:textId="5EB62CD3" w:rsidR="00AC62A4" w:rsidRPr="00AC62A4" w:rsidRDefault="00AC62A4" w:rsidP="00C353FC">
            <w:pPr>
              <w:spacing w:after="100" w:afterAutospacing="1"/>
              <w:jc w:val="both"/>
              <w:rPr>
                <w:lang w:val="en-US" w:eastAsia="zh-CN"/>
              </w:rPr>
            </w:pPr>
            <w:r w:rsidRPr="00AC62A4">
              <w:rPr>
                <w:b/>
                <w:bCs/>
                <w:lang w:val="en-US" w:eastAsia="zh-CN"/>
              </w:rPr>
              <w:t xml:space="preserve">Thực tế: </w:t>
            </w:r>
            <w:r>
              <w:rPr>
                <w:lang w:val="en-US" w:eastAsia="zh-CN"/>
              </w:rPr>
              <w:t xml:space="preserve">Phản </w:t>
            </w:r>
            <w:r w:rsidRPr="00AC62A4">
              <w:rPr>
                <w:lang w:val="en-US" w:eastAsia="zh-CN"/>
              </w:rPr>
              <w:t>ánh thực trạng ăn mặn phổ biến trong xã hội hiện đại do thói quen tiêu thụ thức ăn nhanh và thực phẩm đóng hộp chứa hàm lượng Natri rất cao.</w:t>
            </w:r>
          </w:p>
          <w:p w14:paraId="4467B3FE" w14:textId="36AD3587" w:rsidR="00711E4A" w:rsidRPr="00AC62A4" w:rsidRDefault="00711E4A" w:rsidP="00C353FC">
            <w:pPr>
              <w:pStyle w:val="ListParagraph"/>
              <w:spacing w:after="100" w:afterAutospacing="1"/>
              <w:ind w:left="0"/>
              <w:rPr>
                <w:b/>
                <w:bCs/>
                <w:lang w:val="en-US" w:eastAsia="zh-CN"/>
              </w:rPr>
            </w:pPr>
          </w:p>
        </w:tc>
      </w:tr>
    </w:tbl>
    <w:p w14:paraId="2498FB5C" w14:textId="77777777" w:rsidR="00530D79" w:rsidRDefault="00B3057F" w:rsidP="00C353FC">
      <w:pPr>
        <w:keepNext/>
      </w:pPr>
      <w:r w:rsidRPr="00B3057F">
        <w:rPr>
          <w:b/>
          <w:bCs/>
          <w:noProof/>
          <w:lang w:val="en-US"/>
        </w:rPr>
        <w:drawing>
          <wp:inline distT="0" distB="0" distL="0" distR="0" wp14:anchorId="23810488" wp14:editId="2139EBA6">
            <wp:extent cx="5734050" cy="1696323"/>
            <wp:effectExtent l="19050" t="19050" r="19050" b="18415"/>
            <wp:docPr id="122313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37226" name=""/>
                    <pic:cNvPicPr/>
                  </pic:nvPicPr>
                  <pic:blipFill>
                    <a:blip r:embed="rId32"/>
                    <a:stretch>
                      <a:fillRect/>
                    </a:stretch>
                  </pic:blipFill>
                  <pic:spPr>
                    <a:xfrm>
                      <a:off x="0" y="0"/>
                      <a:ext cx="5745663" cy="1699758"/>
                    </a:xfrm>
                    <a:prstGeom prst="rect">
                      <a:avLst/>
                    </a:prstGeom>
                    <a:ln>
                      <a:solidFill>
                        <a:schemeClr val="tx1"/>
                      </a:solidFill>
                    </a:ln>
                  </pic:spPr>
                </pic:pic>
              </a:graphicData>
            </a:graphic>
          </wp:inline>
        </w:drawing>
      </w:r>
    </w:p>
    <w:p w14:paraId="5287FD1E" w14:textId="7B847AB9" w:rsidR="00971D70" w:rsidRPr="00530D79" w:rsidRDefault="00530D79" w:rsidP="00C353FC">
      <w:pPr>
        <w:jc w:val="center"/>
        <w:rPr>
          <w:i/>
          <w:lang w:val="en-US"/>
        </w:rPr>
      </w:pPr>
      <w:bookmarkStart w:id="70" w:name="_Toc230335476"/>
      <w:r w:rsidRPr="00530D79">
        <w:rPr>
          <w:i/>
          <w:iCs/>
        </w:rPr>
        <w:t xml:space="preserve">Hình </w:t>
      </w:r>
      <w:r w:rsidRPr="00530D79">
        <w:rPr>
          <w:i/>
          <w:iCs/>
        </w:rPr>
        <w:fldChar w:fldCharType="begin"/>
      </w:r>
      <w:r w:rsidRPr="00530D79">
        <w:rPr>
          <w:i/>
          <w:iCs/>
        </w:rPr>
        <w:instrText xml:space="preserve"> SEQ Figure \* ARABIC </w:instrText>
      </w:r>
      <w:r w:rsidRPr="00530D79">
        <w:rPr>
          <w:i/>
          <w:iCs/>
        </w:rPr>
        <w:fldChar w:fldCharType="separate"/>
      </w:r>
      <w:r w:rsidRPr="00530D79">
        <w:rPr>
          <w:i/>
          <w:iCs/>
          <w:noProof/>
        </w:rPr>
        <w:t>20</w:t>
      </w:r>
      <w:r w:rsidRPr="00530D79">
        <w:rPr>
          <w:i/>
          <w:iCs/>
        </w:rPr>
        <w:fldChar w:fldCharType="end"/>
      </w:r>
      <w:r w:rsidRPr="00530D79">
        <w:rPr>
          <w:i/>
          <w:iCs/>
        </w:rPr>
        <w:t xml:space="preserve">: </w:t>
      </w:r>
      <w:r w:rsidRPr="00530D79">
        <w:rPr>
          <w:i/>
          <w:iCs/>
          <w:lang w:val="en-US"/>
        </w:rPr>
        <w:t>Hành vi nạp vi chất</w:t>
      </w:r>
      <w:bookmarkEnd w:id="70"/>
    </w:p>
    <w:p w14:paraId="09DA2CC2" w14:textId="33829843" w:rsidR="007C47FF" w:rsidRDefault="00971D70" w:rsidP="00C353FC">
      <w:pPr>
        <w:ind w:firstLine="720"/>
        <w:jc w:val="both"/>
      </w:pPr>
      <w:r w:rsidRPr="00971D70">
        <w:t>Cả hai biến đều lệch phải nặng, cho thấy phần lớn dân số có lượng nạp vitamin từ bữa ăn hằng ngày khá thấp. Các giá trị ngoại lai khổng lồ ở đuôi phải là minh chứng cho nhóm người có sử dụng thêm thực phẩm chức năng hoặc viên uống vitamin liều cao.</w:t>
      </w:r>
    </w:p>
    <w:p w14:paraId="56D2CB78" w14:textId="77777777" w:rsidR="004A5714" w:rsidRPr="00030C3C" w:rsidRDefault="004A5714" w:rsidP="00C353FC">
      <w:pPr>
        <w:ind w:firstLine="720"/>
        <w:jc w:val="both"/>
        <w:rPr>
          <w:lang w:val="en-US"/>
        </w:rPr>
      </w:pPr>
    </w:p>
    <w:p w14:paraId="6B9F0688" w14:textId="6E05C9FD" w:rsidR="000E51A5" w:rsidRPr="007C47FF" w:rsidRDefault="000E51A5" w:rsidP="00C353FC">
      <w:pPr>
        <w:rPr>
          <w:b/>
          <w:bCs/>
          <w:lang w:val="en-US"/>
        </w:rPr>
      </w:pPr>
      <w:r w:rsidRPr="000E51A5">
        <w:rPr>
          <w:b/>
          <w:bCs/>
          <w:noProof/>
          <w:lang w:val="en-US"/>
        </w:rPr>
        <w:drawing>
          <wp:inline distT="0" distB="0" distL="0" distR="0" wp14:anchorId="6F22E991" wp14:editId="253F848E">
            <wp:extent cx="5673090" cy="1676471"/>
            <wp:effectExtent l="19050" t="19050" r="22860" b="19050"/>
            <wp:docPr id="127551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12246" name=""/>
                    <pic:cNvPicPr/>
                  </pic:nvPicPr>
                  <pic:blipFill>
                    <a:blip r:embed="rId33"/>
                    <a:stretch>
                      <a:fillRect/>
                    </a:stretch>
                  </pic:blipFill>
                  <pic:spPr>
                    <a:xfrm>
                      <a:off x="0" y="0"/>
                      <a:ext cx="5689239" cy="1681243"/>
                    </a:xfrm>
                    <a:prstGeom prst="rect">
                      <a:avLst/>
                    </a:prstGeom>
                    <a:ln>
                      <a:solidFill>
                        <a:schemeClr val="tx1"/>
                      </a:solidFill>
                    </a:ln>
                  </pic:spPr>
                </pic:pic>
              </a:graphicData>
            </a:graphic>
          </wp:inline>
        </w:drawing>
      </w:r>
    </w:p>
    <w:p w14:paraId="6DC64B06" w14:textId="77777777" w:rsidR="0091083D" w:rsidRDefault="00EE78D0" w:rsidP="00C353FC">
      <w:pPr>
        <w:keepNext/>
      </w:pPr>
      <w:r w:rsidRPr="00EE78D0">
        <w:rPr>
          <w:b/>
          <w:bCs/>
          <w:noProof/>
          <w:lang w:val="en-US"/>
        </w:rPr>
        <w:lastRenderedPageBreak/>
        <w:drawing>
          <wp:inline distT="0" distB="0" distL="0" distR="0" wp14:anchorId="79633864" wp14:editId="468E95CF">
            <wp:extent cx="2724150" cy="1631870"/>
            <wp:effectExtent l="19050" t="19050" r="19050" b="26035"/>
            <wp:docPr id="93173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33527" name=""/>
                    <pic:cNvPicPr/>
                  </pic:nvPicPr>
                  <pic:blipFill>
                    <a:blip r:embed="rId34"/>
                    <a:stretch>
                      <a:fillRect/>
                    </a:stretch>
                  </pic:blipFill>
                  <pic:spPr>
                    <a:xfrm>
                      <a:off x="0" y="0"/>
                      <a:ext cx="2749463" cy="1647033"/>
                    </a:xfrm>
                    <a:prstGeom prst="rect">
                      <a:avLst/>
                    </a:prstGeom>
                    <a:ln>
                      <a:solidFill>
                        <a:schemeClr val="tx1"/>
                      </a:solidFill>
                    </a:ln>
                  </pic:spPr>
                </pic:pic>
              </a:graphicData>
            </a:graphic>
          </wp:inline>
        </w:drawing>
      </w:r>
      <w:r w:rsidR="00B42FB9" w:rsidRPr="00B42FB9">
        <w:rPr>
          <w:b/>
          <w:bCs/>
          <w:noProof/>
          <w:lang w:val="en-US"/>
        </w:rPr>
        <w:drawing>
          <wp:inline distT="0" distB="0" distL="0" distR="0" wp14:anchorId="2F455C85" wp14:editId="07300CA6">
            <wp:extent cx="2724150" cy="1637694"/>
            <wp:effectExtent l="19050" t="19050" r="19050" b="19685"/>
            <wp:docPr id="130695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56123" name=""/>
                    <pic:cNvPicPr/>
                  </pic:nvPicPr>
                  <pic:blipFill>
                    <a:blip r:embed="rId35"/>
                    <a:stretch>
                      <a:fillRect/>
                    </a:stretch>
                  </pic:blipFill>
                  <pic:spPr>
                    <a:xfrm>
                      <a:off x="0" y="0"/>
                      <a:ext cx="2741812" cy="1648312"/>
                    </a:xfrm>
                    <a:prstGeom prst="rect">
                      <a:avLst/>
                    </a:prstGeom>
                    <a:ln>
                      <a:solidFill>
                        <a:schemeClr val="tx1"/>
                      </a:solidFill>
                    </a:ln>
                  </pic:spPr>
                </pic:pic>
              </a:graphicData>
            </a:graphic>
          </wp:inline>
        </w:drawing>
      </w:r>
    </w:p>
    <w:p w14:paraId="72B8BF61" w14:textId="4715D2CF" w:rsidR="001A750A" w:rsidRPr="004A5714" w:rsidRDefault="004A5714" w:rsidP="00C353FC">
      <w:pPr>
        <w:jc w:val="center"/>
        <w:rPr>
          <w:i/>
          <w:lang w:val="en-US"/>
        </w:rPr>
      </w:pPr>
      <w:bookmarkStart w:id="71" w:name="_Toc230335477"/>
      <w:r w:rsidRPr="004A5714">
        <w:rPr>
          <w:i/>
          <w:iCs/>
        </w:rPr>
        <w:t>Hình</w:t>
      </w:r>
      <w:r w:rsidR="0091083D" w:rsidRPr="004A5714">
        <w:rPr>
          <w:i/>
          <w:iCs/>
        </w:rPr>
        <w:t xml:space="preserve"> </w:t>
      </w:r>
      <w:r w:rsidR="0091083D" w:rsidRPr="004A5714">
        <w:rPr>
          <w:i/>
        </w:rPr>
        <w:fldChar w:fldCharType="begin"/>
      </w:r>
      <w:r w:rsidR="0091083D" w:rsidRPr="004A5714">
        <w:rPr>
          <w:i/>
        </w:rPr>
        <w:instrText xml:space="preserve"> SEQ Figure \* ARABIC </w:instrText>
      </w:r>
      <w:r w:rsidR="0091083D" w:rsidRPr="004A5714">
        <w:rPr>
          <w:i/>
        </w:rPr>
        <w:fldChar w:fldCharType="separate"/>
      </w:r>
      <w:r w:rsidR="0091083D">
        <w:rPr>
          <w:i/>
        </w:rPr>
        <w:t>21</w:t>
      </w:r>
      <w:r w:rsidR="0091083D" w:rsidRPr="004A5714">
        <w:rPr>
          <w:i/>
        </w:rPr>
        <w:fldChar w:fldCharType="end"/>
      </w:r>
      <w:r w:rsidRPr="004A5714">
        <w:rPr>
          <w:i/>
          <w:iCs/>
        </w:rPr>
        <w:t xml:space="preserve">: </w:t>
      </w:r>
      <w:r w:rsidRPr="004A5714">
        <w:rPr>
          <w:i/>
          <w:iCs/>
          <w:lang w:val="en-US"/>
        </w:rPr>
        <w:t>Nhóm năng lượng cơ bản</w:t>
      </w:r>
      <w:bookmarkEnd w:id="71"/>
    </w:p>
    <w:p w14:paraId="3F7D4838" w14:textId="18984E80" w:rsidR="000F23EB" w:rsidRPr="000F23EB" w:rsidRDefault="000F23EB" w:rsidP="00C353FC">
      <w:pPr>
        <w:ind w:firstLine="720"/>
        <w:jc w:val="both"/>
        <w:rPr>
          <w:lang w:val="en-US"/>
        </w:rPr>
      </w:pPr>
      <w:r w:rsidRPr="000F23EB">
        <w:rPr>
          <w:lang w:val="en-US"/>
        </w:rPr>
        <w:t>Các biến này có độ lệch vừa phải hơn (từ 1.65 đến 1.78) và không bị bám sát vạch số 0. Lý do là vì con người luôn cần một ngưỡng năng lượng và chất đạm/béo tối thiểu để duy trì sự sống, không thể bằng 0 như rượu hay vitamin.</w:t>
      </w:r>
    </w:p>
    <w:p w14:paraId="0F6CEA2B" w14:textId="5B3C70B1" w:rsidR="007A243E" w:rsidRPr="007A243E" w:rsidRDefault="007A243E" w:rsidP="00C353FC">
      <w:pPr>
        <w:ind w:firstLine="720"/>
        <w:jc w:val="both"/>
      </w:pPr>
      <w:r w:rsidRPr="007A243E">
        <w:t>Sự tồn tại của phân phối lệch phải và outlier mạnh cho thấy dữ liệu cần được rời rạc hóa (discretization) trước khi áp dụng Association Rule Mining.</w:t>
      </w:r>
    </w:p>
    <w:p w14:paraId="438354BB" w14:textId="5024B65E" w:rsidR="00D97F95" w:rsidRPr="00274719" w:rsidRDefault="00D97F95" w:rsidP="00C353FC">
      <w:pPr>
        <w:pStyle w:val="ListParagraph"/>
        <w:numPr>
          <w:ilvl w:val="3"/>
          <w:numId w:val="29"/>
        </w:numPr>
        <w:ind w:left="0"/>
        <w:rPr>
          <w:b/>
        </w:rPr>
      </w:pPr>
      <w:r w:rsidRPr="00274719">
        <w:rPr>
          <w:b/>
        </w:rPr>
        <w:t>Phân bố biến mục tiêu (Disease Prevalence Analysis)</w:t>
      </w:r>
    </w:p>
    <w:p w14:paraId="3C345257" w14:textId="77777777" w:rsidR="004A5714" w:rsidRDefault="00A05FF4" w:rsidP="00C353FC">
      <w:pPr>
        <w:keepNext/>
      </w:pPr>
      <w:r w:rsidRPr="00A05FF4">
        <w:rPr>
          <w:noProof/>
        </w:rPr>
        <w:drawing>
          <wp:inline distT="0" distB="0" distL="0" distR="0" wp14:anchorId="7401D54D" wp14:editId="557A7726">
            <wp:extent cx="5718810" cy="3155121"/>
            <wp:effectExtent l="19050" t="19050" r="15240" b="26670"/>
            <wp:docPr id="121742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28068" name=""/>
                    <pic:cNvPicPr/>
                  </pic:nvPicPr>
                  <pic:blipFill>
                    <a:blip r:embed="rId36"/>
                    <a:stretch>
                      <a:fillRect/>
                    </a:stretch>
                  </pic:blipFill>
                  <pic:spPr>
                    <a:xfrm>
                      <a:off x="0" y="0"/>
                      <a:ext cx="5721681" cy="3156705"/>
                    </a:xfrm>
                    <a:prstGeom prst="rect">
                      <a:avLst/>
                    </a:prstGeom>
                    <a:ln>
                      <a:solidFill>
                        <a:schemeClr val="tx1"/>
                      </a:solidFill>
                    </a:ln>
                  </pic:spPr>
                </pic:pic>
              </a:graphicData>
            </a:graphic>
          </wp:inline>
        </w:drawing>
      </w:r>
    </w:p>
    <w:p w14:paraId="465FB0AC" w14:textId="07A208A2" w:rsidR="00A05FF4" w:rsidRPr="004A5714" w:rsidRDefault="004A5714" w:rsidP="00C353FC">
      <w:pPr>
        <w:pStyle w:val="Caption"/>
        <w:jc w:val="center"/>
        <w:rPr>
          <w:color w:val="000000" w:themeColor="text1"/>
          <w:sz w:val="26"/>
          <w:szCs w:val="26"/>
        </w:rPr>
      </w:pPr>
      <w:bookmarkStart w:id="72" w:name="_Toc230335478"/>
      <w:r w:rsidRPr="004A5714">
        <w:rPr>
          <w:color w:val="000000" w:themeColor="text1"/>
          <w:sz w:val="26"/>
          <w:szCs w:val="26"/>
        </w:rPr>
        <w:t xml:space="preserve">Hình </w:t>
      </w:r>
      <w:r w:rsidRPr="004A5714">
        <w:rPr>
          <w:color w:val="000000" w:themeColor="text1"/>
          <w:sz w:val="26"/>
          <w:szCs w:val="26"/>
        </w:rPr>
        <w:fldChar w:fldCharType="begin"/>
      </w:r>
      <w:r w:rsidRPr="004A5714">
        <w:rPr>
          <w:color w:val="000000" w:themeColor="text1"/>
          <w:sz w:val="26"/>
          <w:szCs w:val="26"/>
        </w:rPr>
        <w:instrText xml:space="preserve"> SEQ Figure \* ARABIC </w:instrText>
      </w:r>
      <w:r w:rsidRPr="004A5714">
        <w:rPr>
          <w:color w:val="000000" w:themeColor="text1"/>
          <w:sz w:val="26"/>
          <w:szCs w:val="26"/>
        </w:rPr>
        <w:fldChar w:fldCharType="separate"/>
      </w:r>
      <w:r w:rsidRPr="004A5714">
        <w:rPr>
          <w:noProof/>
          <w:color w:val="000000" w:themeColor="text1"/>
          <w:sz w:val="26"/>
          <w:szCs w:val="26"/>
        </w:rPr>
        <w:t>22</w:t>
      </w:r>
      <w:r w:rsidRPr="004A5714">
        <w:rPr>
          <w:color w:val="000000" w:themeColor="text1"/>
          <w:sz w:val="26"/>
          <w:szCs w:val="26"/>
        </w:rPr>
        <w:fldChar w:fldCharType="end"/>
      </w:r>
      <w:r w:rsidRPr="004A5714">
        <w:rPr>
          <w:color w:val="000000" w:themeColor="text1"/>
          <w:sz w:val="26"/>
          <w:szCs w:val="26"/>
        </w:rPr>
        <w:t>: Phân bố tỷ lệ mắc bệnh trong tập dữ liệu</w:t>
      </w:r>
      <w:bookmarkEnd w:id="72"/>
    </w:p>
    <w:p w14:paraId="2D209BF3" w14:textId="2043A400" w:rsidR="00BC3AE7" w:rsidRPr="00BC3AE7" w:rsidRDefault="00CC2041" w:rsidP="00C353FC">
      <w:pPr>
        <w:spacing w:before="120" w:after="120"/>
        <w:ind w:firstLine="720"/>
        <w:jc w:val="both"/>
      </w:pPr>
      <w:r w:rsidRPr="00274719">
        <w:rPr>
          <w:b/>
          <w:bCs/>
        </w:rPr>
        <w:t>Sự chênh lệch lớn giữa các nhóm bệnh:</w:t>
      </w:r>
      <w:r w:rsidRPr="00CC2041">
        <w:t xml:space="preserve"> Tỷ lệ mắc bệnh có sự phân hóa cực kỳ rõ rệt giữa nhóm bệnh mãn tính phổ biến và nhóm bệnh biến cố tim mạch/cấp tính.</w:t>
      </w:r>
    </w:p>
    <w:p w14:paraId="23E3E663" w14:textId="52EEDAA9" w:rsidR="00C15CDB" w:rsidRDefault="00C15CDB" w:rsidP="00C353FC">
      <w:pPr>
        <w:spacing w:before="120" w:after="120"/>
        <w:ind w:firstLine="720"/>
        <w:jc w:val="both"/>
      </w:pPr>
      <w:r w:rsidRPr="00274719">
        <w:rPr>
          <w:b/>
          <w:bCs/>
        </w:rPr>
        <w:t>Bệnh có tỷ lệ cao nhất:</w:t>
      </w:r>
      <w:r w:rsidRPr="00C15CDB">
        <w:t xml:space="preserve"> Cao huyết áp (</w:t>
      </w:r>
      <w:r w:rsidRPr="00274719">
        <w:rPr>
          <w:b/>
          <w:bCs/>
        </w:rPr>
        <w:t>hypertension</w:t>
      </w:r>
      <w:r w:rsidRPr="00C15CDB">
        <w:t xml:space="preserve">) chiếm tỷ lệ áp đảo với </w:t>
      </w:r>
      <w:r w:rsidRPr="00274719">
        <w:rPr>
          <w:b/>
          <w:bCs/>
        </w:rPr>
        <w:t>34.9%</w:t>
      </w:r>
      <w:r w:rsidRPr="00C15CDB">
        <w:t xml:space="preserve"> (gần 1/3 dân số trong mẫu khảo sát), theo sau là tiểu đường (</w:t>
      </w:r>
      <w:r w:rsidRPr="00274719">
        <w:rPr>
          <w:b/>
          <w:bCs/>
        </w:rPr>
        <w:t>diabetes</w:t>
      </w:r>
      <w:r w:rsidRPr="00C15CDB">
        <w:t xml:space="preserve">) với </w:t>
      </w:r>
      <w:r w:rsidRPr="00274719">
        <w:rPr>
          <w:b/>
          <w:bCs/>
        </w:rPr>
        <w:t>14.4%</w:t>
      </w:r>
      <w:r w:rsidRPr="00C15CDB">
        <w:t>.</w:t>
      </w:r>
    </w:p>
    <w:p w14:paraId="4506B863" w14:textId="1F647ECA" w:rsidR="00C15CDB" w:rsidRPr="00BC3AE7" w:rsidRDefault="00F64370" w:rsidP="00C353FC">
      <w:pPr>
        <w:spacing w:before="120" w:after="120"/>
        <w:ind w:firstLine="720"/>
        <w:jc w:val="both"/>
      </w:pPr>
      <w:r w:rsidRPr="00274719">
        <w:rPr>
          <w:b/>
          <w:bCs/>
        </w:rPr>
        <w:t>Nhóm bệnh có tỷ lệ thấp:</w:t>
      </w:r>
      <w:r w:rsidRPr="00F64370">
        <w:t xml:space="preserve"> Các bệnh nguy hiểm về tim mạch và đột quỵ gồm Đột quỵ (stroke - 4.4%), Đau tim (heart_attack - 4.3%), Bệnh mạch vành (coronary - 4.2%), và Suy tim (heart_failure - 3.2%) có tỷ lệ xuất hiện khá thấp và tương đương nhau (dao động từ 3% đến 4.5%).</w:t>
      </w:r>
    </w:p>
    <w:p w14:paraId="6BC3D5FC" w14:textId="53569A6A" w:rsidR="0079113A" w:rsidRPr="002B671B" w:rsidRDefault="0079113A" w:rsidP="00C353FC">
      <w:pPr>
        <w:jc w:val="both"/>
        <w:rPr>
          <w:b/>
        </w:rPr>
      </w:pPr>
    </w:p>
    <w:p w14:paraId="624BB80D" w14:textId="684708DD" w:rsidR="0079113A" w:rsidRPr="00BC3AE7" w:rsidRDefault="0079113A" w:rsidP="00C353FC">
      <w:pPr>
        <w:ind w:firstLine="720"/>
        <w:jc w:val="both"/>
      </w:pPr>
      <w:r w:rsidRPr="0079113A">
        <w:rPr>
          <w:b/>
          <w:bCs/>
        </w:rPr>
        <w:lastRenderedPageBreak/>
        <w:t>Nhóm bệnh nền phổ biến (hypertension - 34.9% và diabetes - 14.4%):</w:t>
      </w:r>
      <w:r w:rsidRPr="0079113A">
        <w:t xml:space="preserve"> Đây là những căn bệnh mãn tính diễn tiến rất âm thầm. Người bệnh có thể sống chung với nó nhiều năm trời mà không biết. Do đó, tại một thời điểm đi khảo sát, số lượng người đang mang sẵn bệnh nền này trong cộng đồng luôn tích tụ lại rất đông (cứ khoảng 3 người thì có 1 người bị cao huyết áp). </w:t>
      </w:r>
    </w:p>
    <w:p w14:paraId="6AC069C9" w14:textId="145C12BB" w:rsidR="00AB0C11" w:rsidRDefault="00C37121" w:rsidP="00C353FC">
      <w:pPr>
        <w:ind w:firstLine="720"/>
        <w:jc w:val="both"/>
      </w:pPr>
      <w:r w:rsidRPr="00C37121">
        <w:rPr>
          <w:b/>
          <w:bCs/>
        </w:rPr>
        <w:t>Nhóm biến cố tim mạch nguy hiểm (3.2% - 4.4%):</w:t>
      </w:r>
      <w:r w:rsidRPr="00C37121">
        <w:t xml:space="preserve"> Các bệnh như suy tim, đau tim, đột quỵ thực chất không tự nhiên sinh ra, chúng thường là hậu quả (biến chứng) giai đoạn sau của việc bị cao huyết áp hoặc tiểu đường lâu năm mà không chữa trị tốt. Vì đây là các cơn cấp tính, cực kỳ nguy hiểm đến tính mạng, nên tỷ lệ người mắc bệnh mà còn sống sót để tham gia cuộc khảo sát này luôn thấp hơn rất nhiều so với nhóm bệnh nền.</w:t>
      </w:r>
    </w:p>
    <w:p w14:paraId="6019B226" w14:textId="45678AE3" w:rsidR="00C5761F" w:rsidRPr="000E4F81" w:rsidRDefault="00AB0C11" w:rsidP="00C353FC">
      <w:pPr>
        <w:ind w:firstLine="720"/>
        <w:jc w:val="both"/>
      </w:pPr>
      <w:r>
        <w:rPr>
          <w:b/>
          <w:bCs/>
        </w:rPr>
        <w:t xml:space="preserve">Vấn đề: </w:t>
      </w:r>
      <w:r>
        <w:t>Do tỉ lệ khỏe mạnh cao, chiếm gần 97% nên ta không thể dựa vào Accuracy để đánh giá</w:t>
      </w:r>
      <w:r w:rsidR="00953753">
        <w:t>. Nếu đoán bừa ai cũng khỏe, đã đúng tới 97%</w:t>
      </w:r>
      <w:r w:rsidR="001B4017">
        <w:t xml:space="preserve"> sẽ bỏ </w:t>
      </w:r>
      <w:r w:rsidR="00F07010">
        <w:t>sót hoàn toàn 3.2</w:t>
      </w:r>
      <w:r w:rsidR="00501146">
        <w:t>% những người thực sự đang</w:t>
      </w:r>
      <w:r w:rsidR="00A5601B">
        <w:t xml:space="preserve"> bị bệnh. Trong y tế, việc bỏ sót người bệnh thực sự là cực kỳ nguy hiểm vì người sẽ sẽ không được phát hiện kịp thời.</w:t>
      </w:r>
    </w:p>
    <w:p w14:paraId="00F8CB58" w14:textId="23ED426A" w:rsidR="00A5601B" w:rsidRPr="00AB0C11" w:rsidRDefault="00A5601B" w:rsidP="00C353FC">
      <w:pPr>
        <w:ind w:firstLine="720"/>
        <w:jc w:val="both"/>
      </w:pPr>
      <w:r>
        <w:rPr>
          <w:b/>
          <w:bCs/>
        </w:rPr>
        <w:t xml:space="preserve">Vậy nên, so với việc phát hiện </w:t>
      </w:r>
      <w:r w:rsidR="00B4724C">
        <w:rPr>
          <w:b/>
          <w:bCs/>
        </w:rPr>
        <w:t xml:space="preserve">nhầm người bệnh thành không bệnh, ta nên ưu tiên phát hiện </w:t>
      </w:r>
      <w:r w:rsidR="002539DE">
        <w:rPr>
          <w:b/>
          <w:bCs/>
        </w:rPr>
        <w:t>người kh</w:t>
      </w:r>
      <w:r w:rsidR="00C5761F">
        <w:rPr>
          <w:b/>
          <w:bCs/>
        </w:rPr>
        <w:t>ông bệnh thành bệnh.</w:t>
      </w:r>
    </w:p>
    <w:p w14:paraId="2EC85841" w14:textId="1796A629" w:rsidR="00BD0105" w:rsidRPr="00B23CCE" w:rsidRDefault="00BD0105" w:rsidP="00C353FC">
      <w:pPr>
        <w:pStyle w:val="Heading3"/>
        <w:rPr>
          <w:szCs w:val="26"/>
        </w:rPr>
      </w:pPr>
      <w:bookmarkStart w:id="73" w:name="_Toc230601879"/>
      <w:r w:rsidRPr="00B23CCE">
        <w:rPr>
          <w:szCs w:val="26"/>
        </w:rPr>
        <w:t>3.4.2 Phân tích đơn biến (Univariate Analysis)</w:t>
      </w:r>
      <w:bookmarkEnd w:id="73"/>
    </w:p>
    <w:p w14:paraId="5AA6DC50" w14:textId="19B1EBA9" w:rsidR="00BD0105" w:rsidRPr="00C34922" w:rsidRDefault="00850B25" w:rsidP="00C353FC">
      <w:pPr>
        <w:rPr>
          <w:b/>
        </w:rPr>
      </w:pPr>
      <w:r w:rsidRPr="00C34922">
        <w:rPr>
          <w:b/>
        </w:rPr>
        <w:t>3.4.2.1 Phân bố biến dinh dưỡng</w:t>
      </w:r>
    </w:p>
    <w:p w14:paraId="290AF204" w14:textId="77777777" w:rsidR="002836E8" w:rsidRPr="00416397" w:rsidRDefault="002836E8" w:rsidP="00C353FC"/>
    <w:p w14:paraId="5AF620BB" w14:textId="0EE01974" w:rsidR="005D1027" w:rsidRDefault="005D1027" w:rsidP="00C353FC">
      <w:pPr>
        <w:rPr>
          <w:b/>
          <w:bCs/>
        </w:rPr>
      </w:pPr>
      <w:r>
        <w:rPr>
          <w:b/>
          <w:bCs/>
        </w:rPr>
        <w:t>Mục 1</w:t>
      </w:r>
      <w:r w:rsidR="00661CBC">
        <w:rPr>
          <w:b/>
          <w:bCs/>
        </w:rPr>
        <w:t xml:space="preserve">: </w:t>
      </w:r>
      <w:r w:rsidR="00661CBC" w:rsidRPr="00661CBC">
        <w:rPr>
          <w:b/>
          <w:bCs/>
        </w:rPr>
        <w:t>Nhóm Năng lượng và các chất Đa lượng cơ bản</w:t>
      </w:r>
    </w:p>
    <w:p w14:paraId="2B0E48D0" w14:textId="77777777" w:rsidR="00416397" w:rsidRDefault="00416397" w:rsidP="00C353FC">
      <w:pPr>
        <w:rPr>
          <w:b/>
          <w:bCs/>
        </w:rPr>
      </w:pPr>
    </w:p>
    <w:p w14:paraId="0059546A" w14:textId="1C55E8FC" w:rsidR="007A6574" w:rsidRDefault="00861FA2" w:rsidP="00C353FC">
      <w:pPr>
        <w:rPr>
          <w:b/>
          <w:bCs/>
        </w:rPr>
      </w:pPr>
      <w:r w:rsidRPr="00861FA2">
        <w:rPr>
          <w:b/>
          <w:bCs/>
          <w:noProof/>
        </w:rPr>
        <w:drawing>
          <wp:inline distT="0" distB="0" distL="0" distR="0" wp14:anchorId="26D7C671" wp14:editId="41E6E27B">
            <wp:extent cx="5685226" cy="2853546"/>
            <wp:effectExtent l="19050" t="19050" r="10795" b="23495"/>
            <wp:docPr id="145410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01862" name=""/>
                    <pic:cNvPicPr/>
                  </pic:nvPicPr>
                  <pic:blipFill>
                    <a:blip r:embed="rId37"/>
                    <a:stretch>
                      <a:fillRect/>
                    </a:stretch>
                  </pic:blipFill>
                  <pic:spPr>
                    <a:xfrm>
                      <a:off x="0" y="0"/>
                      <a:ext cx="5708957" cy="2865457"/>
                    </a:xfrm>
                    <a:prstGeom prst="rect">
                      <a:avLst/>
                    </a:prstGeom>
                    <a:ln>
                      <a:solidFill>
                        <a:schemeClr val="tx1"/>
                      </a:solid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3"/>
        <w:gridCol w:w="4483"/>
      </w:tblGrid>
      <w:tr w:rsidR="00416397" w14:paraId="7C9BC046" w14:textId="77777777" w:rsidTr="00416397">
        <w:tc>
          <w:tcPr>
            <w:tcW w:w="4675" w:type="dxa"/>
          </w:tcPr>
          <w:p w14:paraId="54D500BF" w14:textId="7AECB51D" w:rsidR="00416397" w:rsidRPr="00041D6C" w:rsidRDefault="00416397" w:rsidP="00C353FC">
            <w:pPr>
              <w:keepNext/>
            </w:pPr>
            <w:r w:rsidRPr="00195E92">
              <w:rPr>
                <w:b/>
                <w:bCs/>
                <w:noProof/>
              </w:rPr>
              <w:lastRenderedPageBreak/>
              <w:drawing>
                <wp:inline distT="0" distB="0" distL="0" distR="0" wp14:anchorId="0114C483" wp14:editId="787BF3E4">
                  <wp:extent cx="2719346" cy="2757220"/>
                  <wp:effectExtent l="19050" t="19050" r="24130" b="24130"/>
                  <wp:docPr id="287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737" name=""/>
                          <pic:cNvPicPr/>
                        </pic:nvPicPr>
                        <pic:blipFill>
                          <a:blip r:embed="rId38"/>
                          <a:stretch>
                            <a:fillRect/>
                          </a:stretch>
                        </pic:blipFill>
                        <pic:spPr>
                          <a:xfrm>
                            <a:off x="0" y="0"/>
                            <a:ext cx="2732119" cy="2770171"/>
                          </a:xfrm>
                          <a:prstGeom prst="rect">
                            <a:avLst/>
                          </a:prstGeom>
                          <a:ln>
                            <a:solidFill>
                              <a:schemeClr val="tx1"/>
                            </a:solidFill>
                          </a:ln>
                        </pic:spPr>
                      </pic:pic>
                    </a:graphicData>
                  </a:graphic>
                </wp:inline>
              </w:drawing>
            </w:r>
          </w:p>
        </w:tc>
        <w:tc>
          <w:tcPr>
            <w:tcW w:w="4675" w:type="dxa"/>
          </w:tcPr>
          <w:p w14:paraId="0A8A7449" w14:textId="30C9C0D3" w:rsidR="00416397" w:rsidRDefault="00416397" w:rsidP="00C353FC">
            <w:pPr>
              <w:rPr>
                <w:b/>
                <w:bCs/>
              </w:rPr>
            </w:pPr>
            <w:r w:rsidRPr="00845A05">
              <w:rPr>
                <w:b/>
                <w:bCs/>
                <w:noProof/>
              </w:rPr>
              <w:drawing>
                <wp:inline distT="0" distB="0" distL="0" distR="0" wp14:anchorId="42859F5C" wp14:editId="3AFC24FE">
                  <wp:extent cx="2687166" cy="2757170"/>
                  <wp:effectExtent l="19050" t="19050" r="18415" b="24130"/>
                  <wp:docPr id="117800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01361" name=""/>
                          <pic:cNvPicPr/>
                        </pic:nvPicPr>
                        <pic:blipFill>
                          <a:blip r:embed="rId39"/>
                          <a:stretch>
                            <a:fillRect/>
                          </a:stretch>
                        </pic:blipFill>
                        <pic:spPr>
                          <a:xfrm>
                            <a:off x="0" y="0"/>
                            <a:ext cx="2688022" cy="2758048"/>
                          </a:xfrm>
                          <a:prstGeom prst="rect">
                            <a:avLst/>
                          </a:prstGeom>
                          <a:ln>
                            <a:solidFill>
                              <a:schemeClr val="tx1"/>
                            </a:solidFill>
                          </a:ln>
                        </pic:spPr>
                      </pic:pic>
                    </a:graphicData>
                  </a:graphic>
                </wp:inline>
              </w:drawing>
            </w:r>
          </w:p>
        </w:tc>
      </w:tr>
    </w:tbl>
    <w:p w14:paraId="40990C81" w14:textId="77777777" w:rsidR="00416397" w:rsidRDefault="00416397" w:rsidP="00C353FC">
      <w:pPr>
        <w:rPr>
          <w:b/>
          <w:bCs/>
        </w:rPr>
      </w:pPr>
    </w:p>
    <w:p w14:paraId="31D1ACEE" w14:textId="65E68E06" w:rsidR="00195E92" w:rsidRPr="00041D6C" w:rsidRDefault="00614932" w:rsidP="00C353FC">
      <w:pPr>
        <w:jc w:val="center"/>
        <w:rPr>
          <w:b/>
          <w:i/>
        </w:rPr>
      </w:pPr>
      <w:bookmarkStart w:id="74" w:name="_Toc230335479"/>
      <w:r w:rsidRPr="00041D6C">
        <w:rPr>
          <w:i/>
          <w:color w:val="000000" w:themeColor="text1"/>
        </w:rPr>
        <w:t xml:space="preserve">Hình </w:t>
      </w:r>
      <w:r w:rsidR="00041D6C" w:rsidRPr="00041D6C">
        <w:rPr>
          <w:i/>
          <w:iCs/>
          <w:color w:val="000000" w:themeColor="text1"/>
        </w:rPr>
        <w:fldChar w:fldCharType="begin"/>
      </w:r>
      <w:r w:rsidR="00041D6C" w:rsidRPr="00041D6C">
        <w:rPr>
          <w:i/>
          <w:iCs/>
          <w:color w:val="000000" w:themeColor="text1"/>
        </w:rPr>
        <w:instrText xml:space="preserve"> SEQ Figure \* ARABIC </w:instrText>
      </w:r>
      <w:r w:rsidR="00041D6C" w:rsidRPr="00041D6C">
        <w:rPr>
          <w:i/>
          <w:iCs/>
          <w:color w:val="000000" w:themeColor="text1"/>
        </w:rPr>
        <w:fldChar w:fldCharType="separate"/>
      </w:r>
      <w:r w:rsidR="00041D6C">
        <w:rPr>
          <w:i/>
          <w:iCs/>
          <w:noProof/>
          <w:color w:val="000000" w:themeColor="text1"/>
        </w:rPr>
        <w:t>23</w:t>
      </w:r>
      <w:r w:rsidR="00041D6C" w:rsidRPr="00041D6C">
        <w:rPr>
          <w:i/>
          <w:iCs/>
          <w:color w:val="000000" w:themeColor="text1"/>
        </w:rPr>
        <w:fldChar w:fldCharType="end"/>
      </w:r>
      <w:r w:rsidR="00041D6C" w:rsidRPr="00041D6C">
        <w:rPr>
          <w:i/>
          <w:iCs/>
          <w:color w:val="000000" w:themeColor="text1"/>
        </w:rPr>
        <w:t>:</w:t>
      </w:r>
      <w:r w:rsidRPr="00041D6C">
        <w:rPr>
          <w:i/>
          <w:color w:val="000000" w:themeColor="text1"/>
        </w:rPr>
        <w:t xml:space="preserve"> Boxplot phân bố các biến năng lượng cơ bản</w:t>
      </w:r>
      <w:bookmarkEnd w:id="74"/>
    </w:p>
    <w:p w14:paraId="5876A32F" w14:textId="246A314A" w:rsidR="00CF538A" w:rsidRPr="00CF538A" w:rsidRDefault="00FB689C" w:rsidP="00C353FC">
      <w:pPr>
        <w:ind w:firstLine="720"/>
        <w:jc w:val="both"/>
        <w:rPr>
          <w:lang w:val="en-US"/>
        </w:rPr>
      </w:pPr>
      <w:r w:rsidRPr="00952A37">
        <w:rPr>
          <w:b/>
          <w:lang w:val="en-US"/>
        </w:rPr>
        <w:t>+</w:t>
      </w:r>
      <w:r w:rsidR="00952A37">
        <w:rPr>
          <w:b/>
          <w:bCs/>
          <w:lang w:val="en-US"/>
        </w:rPr>
        <w:t xml:space="preserve"> </w:t>
      </w:r>
      <w:r w:rsidR="00CF538A" w:rsidRPr="00952A37">
        <w:rPr>
          <w:b/>
          <w:lang w:val="en-US"/>
        </w:rPr>
        <w:t>Số liệu:</w:t>
      </w:r>
      <w:r w:rsidR="00CF538A" w:rsidRPr="00CF538A">
        <w:rPr>
          <w:lang w:val="en-US"/>
        </w:rPr>
        <w:t xml:space="preserve"> Nhóm này phản ánh nhu cầu ăn uống thiết yếu để duy trì sự sống. Tỷ lệ ngoại lai (outliers) của nhóm này ở mức thấp nhất và rất đồng đều trong tập dữ liệu, dao động ổn định từ 2.8% (energy_kcal, carb_g) đến 3.5% (protein_g).</w:t>
      </w:r>
    </w:p>
    <w:p w14:paraId="5A5F2F3F" w14:textId="18F1A4D9" w:rsidR="00CF538A" w:rsidRPr="00CF538A" w:rsidRDefault="00824B5E" w:rsidP="00C353FC">
      <w:pPr>
        <w:ind w:firstLine="720"/>
        <w:jc w:val="both"/>
        <w:rPr>
          <w:lang w:val="en-US"/>
        </w:rPr>
      </w:pPr>
      <w:r w:rsidRPr="00952A37">
        <w:rPr>
          <w:b/>
          <w:lang w:val="en-US"/>
        </w:rPr>
        <w:t>+</w:t>
      </w:r>
      <w:r w:rsidR="00952A37">
        <w:rPr>
          <w:b/>
          <w:bCs/>
          <w:lang w:val="en-US"/>
        </w:rPr>
        <w:t xml:space="preserve"> </w:t>
      </w:r>
      <w:r w:rsidR="00CF538A" w:rsidRPr="00952A37">
        <w:rPr>
          <w:b/>
          <w:lang w:val="en-US"/>
        </w:rPr>
        <w:t>Thực tế cuộc sống:</w:t>
      </w:r>
      <w:r w:rsidR="00CF538A" w:rsidRPr="00CF538A">
        <w:rPr>
          <w:lang w:val="en-US"/>
        </w:rPr>
        <w:t xml:space="preserve"> Biểu đồ cho thấy phần lớn người dân (vùng hộp xanh) có mức nạp năng lượng khá giống nhau. Tuy nhiên, các chấm đen ngoại lai kéo dài lên mức siêu khủng (ví dụ: năng lượng vọt lên 12,000 kcal hoặc chất béo lên tới 500g) là ví dụ thực tế về những cá nhân có chế độ ăn quá độ, người mắc chứng cuồng ăn hoặc vận động viên thể hình/thể thao đỉnh cao với chế độ nạp năng lượng đặc biệt.</w:t>
      </w:r>
    </w:p>
    <w:p w14:paraId="2DAD5088" w14:textId="5F848698" w:rsidR="00375E34" w:rsidRPr="00041D6C" w:rsidRDefault="00952A37" w:rsidP="00C353FC">
      <w:pPr>
        <w:ind w:firstLine="720"/>
        <w:jc w:val="both"/>
        <w:rPr>
          <w:lang w:val="en-US"/>
        </w:rPr>
      </w:pPr>
      <w:r w:rsidRPr="00952A37">
        <w:rPr>
          <w:b/>
          <w:bCs/>
          <w:lang w:val="en-US"/>
        </w:rPr>
        <w:t>+</w:t>
      </w:r>
      <w:r w:rsidR="00CF538A" w:rsidRPr="00952A37">
        <w:rPr>
          <w:b/>
          <w:lang w:val="en-US"/>
        </w:rPr>
        <w:t xml:space="preserve"> Hướng xử lý data:</w:t>
      </w:r>
      <w:r w:rsidR="00CF538A" w:rsidRPr="00CF538A">
        <w:rPr>
          <w:lang w:val="en-US"/>
        </w:rPr>
        <w:t xml:space="preserve"> Lượng outliers này chiếm tỷ lệ nhỏ và phân bố liên tục, không phải do lỗi nhập liệu. Ta không được xóa bỏ vì đây là dữ liệu y tế thực tế, thay vào đó nên dùng phương pháp biến đổi toán học như Log-transform ở bước sau để thu gọn phần đuôi outliers này lạ</w:t>
      </w:r>
      <w:r w:rsidR="00631EF2">
        <w:rPr>
          <w:lang w:val="en-US"/>
        </w:rPr>
        <w:t>i.</w:t>
      </w:r>
    </w:p>
    <w:p w14:paraId="20599429" w14:textId="77777777" w:rsidR="00201532" w:rsidRPr="00041D6C" w:rsidRDefault="00201532" w:rsidP="00C353FC">
      <w:pPr>
        <w:ind w:firstLine="720"/>
        <w:jc w:val="both"/>
        <w:rPr>
          <w:lang w:val="en-US"/>
        </w:rPr>
      </w:pPr>
    </w:p>
    <w:p w14:paraId="45040438" w14:textId="796F13E9" w:rsidR="005D1027" w:rsidRDefault="005D1027" w:rsidP="00C353FC">
      <w:pPr>
        <w:rPr>
          <w:b/>
          <w:bCs/>
        </w:rPr>
      </w:pPr>
      <w:r>
        <w:rPr>
          <w:b/>
          <w:bCs/>
        </w:rPr>
        <w:t>Mục 2</w:t>
      </w:r>
      <w:r w:rsidR="00F81E4F">
        <w:rPr>
          <w:b/>
          <w:bCs/>
        </w:rPr>
        <w:t xml:space="preserve">: </w:t>
      </w:r>
      <w:r w:rsidR="00F81E4F" w:rsidRPr="00F81E4F">
        <w:rPr>
          <w:b/>
          <w:bCs/>
        </w:rPr>
        <w:t>Nhóm Đường, Muối và các Vi chất (Vitamins, Khoáng chất)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6"/>
        <w:gridCol w:w="3045"/>
        <w:gridCol w:w="3045"/>
      </w:tblGrid>
      <w:tr w:rsidR="007A0762" w14:paraId="1A241C34" w14:textId="77777777" w:rsidTr="00B61E48">
        <w:tc>
          <w:tcPr>
            <w:tcW w:w="1626" w:type="pct"/>
          </w:tcPr>
          <w:p w14:paraId="30B5B096" w14:textId="4C6C5B04" w:rsidR="007A0762" w:rsidRDefault="00DF592D" w:rsidP="00C353FC">
            <w:pPr>
              <w:rPr>
                <w:b/>
                <w:bCs/>
              </w:rPr>
            </w:pPr>
            <w:r w:rsidRPr="00DF592D">
              <w:rPr>
                <w:b/>
                <w:bCs/>
                <w:noProof/>
              </w:rPr>
              <w:drawing>
                <wp:inline distT="0" distB="0" distL="0" distR="0" wp14:anchorId="73EC9792" wp14:editId="64AA0694">
                  <wp:extent cx="1865376" cy="1950720"/>
                  <wp:effectExtent l="19050" t="19050" r="20955" b="11430"/>
                  <wp:docPr id="6600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6701" name=""/>
                          <pic:cNvPicPr/>
                        </pic:nvPicPr>
                        <pic:blipFill>
                          <a:blip r:embed="rId40"/>
                          <a:stretch>
                            <a:fillRect/>
                          </a:stretch>
                        </pic:blipFill>
                        <pic:spPr>
                          <a:xfrm>
                            <a:off x="0" y="0"/>
                            <a:ext cx="1889823" cy="1976285"/>
                          </a:xfrm>
                          <a:prstGeom prst="rect">
                            <a:avLst/>
                          </a:prstGeom>
                          <a:ln>
                            <a:solidFill>
                              <a:schemeClr val="tx1"/>
                            </a:solidFill>
                          </a:ln>
                        </pic:spPr>
                      </pic:pic>
                    </a:graphicData>
                  </a:graphic>
                </wp:inline>
              </w:drawing>
            </w:r>
          </w:p>
        </w:tc>
        <w:tc>
          <w:tcPr>
            <w:tcW w:w="1687" w:type="pct"/>
          </w:tcPr>
          <w:p w14:paraId="45443C64" w14:textId="43339F9E" w:rsidR="007A0762" w:rsidRDefault="000F22B3" w:rsidP="00C353FC">
            <w:pPr>
              <w:rPr>
                <w:b/>
                <w:bCs/>
              </w:rPr>
            </w:pPr>
            <w:r w:rsidRPr="000F22B3">
              <w:rPr>
                <w:b/>
                <w:bCs/>
                <w:noProof/>
              </w:rPr>
              <w:drawing>
                <wp:inline distT="0" distB="0" distL="0" distR="0" wp14:anchorId="2E7F35B5" wp14:editId="34A6238A">
                  <wp:extent cx="1936750" cy="1958800"/>
                  <wp:effectExtent l="19050" t="19050" r="25400" b="22860"/>
                  <wp:docPr id="103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36" name=""/>
                          <pic:cNvPicPr/>
                        </pic:nvPicPr>
                        <pic:blipFill>
                          <a:blip r:embed="rId41"/>
                          <a:stretch>
                            <a:fillRect/>
                          </a:stretch>
                        </pic:blipFill>
                        <pic:spPr>
                          <a:xfrm>
                            <a:off x="0" y="0"/>
                            <a:ext cx="1944792" cy="1966934"/>
                          </a:xfrm>
                          <a:prstGeom prst="rect">
                            <a:avLst/>
                          </a:prstGeom>
                          <a:ln>
                            <a:solidFill>
                              <a:schemeClr val="tx1"/>
                            </a:solidFill>
                          </a:ln>
                        </pic:spPr>
                      </pic:pic>
                    </a:graphicData>
                  </a:graphic>
                </wp:inline>
              </w:drawing>
            </w:r>
          </w:p>
        </w:tc>
        <w:tc>
          <w:tcPr>
            <w:tcW w:w="1687" w:type="pct"/>
          </w:tcPr>
          <w:p w14:paraId="65CD9042" w14:textId="513C98D5" w:rsidR="007A0762" w:rsidRDefault="007A0762" w:rsidP="00C353FC">
            <w:pPr>
              <w:rPr>
                <w:b/>
                <w:bCs/>
              </w:rPr>
            </w:pPr>
            <w:r w:rsidRPr="00912B93">
              <w:rPr>
                <w:b/>
                <w:bCs/>
                <w:noProof/>
              </w:rPr>
              <w:drawing>
                <wp:inline distT="0" distB="0" distL="0" distR="0" wp14:anchorId="1CC00C35" wp14:editId="0C8A3E6F">
                  <wp:extent cx="1940119" cy="1966396"/>
                  <wp:effectExtent l="19050" t="19050" r="22225" b="15240"/>
                  <wp:docPr id="164097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78789" name=""/>
                          <pic:cNvPicPr/>
                        </pic:nvPicPr>
                        <pic:blipFill>
                          <a:blip r:embed="rId42"/>
                          <a:stretch>
                            <a:fillRect/>
                          </a:stretch>
                        </pic:blipFill>
                        <pic:spPr>
                          <a:xfrm>
                            <a:off x="0" y="0"/>
                            <a:ext cx="1957654" cy="1984169"/>
                          </a:xfrm>
                          <a:prstGeom prst="rect">
                            <a:avLst/>
                          </a:prstGeom>
                          <a:ln>
                            <a:solidFill>
                              <a:schemeClr val="tx1"/>
                            </a:solidFill>
                          </a:ln>
                        </pic:spPr>
                      </pic:pic>
                    </a:graphicData>
                  </a:graphic>
                </wp:inline>
              </w:drawing>
            </w:r>
          </w:p>
        </w:tc>
      </w:tr>
      <w:tr w:rsidR="007A0762" w14:paraId="2C97140C" w14:textId="77777777" w:rsidTr="00B61E48">
        <w:tc>
          <w:tcPr>
            <w:tcW w:w="1626" w:type="pct"/>
          </w:tcPr>
          <w:p w14:paraId="765AC3C4" w14:textId="4B6AFAB7" w:rsidR="007A0762" w:rsidRDefault="00540F36" w:rsidP="00C353FC">
            <w:pPr>
              <w:rPr>
                <w:b/>
                <w:bCs/>
              </w:rPr>
            </w:pPr>
            <w:r w:rsidRPr="002C4D19">
              <w:rPr>
                <w:b/>
                <w:bCs/>
                <w:noProof/>
              </w:rPr>
              <w:lastRenderedPageBreak/>
              <w:drawing>
                <wp:inline distT="0" distB="0" distL="0" distR="0" wp14:anchorId="6AEEA8EC" wp14:editId="12C480BF">
                  <wp:extent cx="1860550" cy="1835907"/>
                  <wp:effectExtent l="19050" t="19050" r="25400" b="12065"/>
                  <wp:docPr id="18074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8103" name=""/>
                          <pic:cNvPicPr/>
                        </pic:nvPicPr>
                        <pic:blipFill>
                          <a:blip r:embed="rId43"/>
                          <a:stretch>
                            <a:fillRect/>
                          </a:stretch>
                        </pic:blipFill>
                        <pic:spPr>
                          <a:xfrm>
                            <a:off x="0" y="0"/>
                            <a:ext cx="1882133" cy="1857204"/>
                          </a:xfrm>
                          <a:prstGeom prst="rect">
                            <a:avLst/>
                          </a:prstGeom>
                          <a:ln>
                            <a:solidFill>
                              <a:schemeClr val="tx1"/>
                            </a:solidFill>
                          </a:ln>
                        </pic:spPr>
                      </pic:pic>
                    </a:graphicData>
                  </a:graphic>
                </wp:inline>
              </w:drawing>
            </w:r>
          </w:p>
        </w:tc>
        <w:tc>
          <w:tcPr>
            <w:tcW w:w="1687" w:type="pct"/>
          </w:tcPr>
          <w:p w14:paraId="13151DFB" w14:textId="0A860251" w:rsidR="007A0762" w:rsidRDefault="00F30963" w:rsidP="00C353FC">
            <w:pPr>
              <w:rPr>
                <w:b/>
                <w:bCs/>
              </w:rPr>
            </w:pPr>
            <w:r w:rsidRPr="00047AA9">
              <w:rPr>
                <w:b/>
                <w:bCs/>
                <w:noProof/>
              </w:rPr>
              <w:drawing>
                <wp:inline distT="0" distB="0" distL="0" distR="0" wp14:anchorId="52138D4E" wp14:editId="6F5B2515">
                  <wp:extent cx="1929942" cy="1822450"/>
                  <wp:effectExtent l="19050" t="19050" r="13335" b="25400"/>
                  <wp:docPr id="43956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61293" name=""/>
                          <pic:cNvPicPr/>
                        </pic:nvPicPr>
                        <pic:blipFill>
                          <a:blip r:embed="rId44"/>
                          <a:stretch>
                            <a:fillRect/>
                          </a:stretch>
                        </pic:blipFill>
                        <pic:spPr>
                          <a:xfrm>
                            <a:off x="0" y="0"/>
                            <a:ext cx="1941230" cy="1833109"/>
                          </a:xfrm>
                          <a:prstGeom prst="rect">
                            <a:avLst/>
                          </a:prstGeom>
                          <a:ln>
                            <a:solidFill>
                              <a:schemeClr val="tx1"/>
                            </a:solidFill>
                          </a:ln>
                        </pic:spPr>
                      </pic:pic>
                    </a:graphicData>
                  </a:graphic>
                </wp:inline>
              </w:drawing>
            </w:r>
          </w:p>
        </w:tc>
        <w:tc>
          <w:tcPr>
            <w:tcW w:w="1687" w:type="pct"/>
          </w:tcPr>
          <w:p w14:paraId="2C2BEFB1" w14:textId="2B9B2279" w:rsidR="007A0762" w:rsidRDefault="0000399D" w:rsidP="00C353FC">
            <w:pPr>
              <w:rPr>
                <w:b/>
                <w:bCs/>
              </w:rPr>
            </w:pPr>
            <w:r w:rsidRPr="00F77B8C">
              <w:rPr>
                <w:b/>
                <w:bCs/>
                <w:noProof/>
              </w:rPr>
              <w:drawing>
                <wp:inline distT="0" distB="0" distL="0" distR="0" wp14:anchorId="798645C2" wp14:editId="2B854265">
                  <wp:extent cx="1810382" cy="1822450"/>
                  <wp:effectExtent l="19050" t="19050" r="19050" b="25400"/>
                  <wp:docPr id="135088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83346" name=""/>
                          <pic:cNvPicPr/>
                        </pic:nvPicPr>
                        <pic:blipFill>
                          <a:blip r:embed="rId45"/>
                          <a:stretch>
                            <a:fillRect/>
                          </a:stretch>
                        </pic:blipFill>
                        <pic:spPr>
                          <a:xfrm>
                            <a:off x="0" y="0"/>
                            <a:ext cx="1839075" cy="1851334"/>
                          </a:xfrm>
                          <a:prstGeom prst="rect">
                            <a:avLst/>
                          </a:prstGeom>
                          <a:ln>
                            <a:solidFill>
                              <a:schemeClr val="tx1"/>
                            </a:solidFill>
                          </a:ln>
                        </pic:spPr>
                      </pic:pic>
                    </a:graphicData>
                  </a:graphic>
                </wp:inline>
              </w:drawing>
            </w:r>
          </w:p>
        </w:tc>
      </w:tr>
      <w:tr w:rsidR="007A0762" w14:paraId="751B68F4" w14:textId="77777777" w:rsidTr="00B61E48">
        <w:tc>
          <w:tcPr>
            <w:tcW w:w="1626" w:type="pct"/>
          </w:tcPr>
          <w:p w14:paraId="3AE8D36C" w14:textId="706836E5" w:rsidR="007A0762" w:rsidRPr="00041D6C" w:rsidRDefault="00D11FAC" w:rsidP="00C353FC">
            <w:pPr>
              <w:keepNext/>
            </w:pPr>
            <w:r w:rsidRPr="007A0762">
              <w:rPr>
                <w:b/>
                <w:bCs/>
                <w:noProof/>
              </w:rPr>
              <w:drawing>
                <wp:inline distT="0" distB="0" distL="0" distR="0" wp14:anchorId="690EECC5" wp14:editId="66350EF8">
                  <wp:extent cx="1854438" cy="1945640"/>
                  <wp:effectExtent l="19050" t="19050" r="12700" b="16510"/>
                  <wp:docPr id="207496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69752" name=""/>
                          <pic:cNvPicPr/>
                        </pic:nvPicPr>
                        <pic:blipFill>
                          <a:blip r:embed="rId46"/>
                          <a:stretch>
                            <a:fillRect/>
                          </a:stretch>
                        </pic:blipFill>
                        <pic:spPr>
                          <a:xfrm>
                            <a:off x="0" y="0"/>
                            <a:ext cx="1868097" cy="1959970"/>
                          </a:xfrm>
                          <a:prstGeom prst="rect">
                            <a:avLst/>
                          </a:prstGeom>
                          <a:ln>
                            <a:solidFill>
                              <a:schemeClr val="tx1"/>
                            </a:solidFill>
                          </a:ln>
                        </pic:spPr>
                      </pic:pic>
                    </a:graphicData>
                  </a:graphic>
                </wp:inline>
              </w:drawing>
            </w:r>
          </w:p>
        </w:tc>
        <w:tc>
          <w:tcPr>
            <w:tcW w:w="1687" w:type="pct"/>
          </w:tcPr>
          <w:p w14:paraId="11039F84" w14:textId="77777777" w:rsidR="007A0762" w:rsidRDefault="007A0762" w:rsidP="00C353FC">
            <w:pPr>
              <w:rPr>
                <w:b/>
                <w:bCs/>
              </w:rPr>
            </w:pPr>
          </w:p>
        </w:tc>
        <w:tc>
          <w:tcPr>
            <w:tcW w:w="1687" w:type="pct"/>
          </w:tcPr>
          <w:p w14:paraId="530B5728" w14:textId="77777777" w:rsidR="007A0762" w:rsidRDefault="007A0762" w:rsidP="00C353FC">
            <w:pPr>
              <w:rPr>
                <w:b/>
                <w:bCs/>
              </w:rPr>
            </w:pPr>
          </w:p>
        </w:tc>
      </w:tr>
    </w:tbl>
    <w:p w14:paraId="57BA6FE2" w14:textId="77777777" w:rsidR="007A0762" w:rsidRDefault="007A0762" w:rsidP="00C353FC">
      <w:pPr>
        <w:rPr>
          <w:b/>
          <w:bCs/>
        </w:rPr>
      </w:pPr>
    </w:p>
    <w:p w14:paraId="2A577151" w14:textId="51314183" w:rsidR="00745474" w:rsidRPr="00F71684" w:rsidRDefault="00F71684" w:rsidP="00C353FC">
      <w:pPr>
        <w:jc w:val="center"/>
        <w:rPr>
          <w:i/>
        </w:rPr>
      </w:pPr>
      <w:bookmarkStart w:id="75" w:name="_Toc230335480"/>
      <w:r w:rsidRPr="00F71684">
        <w:rPr>
          <w:i/>
          <w:iCs/>
          <w:color w:val="000000" w:themeColor="text1"/>
        </w:rPr>
        <w:t xml:space="preserve">Hình </w:t>
      </w:r>
      <w:r w:rsidRPr="00F71684">
        <w:rPr>
          <w:i/>
          <w:iCs/>
          <w:color w:val="000000" w:themeColor="text1"/>
        </w:rPr>
        <w:fldChar w:fldCharType="begin"/>
      </w:r>
      <w:r w:rsidRPr="00F71684">
        <w:rPr>
          <w:i/>
          <w:iCs/>
          <w:color w:val="000000" w:themeColor="text1"/>
        </w:rPr>
        <w:instrText xml:space="preserve"> SEQ Figure \* ARABIC </w:instrText>
      </w:r>
      <w:r w:rsidRPr="00F71684">
        <w:rPr>
          <w:i/>
          <w:iCs/>
          <w:color w:val="000000" w:themeColor="text1"/>
        </w:rPr>
        <w:fldChar w:fldCharType="separate"/>
      </w:r>
      <w:r w:rsidRPr="00F71684">
        <w:rPr>
          <w:i/>
          <w:iCs/>
          <w:noProof/>
          <w:color w:val="000000" w:themeColor="text1"/>
        </w:rPr>
        <w:t>24</w:t>
      </w:r>
      <w:r w:rsidRPr="00F71684">
        <w:rPr>
          <w:i/>
          <w:iCs/>
          <w:color w:val="000000" w:themeColor="text1"/>
        </w:rPr>
        <w:fldChar w:fldCharType="end"/>
      </w:r>
      <w:r w:rsidRPr="00F71684">
        <w:rPr>
          <w:i/>
          <w:iCs/>
          <w:color w:val="000000" w:themeColor="text1"/>
        </w:rPr>
        <w:t>: Boxplot nhóm Đường, Muối và các Vi chất (Vitamins, Khoáng chất)</w:t>
      </w:r>
      <w:bookmarkEnd w:id="75"/>
    </w:p>
    <w:p w14:paraId="62A85795" w14:textId="71EB4F17" w:rsidR="00D94F34" w:rsidRPr="00D94F34" w:rsidRDefault="00D94F34" w:rsidP="00C353FC">
      <w:pPr>
        <w:ind w:firstLine="360"/>
        <w:jc w:val="both"/>
        <w:rPr>
          <w:lang w:val="en-US"/>
        </w:rPr>
      </w:pPr>
      <w:r w:rsidRPr="00D94F34">
        <w:rPr>
          <w:b/>
          <w:bCs/>
          <w:lang w:val="en-US"/>
        </w:rPr>
        <w:t>+ Số liệu:</w:t>
      </w:r>
      <w:r w:rsidRPr="00D94F34">
        <w:rPr>
          <w:lang w:val="en-US"/>
        </w:rPr>
        <w:t xml:space="preserve"> Nhóm này có tỷ lệ outliers nhỉnh hơn, dao động từ 2.8% (potassium_mg) đến 5.7% (vitamin_c_mg).</w:t>
      </w:r>
    </w:p>
    <w:p w14:paraId="6F34DF85" w14:textId="24BF6336" w:rsidR="00D94F34" w:rsidRPr="00D94F34" w:rsidRDefault="00D94F34" w:rsidP="00C353FC">
      <w:pPr>
        <w:ind w:firstLine="360"/>
        <w:jc w:val="both"/>
        <w:rPr>
          <w:lang w:val="en-US"/>
        </w:rPr>
      </w:pPr>
      <w:r w:rsidRPr="00D94F34">
        <w:rPr>
          <w:b/>
          <w:bCs/>
          <w:lang w:val="en-US"/>
        </w:rPr>
        <w:t xml:space="preserve">+ Thực tế cuộc sống: </w:t>
      </w:r>
      <w:r w:rsidRPr="00D94F34">
        <w:rPr>
          <w:lang w:val="en-US"/>
        </w:rPr>
        <w:t xml:space="preserve">Với Đường (sugar_g - 3.8%) và Muối (sodium_mg - 3.4%): Xuất hiện những outliers cực hạn ăn tới hơn 800g đường hoặc 25,000 mg muối mỗi ngày. Đây là minh chứng rõ ràng cho nhóm người lạm dụng đồ ngọt (nước ngọt, bánh kẹo) và đồ ăn nhanh/đồ đóng hộp chế biến sẵn </w:t>
      </w:r>
      <w:r w:rsidR="00842BA8">
        <w:rPr>
          <w:lang w:val="en-US"/>
        </w:rPr>
        <w:t>–</w:t>
      </w:r>
      <w:r w:rsidRPr="00D94F34">
        <w:rPr>
          <w:lang w:val="en-US"/>
        </w:rPr>
        <w:t xml:space="preserve"> nhóm đối tượng nguy cơ cao hàng đầu của bệnh tiểu đường và cao huyết áp.</w:t>
      </w:r>
    </w:p>
    <w:p w14:paraId="5A6FDCD6" w14:textId="70CB99C9" w:rsidR="00D94F34" w:rsidRPr="00D94F34" w:rsidRDefault="00D04FB3" w:rsidP="00C353FC">
      <w:pPr>
        <w:ind w:firstLine="360"/>
        <w:jc w:val="both"/>
        <w:rPr>
          <w:lang w:val="en-US"/>
        </w:rPr>
      </w:pPr>
      <w:r w:rsidRPr="00D04FB3">
        <w:rPr>
          <w:b/>
          <w:bCs/>
          <w:lang w:val="en-US"/>
        </w:rPr>
        <w:t xml:space="preserve">+ </w:t>
      </w:r>
      <w:r w:rsidR="00D94F34" w:rsidRPr="00D04FB3">
        <w:rPr>
          <w:b/>
          <w:lang w:val="en-US"/>
        </w:rPr>
        <w:t>Với các Vitamin (vitamin_c_mg, vitamin_a_mcg):</w:t>
      </w:r>
      <w:r w:rsidR="00D94F34" w:rsidRPr="00D94F34">
        <w:rPr>
          <w:lang w:val="en-US"/>
        </w:rPr>
        <w:t xml:space="preserve"> Tỷ lệ outliers vượt lên trên 5.5%. Vùng hộp xanh (số đông) nạp rất ít vitamin từ bữa ăn thông thường, nhưng các chấm đen ngoại lai lại bắn vọt lên rất cao (như Vitamin C lên tới 2,000mg). Ví dụ thực tế này phản ánh thói quen của nhóm người có sử dụng thêm viên sủi, thực phẩm chức năng bổ sung liều cao.</w:t>
      </w:r>
    </w:p>
    <w:p w14:paraId="1077F0C3" w14:textId="07B1F90B" w:rsidR="00D94F34" w:rsidRPr="00D94F34" w:rsidRDefault="00D94F34" w:rsidP="00C353FC">
      <w:pPr>
        <w:jc w:val="both"/>
        <w:rPr>
          <w:lang w:val="en-US"/>
        </w:rPr>
      </w:pPr>
      <w:r w:rsidRPr="00D04FB3">
        <w:rPr>
          <w:b/>
          <w:lang w:val="en-US"/>
        </w:rPr>
        <w:t>Hướng xử lý data:</w:t>
      </w:r>
      <w:r w:rsidRPr="00D94F34">
        <w:rPr>
          <w:lang w:val="en-US"/>
        </w:rPr>
        <w:t xml:space="preserve"> Giữ lại toàn bộ dữ liệu này. Khi xây dựng mô hình dự đoán bệnh lý, ta nên ưu tiên sử dụng các thuật toán dạng Cây quyết định (như Random Forest, XGBoost) vì các thuật toán này rất mạnh, không bị ảnh hưởng tiêu cực bởi outliers.</w:t>
      </w:r>
    </w:p>
    <w:p w14:paraId="6B7966D8" w14:textId="6114A76F" w:rsidR="007A0762" w:rsidRDefault="007A0762" w:rsidP="00C353FC">
      <w:pPr>
        <w:rPr>
          <w:b/>
          <w:bCs/>
        </w:rPr>
      </w:pPr>
    </w:p>
    <w:p w14:paraId="125B0308" w14:textId="5DCE34EE" w:rsidR="005D1027" w:rsidRPr="005D1027" w:rsidRDefault="005D1027" w:rsidP="00C353FC">
      <w:pPr>
        <w:rPr>
          <w:b/>
          <w:bCs/>
        </w:rPr>
      </w:pPr>
      <w:r>
        <w:rPr>
          <w:b/>
          <w:bCs/>
        </w:rPr>
        <w:t>Mục 3</w:t>
      </w:r>
      <w:r w:rsidR="002F0410">
        <w:rPr>
          <w:b/>
          <w:bCs/>
        </w:rPr>
        <w:t xml:space="preserve">: </w:t>
      </w:r>
      <w:r w:rsidR="002F0410" w:rsidRPr="002F0410">
        <w:rPr>
          <w:b/>
          <w:bCs/>
        </w:rPr>
        <w:t>Nhóm biến phân hóa hành vi đặc biệt (Rượu và Chất xơ)</w:t>
      </w:r>
    </w:p>
    <w:p w14:paraId="5FDC3022" w14:textId="0F817EBE" w:rsidR="00AD55EA" w:rsidRDefault="00AD55EA" w:rsidP="00C353FC">
      <w:pPr>
        <w:keepNext/>
      </w:pPr>
      <w:r w:rsidRPr="00AD55EA">
        <w:rPr>
          <w:b/>
          <w:bCs/>
          <w:noProof/>
        </w:rPr>
        <w:lastRenderedPageBreak/>
        <w:drawing>
          <wp:inline distT="0" distB="0" distL="0" distR="0" wp14:anchorId="75E7FE1C" wp14:editId="4B366FDA">
            <wp:extent cx="5695950" cy="2878402"/>
            <wp:effectExtent l="19050" t="19050" r="19050" b="17780"/>
            <wp:docPr id="109763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33472" name=""/>
                    <pic:cNvPicPr/>
                  </pic:nvPicPr>
                  <pic:blipFill>
                    <a:blip r:embed="rId47"/>
                    <a:stretch>
                      <a:fillRect/>
                    </a:stretch>
                  </pic:blipFill>
                  <pic:spPr>
                    <a:xfrm>
                      <a:off x="0" y="0"/>
                      <a:ext cx="5699178" cy="2880033"/>
                    </a:xfrm>
                    <a:prstGeom prst="rect">
                      <a:avLst/>
                    </a:prstGeom>
                    <a:ln>
                      <a:solidFill>
                        <a:schemeClr val="tx1"/>
                      </a:solidFill>
                    </a:ln>
                  </pic:spPr>
                </pic:pic>
              </a:graphicData>
            </a:graphic>
          </wp:inline>
        </w:drawing>
      </w:r>
    </w:p>
    <w:p w14:paraId="4EA2293A" w14:textId="7A6876D1" w:rsidR="0023108E" w:rsidRPr="00201532" w:rsidRDefault="00201532" w:rsidP="00C353FC">
      <w:pPr>
        <w:pStyle w:val="Caption"/>
        <w:jc w:val="center"/>
        <w:rPr>
          <w:color w:val="000000" w:themeColor="text1"/>
          <w:sz w:val="26"/>
          <w:szCs w:val="26"/>
        </w:rPr>
      </w:pPr>
      <w:bookmarkStart w:id="76" w:name="_Toc230335481"/>
      <w:r w:rsidRPr="00201532">
        <w:rPr>
          <w:color w:val="000000" w:themeColor="text1"/>
          <w:sz w:val="26"/>
          <w:szCs w:val="26"/>
        </w:rPr>
        <w:t xml:space="preserve">Hình </w:t>
      </w:r>
      <w:r w:rsidRPr="00201532">
        <w:rPr>
          <w:color w:val="000000" w:themeColor="text1"/>
          <w:sz w:val="26"/>
          <w:szCs w:val="26"/>
        </w:rPr>
        <w:fldChar w:fldCharType="begin"/>
      </w:r>
      <w:r w:rsidRPr="00201532">
        <w:rPr>
          <w:color w:val="000000" w:themeColor="text1"/>
          <w:sz w:val="26"/>
          <w:szCs w:val="26"/>
        </w:rPr>
        <w:instrText xml:space="preserve"> SEQ Figure \* ARABIC </w:instrText>
      </w:r>
      <w:r w:rsidRPr="00201532">
        <w:rPr>
          <w:color w:val="000000" w:themeColor="text1"/>
          <w:sz w:val="26"/>
          <w:szCs w:val="26"/>
        </w:rPr>
        <w:fldChar w:fldCharType="separate"/>
      </w:r>
      <w:r w:rsidRPr="00201532">
        <w:rPr>
          <w:noProof/>
          <w:color w:val="000000" w:themeColor="text1"/>
          <w:sz w:val="26"/>
          <w:szCs w:val="26"/>
        </w:rPr>
        <w:t>25</w:t>
      </w:r>
      <w:r w:rsidRPr="00201532">
        <w:rPr>
          <w:color w:val="000000" w:themeColor="text1"/>
          <w:sz w:val="26"/>
          <w:szCs w:val="26"/>
        </w:rPr>
        <w:fldChar w:fldCharType="end"/>
      </w:r>
      <w:r w:rsidRPr="00201532">
        <w:rPr>
          <w:color w:val="000000" w:themeColor="text1"/>
          <w:sz w:val="26"/>
          <w:szCs w:val="26"/>
        </w:rPr>
        <w:t>:</w:t>
      </w:r>
      <w:r w:rsidR="0052393B" w:rsidRPr="00201532">
        <w:rPr>
          <w:color w:val="000000" w:themeColor="text1"/>
          <w:sz w:val="26"/>
          <w:szCs w:val="26"/>
        </w:rPr>
        <w:t xml:space="preserve"> Boxplot các biến phân hóa hành vi đặc biệt</w:t>
      </w:r>
      <w:bookmarkEnd w:id="76"/>
    </w:p>
    <w:p w14:paraId="3D6246CC" w14:textId="7F338B82" w:rsidR="0023108E" w:rsidRPr="00532EC1" w:rsidRDefault="0023108E" w:rsidP="00C353FC">
      <w:pPr>
        <w:ind w:firstLine="720"/>
        <w:jc w:val="both"/>
        <w:rPr>
          <w:lang w:val="en-US"/>
        </w:rPr>
      </w:pPr>
      <w:r w:rsidRPr="00532EC1">
        <w:rPr>
          <w:lang w:val="en-US"/>
        </w:rPr>
        <w:t>Đây là nhóm đặc biệt nhất, trong đó biến alcohol_g (Rượu) sở hữu lượng outliers khổng lồ lên tới 19.0% (1000 trường hợp)</w:t>
      </w:r>
      <w:r w:rsidR="00697805">
        <w:rPr>
          <w:lang w:val="en-US"/>
        </w:rPr>
        <w:t>,</w:t>
      </w:r>
      <w:r w:rsidRPr="00532EC1">
        <w:rPr>
          <w:lang w:val="en-US"/>
        </w:rPr>
        <w:t xml:space="preserve"> cao nhất toàn bộ tập dữ liệu. Biến Chất xơ (fiber_g) cũng có 4.0% outliers.</w:t>
      </w:r>
    </w:p>
    <w:p w14:paraId="20FF34D0" w14:textId="77777777" w:rsidR="009F46D2" w:rsidRDefault="00532EC1" w:rsidP="00C353FC">
      <w:pPr>
        <w:ind w:firstLine="720"/>
        <w:jc w:val="both"/>
        <w:rPr>
          <w:lang w:val="en-US"/>
        </w:rPr>
      </w:pPr>
      <w:r w:rsidRPr="009F46D2">
        <w:rPr>
          <w:b/>
          <w:lang w:val="en-US"/>
        </w:rPr>
        <w:t xml:space="preserve">+ </w:t>
      </w:r>
      <w:r w:rsidR="0023108E" w:rsidRPr="009F46D2">
        <w:rPr>
          <w:b/>
          <w:lang w:val="en-US"/>
        </w:rPr>
        <w:t>Thực tế cuộc sống</w:t>
      </w:r>
      <w:r w:rsidR="009F46D2" w:rsidRPr="009F46D2">
        <w:rPr>
          <w:b/>
          <w:bCs/>
          <w:lang w:val="en-US"/>
        </w:rPr>
        <w:t>:</w:t>
      </w:r>
      <w:r w:rsidR="0023108E" w:rsidRPr="00532EC1">
        <w:rPr>
          <w:lang w:val="en-US"/>
        </w:rPr>
        <w:t xml:space="preserve"> Tại sao tỷ lệ outliers lại cao bất thường như vậy? </w:t>
      </w:r>
    </w:p>
    <w:p w14:paraId="7E42D779" w14:textId="7D4D7E9C" w:rsidR="0023108E" w:rsidRPr="00532EC1" w:rsidRDefault="0023108E" w:rsidP="00C353FC">
      <w:pPr>
        <w:ind w:firstLine="720"/>
        <w:jc w:val="both"/>
        <w:rPr>
          <w:lang w:val="en-US"/>
        </w:rPr>
      </w:pPr>
      <w:r w:rsidRPr="00532EC1">
        <w:rPr>
          <w:lang w:val="en-US"/>
        </w:rPr>
        <w:t>Nhìn vào hình, thân hộp của Rượu bị ép bẹp dí hoàn toàn xuống vạch số 0. Lý do là vì đại đa số người dân tham gia khảo sát không uống rượu. Do đó, theo công thức tính toán của biểu đồ Boxplot, bất kỳ người nào có uống rượu (dù chỉ uống một chút) cũng ngay lập tức bị máy tính coi là "ngoại lai". 19% outliers này thực chất không phải dữ liệu lỗi, mà chính là toàn bộ nhóm dân số có thói quen tiêu thụ đồ uống có cồn trong tập dữ liệu NHANES.</w:t>
      </w:r>
    </w:p>
    <w:p w14:paraId="332417A7" w14:textId="2247576B" w:rsidR="0023108E" w:rsidRPr="00697805" w:rsidRDefault="009F46D2" w:rsidP="00C353FC">
      <w:pPr>
        <w:ind w:firstLine="720"/>
        <w:jc w:val="both"/>
        <w:rPr>
          <w:lang w:val="en-US"/>
        </w:rPr>
      </w:pPr>
      <w:r w:rsidRPr="009F46D2">
        <w:rPr>
          <w:b/>
          <w:bCs/>
          <w:lang w:val="en-US"/>
        </w:rPr>
        <w:t>+</w:t>
      </w:r>
      <w:r w:rsidR="0023108E" w:rsidRPr="009F46D2">
        <w:rPr>
          <w:b/>
          <w:lang w:val="en-US"/>
        </w:rPr>
        <w:t xml:space="preserve"> Hướng xử lý:</w:t>
      </w:r>
      <w:r w:rsidR="0023108E" w:rsidRPr="00532EC1">
        <w:rPr>
          <w:lang w:val="en-US"/>
        </w:rPr>
        <w:t xml:space="preserve"> Với biến Rượu, vì tỷ lệ outliers quá lớn (gần 1/5 tập dữ liệu), việc giữ nguyên sẽ làm nhiễu mô hình. Giải pháp kỹ thuật tốt nhất ở bước sau là chuyển đổi biến này thành biến phân loại nhị phân (0: Không uống rượu, 1: Có uống rượu) để máy tính học được quy luật dễ dàng và chính xác hơn.</w:t>
      </w:r>
    </w:p>
    <w:p w14:paraId="7AA55B93" w14:textId="4663C6DC" w:rsidR="00E76666" w:rsidRPr="00C34922" w:rsidRDefault="00850B25" w:rsidP="00C353FC">
      <w:pPr>
        <w:rPr>
          <w:b/>
        </w:rPr>
      </w:pPr>
      <w:r w:rsidRPr="00C34922">
        <w:rPr>
          <w:b/>
        </w:rPr>
        <w:t>3.4.2.2 Phân bố biến lâm sàng và nhân khẩu học</w:t>
      </w:r>
    </w:p>
    <w:p w14:paraId="12EE2D82" w14:textId="718E7506" w:rsidR="00AC2EFB" w:rsidRDefault="000764AC" w:rsidP="00C353FC">
      <w:pPr>
        <w:rPr>
          <w:b/>
          <w:bCs/>
        </w:rPr>
      </w:pPr>
      <w:r w:rsidRPr="00C80258">
        <w:rPr>
          <w:b/>
          <w:bCs/>
          <w:lang w:val="en-US"/>
        </w:rPr>
        <w:t xml:space="preserve">(1) </w:t>
      </w:r>
      <w:r w:rsidR="00AC2EFB" w:rsidRPr="00C80258">
        <w:rPr>
          <w:b/>
          <w:bCs/>
        </w:rPr>
        <w:t>Nhóm biến lâm sàng liên tục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6"/>
        <w:gridCol w:w="3560"/>
      </w:tblGrid>
      <w:tr w:rsidR="00C80258" w14:paraId="6B24A4C5" w14:textId="77777777" w:rsidTr="00557582">
        <w:tc>
          <w:tcPr>
            <w:tcW w:w="5215" w:type="dxa"/>
          </w:tcPr>
          <w:p w14:paraId="4F6BCFB1" w14:textId="77777777" w:rsidR="00697805" w:rsidRDefault="008A08BB" w:rsidP="00C353FC">
            <w:pPr>
              <w:keepNext/>
              <w:jc w:val="center"/>
            </w:pPr>
            <w:r w:rsidRPr="008A08BB">
              <w:rPr>
                <w:b/>
                <w:bCs/>
                <w:noProof/>
              </w:rPr>
              <w:lastRenderedPageBreak/>
              <w:drawing>
                <wp:inline distT="0" distB="0" distL="0" distR="0" wp14:anchorId="0AD64452" wp14:editId="3FF46417">
                  <wp:extent cx="3105510" cy="2874572"/>
                  <wp:effectExtent l="19050" t="19050" r="19050" b="21590"/>
                  <wp:docPr id="10484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16710" name=""/>
                          <pic:cNvPicPr/>
                        </pic:nvPicPr>
                        <pic:blipFill>
                          <a:blip r:embed="rId48"/>
                          <a:stretch>
                            <a:fillRect/>
                          </a:stretch>
                        </pic:blipFill>
                        <pic:spPr>
                          <a:xfrm>
                            <a:off x="0" y="0"/>
                            <a:ext cx="3123389" cy="2891121"/>
                          </a:xfrm>
                          <a:prstGeom prst="rect">
                            <a:avLst/>
                          </a:prstGeom>
                          <a:ln>
                            <a:solidFill>
                              <a:schemeClr val="tx1"/>
                            </a:solidFill>
                          </a:ln>
                        </pic:spPr>
                      </pic:pic>
                    </a:graphicData>
                  </a:graphic>
                </wp:inline>
              </w:drawing>
            </w:r>
          </w:p>
          <w:p w14:paraId="38784679" w14:textId="099B01B7" w:rsidR="00C80258" w:rsidRPr="00FB53B5" w:rsidRDefault="00697805" w:rsidP="00C353FC">
            <w:pPr>
              <w:pStyle w:val="Caption"/>
              <w:jc w:val="center"/>
              <w:rPr>
                <w:b/>
                <w:sz w:val="26"/>
                <w:szCs w:val="26"/>
              </w:rPr>
            </w:pPr>
            <w:bookmarkStart w:id="77" w:name="_Toc230335482"/>
            <w:r w:rsidRPr="00FB53B5">
              <w:rPr>
                <w:color w:val="000000" w:themeColor="text1"/>
                <w:sz w:val="26"/>
                <w:szCs w:val="26"/>
              </w:rPr>
              <w:t xml:space="preserve">Hình </w:t>
            </w:r>
            <w:r w:rsidRPr="00FB53B5">
              <w:rPr>
                <w:color w:val="000000" w:themeColor="text1"/>
                <w:sz w:val="26"/>
                <w:szCs w:val="26"/>
              </w:rPr>
              <w:fldChar w:fldCharType="begin"/>
            </w:r>
            <w:r>
              <w:instrText xml:space="preserve"> SEQ Figure \* ARABIC </w:instrText>
            </w:r>
            <w:r w:rsidRPr="00FB53B5">
              <w:rPr>
                <w:color w:val="000000" w:themeColor="text1"/>
                <w:sz w:val="26"/>
                <w:szCs w:val="26"/>
              </w:rPr>
              <w:fldChar w:fldCharType="separate"/>
            </w:r>
            <w:r>
              <w:t>26</w:t>
            </w:r>
            <w:r w:rsidRPr="00FB53B5">
              <w:rPr>
                <w:color w:val="000000" w:themeColor="text1"/>
                <w:sz w:val="26"/>
                <w:szCs w:val="26"/>
              </w:rPr>
              <w:fldChar w:fldCharType="end"/>
            </w:r>
            <w:r w:rsidR="00FB53B5" w:rsidRPr="00FB53B5">
              <w:rPr>
                <w:color w:val="000000" w:themeColor="text1"/>
                <w:sz w:val="26"/>
                <w:szCs w:val="26"/>
              </w:rPr>
              <w:t>: Phân bố BMI</w:t>
            </w:r>
            <w:bookmarkEnd w:id="77"/>
          </w:p>
        </w:tc>
        <w:tc>
          <w:tcPr>
            <w:tcW w:w="4135" w:type="dxa"/>
          </w:tcPr>
          <w:p w14:paraId="7528F9AA" w14:textId="77777777" w:rsidR="00C80258" w:rsidRPr="00395538" w:rsidRDefault="00F463E5" w:rsidP="00C353FC">
            <w:pPr>
              <w:jc w:val="both"/>
              <w:rPr>
                <w:b/>
              </w:rPr>
            </w:pPr>
            <w:r w:rsidRPr="00395538">
              <w:rPr>
                <w:b/>
              </w:rPr>
              <w:t>Cân nặng và mức độ béo phì của quần thể.</w:t>
            </w:r>
          </w:p>
          <w:p w14:paraId="629D4590" w14:textId="4739283B" w:rsidR="00395538" w:rsidRDefault="00395538" w:rsidP="00C353FC">
            <w:pPr>
              <w:jc w:val="both"/>
              <w:rPr>
                <w:lang w:val="en-US"/>
              </w:rPr>
            </w:pPr>
            <w:r>
              <w:rPr>
                <w:lang w:val="en-US"/>
              </w:rPr>
              <w:t>Trục X – BMI, Trục Y – Số</w:t>
            </w:r>
            <w:r w:rsidR="00CC7718">
              <w:rPr>
                <w:lang w:val="en-US"/>
              </w:rPr>
              <w:t xml:space="preserve"> lượng người</w:t>
            </w:r>
          </w:p>
          <w:p w14:paraId="3366E966" w14:textId="384AC3FF" w:rsidR="00747B22" w:rsidRPr="00747B22" w:rsidRDefault="00747B22" w:rsidP="00C353FC">
            <w:pPr>
              <w:jc w:val="both"/>
              <w:rPr>
                <w:lang w:val="en-US"/>
              </w:rPr>
            </w:pPr>
            <w:r w:rsidRPr="00747B22">
              <w:rPr>
                <w:b/>
                <w:bCs/>
                <w:lang w:val="en-US"/>
              </w:rPr>
              <w:t>Đường xanh lá (Overweight 25):</w:t>
            </w:r>
            <w:r w:rsidRPr="00747B22">
              <w:rPr>
                <w:lang w:val="en-US"/>
              </w:rPr>
              <w:t xml:space="preserve"> Mốc ranh giới bắt đầu bị thừa cân (BMI = 25).</w:t>
            </w:r>
          </w:p>
          <w:p w14:paraId="32432C38" w14:textId="1E648D35" w:rsidR="00F833DD" w:rsidRPr="009F2F16" w:rsidRDefault="00747B22" w:rsidP="00C353FC">
            <w:pPr>
              <w:jc w:val="both"/>
              <w:rPr>
                <w:lang w:val="en-US"/>
              </w:rPr>
            </w:pPr>
            <w:r w:rsidRPr="00747B22">
              <w:rPr>
                <w:b/>
                <w:bCs/>
                <w:lang w:val="en-US"/>
              </w:rPr>
              <w:t>Đường màu đỏ (Obese 30):</w:t>
            </w:r>
            <w:r w:rsidRPr="00747B22">
              <w:rPr>
                <w:lang w:val="en-US"/>
              </w:rPr>
              <w:t xml:space="preserve"> Mốc ranh giới bắt đầu bị béo phì (BMI = 30).</w:t>
            </w:r>
          </w:p>
          <w:p w14:paraId="524AAFB8" w14:textId="77777777" w:rsidR="00917A6B" w:rsidRDefault="00917A6B" w:rsidP="00C353FC">
            <w:pPr>
              <w:jc w:val="both"/>
              <w:rPr>
                <w:lang w:val="en-US"/>
              </w:rPr>
            </w:pPr>
          </w:p>
          <w:p w14:paraId="79346C1E" w14:textId="30D9DB8B" w:rsidR="00C80258" w:rsidRPr="009F2F16" w:rsidRDefault="00917A6B" w:rsidP="00C353FC">
            <w:pPr>
              <w:jc w:val="both"/>
              <w:rPr>
                <w:lang w:val="en-US"/>
              </w:rPr>
            </w:pPr>
            <w:r w:rsidRPr="00917A6B">
              <w:rPr>
                <w:lang w:val="en-US"/>
              </w:rPr>
              <w:t xml:space="preserve">Đỉnh cột cam tập trung cao nhất ở giữa vạch xanh và vạch đỏ (25 - 30). Nghĩa là lượng người bị </w:t>
            </w:r>
            <w:r w:rsidRPr="00917A6B">
              <w:rPr>
                <w:b/>
                <w:bCs/>
                <w:lang w:val="en-US"/>
              </w:rPr>
              <w:t>thừa cân và béo phì</w:t>
            </w:r>
            <w:r w:rsidRPr="00917A6B">
              <w:rPr>
                <w:lang w:val="en-US"/>
              </w:rPr>
              <w:t xml:space="preserve"> chiếm số lượng áp đảo trong tập dữ liệu.</w:t>
            </w:r>
          </w:p>
        </w:tc>
      </w:tr>
      <w:tr w:rsidR="00C80258" w14:paraId="25F32086" w14:textId="77777777" w:rsidTr="00557582">
        <w:tc>
          <w:tcPr>
            <w:tcW w:w="5215" w:type="dxa"/>
          </w:tcPr>
          <w:p w14:paraId="22C50517" w14:textId="77777777" w:rsidR="00EF6EC3" w:rsidRPr="00EF6EC3" w:rsidRDefault="008F4E67" w:rsidP="00C353FC">
            <w:pPr>
              <w:keepNext/>
              <w:jc w:val="center"/>
              <w:rPr>
                <w:color w:val="000000" w:themeColor="text1"/>
              </w:rPr>
            </w:pPr>
            <w:r w:rsidRPr="00EF6EC3">
              <w:rPr>
                <w:b/>
                <w:bCs/>
                <w:noProof/>
                <w:color w:val="000000" w:themeColor="text1"/>
              </w:rPr>
              <w:drawing>
                <wp:inline distT="0" distB="0" distL="0" distR="0" wp14:anchorId="0F55CDE6" wp14:editId="640AA041">
                  <wp:extent cx="3114865" cy="2872597"/>
                  <wp:effectExtent l="19050" t="19050" r="9525" b="23495"/>
                  <wp:docPr id="120421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4225" name=""/>
                          <pic:cNvPicPr/>
                        </pic:nvPicPr>
                        <pic:blipFill>
                          <a:blip r:embed="rId49"/>
                          <a:stretch>
                            <a:fillRect/>
                          </a:stretch>
                        </pic:blipFill>
                        <pic:spPr>
                          <a:xfrm>
                            <a:off x="0" y="0"/>
                            <a:ext cx="3118373" cy="2875832"/>
                          </a:xfrm>
                          <a:prstGeom prst="rect">
                            <a:avLst/>
                          </a:prstGeom>
                          <a:ln>
                            <a:solidFill>
                              <a:schemeClr val="tx1"/>
                            </a:solidFill>
                          </a:ln>
                        </pic:spPr>
                      </pic:pic>
                    </a:graphicData>
                  </a:graphic>
                </wp:inline>
              </w:drawing>
            </w:r>
          </w:p>
          <w:p w14:paraId="77D20CBA" w14:textId="5B82C42E" w:rsidR="00C80258" w:rsidRPr="00EF6EC3" w:rsidRDefault="00EF6EC3" w:rsidP="00C353FC">
            <w:pPr>
              <w:pStyle w:val="Caption"/>
              <w:jc w:val="center"/>
              <w:rPr>
                <w:b/>
                <w:color w:val="000000" w:themeColor="text1"/>
                <w:sz w:val="26"/>
                <w:szCs w:val="26"/>
              </w:rPr>
            </w:pPr>
            <w:bookmarkStart w:id="78" w:name="_Toc230335483"/>
            <w:r w:rsidRPr="00EF6EC3">
              <w:rPr>
                <w:color w:val="000000" w:themeColor="text1"/>
                <w:sz w:val="26"/>
                <w:szCs w:val="26"/>
              </w:rPr>
              <w:t xml:space="preserve">Hình </w:t>
            </w:r>
            <w:r w:rsidRPr="00EF6EC3">
              <w:rPr>
                <w:color w:val="000000" w:themeColor="text1"/>
                <w:sz w:val="26"/>
                <w:szCs w:val="26"/>
              </w:rPr>
              <w:fldChar w:fldCharType="begin"/>
            </w:r>
            <w:r w:rsidRPr="00EF6EC3">
              <w:rPr>
                <w:color w:val="000000" w:themeColor="text1"/>
                <w:sz w:val="26"/>
                <w:szCs w:val="26"/>
              </w:rPr>
              <w:instrText xml:space="preserve"> SEQ Figure \* ARABIC </w:instrText>
            </w:r>
            <w:r w:rsidRPr="00EF6EC3">
              <w:rPr>
                <w:color w:val="000000" w:themeColor="text1"/>
                <w:sz w:val="26"/>
                <w:szCs w:val="26"/>
              </w:rPr>
              <w:fldChar w:fldCharType="separate"/>
            </w:r>
            <w:r w:rsidRPr="00EF6EC3">
              <w:rPr>
                <w:noProof/>
                <w:color w:val="000000" w:themeColor="text1"/>
                <w:sz w:val="26"/>
                <w:szCs w:val="26"/>
              </w:rPr>
              <w:t>27</w:t>
            </w:r>
            <w:r w:rsidRPr="00EF6EC3">
              <w:rPr>
                <w:color w:val="000000" w:themeColor="text1"/>
                <w:sz w:val="26"/>
                <w:szCs w:val="26"/>
              </w:rPr>
              <w:fldChar w:fldCharType="end"/>
            </w:r>
            <w:r w:rsidRPr="00EF6EC3">
              <w:rPr>
                <w:color w:val="000000" w:themeColor="text1"/>
                <w:sz w:val="26"/>
                <w:szCs w:val="26"/>
              </w:rPr>
              <w:t>: Phân bố vòng eo</w:t>
            </w:r>
            <w:bookmarkEnd w:id="78"/>
          </w:p>
        </w:tc>
        <w:tc>
          <w:tcPr>
            <w:tcW w:w="4135" w:type="dxa"/>
          </w:tcPr>
          <w:p w14:paraId="659B78C4" w14:textId="4624AEC1" w:rsidR="00337B98" w:rsidRPr="00337B98" w:rsidRDefault="00337B98" w:rsidP="00C353FC">
            <w:pPr>
              <w:jc w:val="both"/>
              <w:rPr>
                <w:lang w:val="en-US"/>
              </w:rPr>
            </w:pPr>
            <w:r w:rsidRPr="00337B98">
              <w:rPr>
                <w:b/>
                <w:bCs/>
                <w:lang w:val="en-US"/>
              </w:rPr>
              <w:t>Trục X:</w:t>
            </w:r>
            <w:r w:rsidRPr="00337B98">
              <w:rPr>
                <w:lang w:val="en-US"/>
              </w:rPr>
              <w:t xml:space="preserve"> Kích thước vòng eo tính bằng cm (từ 60cm đến 160cm).</w:t>
            </w:r>
          </w:p>
          <w:p w14:paraId="1874D65D" w14:textId="7088B91E" w:rsidR="00337B98" w:rsidRPr="00337B98" w:rsidRDefault="00337B98" w:rsidP="00C353FC">
            <w:pPr>
              <w:jc w:val="both"/>
              <w:rPr>
                <w:lang w:val="en-US"/>
              </w:rPr>
            </w:pPr>
            <w:r w:rsidRPr="00337B98">
              <w:rPr>
                <w:b/>
                <w:bCs/>
                <w:lang w:val="en-US"/>
              </w:rPr>
              <w:t>Trục Y:</w:t>
            </w:r>
            <w:r w:rsidRPr="00337B98">
              <w:rPr>
                <w:lang w:val="en-US"/>
              </w:rPr>
              <w:t xml:space="preserve"> Số lượng người (Tần suất) có kích thước vòng eo tương ứng.</w:t>
            </w:r>
          </w:p>
          <w:p w14:paraId="0B9E2BC0" w14:textId="09A42F8E" w:rsidR="00337B98" w:rsidRPr="00337B98" w:rsidRDefault="00337B98" w:rsidP="00C353FC">
            <w:pPr>
              <w:jc w:val="both"/>
              <w:rPr>
                <w:lang w:val="en-US"/>
              </w:rPr>
            </w:pPr>
            <w:r w:rsidRPr="00337B98">
              <w:rPr>
                <w:lang w:val="en-US"/>
              </w:rPr>
              <w:t>Đường màu đỏ</w:t>
            </w:r>
            <w:r w:rsidR="00EF6EC3" w:rsidRPr="00337B98">
              <w:rPr>
                <w:lang w:val="en-US"/>
              </w:rPr>
              <w:t xml:space="preserve"> </w:t>
            </w:r>
            <w:r w:rsidRPr="00337B98">
              <w:rPr>
                <w:lang w:val="en-US"/>
              </w:rPr>
              <w:t xml:space="preserve">(F risk &gt; 88cm): </w:t>
            </w:r>
            <w:r w:rsidRPr="00337B98">
              <w:rPr>
                <w:b/>
                <w:bCs/>
                <w:lang w:val="en-US"/>
              </w:rPr>
              <w:t>Ngưỡng vòng eo</w:t>
            </w:r>
            <w:r w:rsidRPr="00337B98">
              <w:rPr>
                <w:lang w:val="en-US"/>
              </w:rPr>
              <w:t xml:space="preserve"> bắt đầu rủi ro nguy hiểm đối với Nữ giới (trên 88cm).</w:t>
            </w:r>
          </w:p>
          <w:p w14:paraId="4E012736" w14:textId="1350A6D6" w:rsidR="00337B98" w:rsidRPr="00337B98" w:rsidRDefault="00337B98" w:rsidP="00C353FC">
            <w:pPr>
              <w:jc w:val="both"/>
              <w:rPr>
                <w:lang w:val="en-US"/>
              </w:rPr>
            </w:pPr>
            <w:r w:rsidRPr="00337B98">
              <w:rPr>
                <w:lang w:val="en-US"/>
              </w:rPr>
              <w:t>Đường màu đỏ đô</w:t>
            </w:r>
            <w:r w:rsidR="00EF6EC3">
              <w:rPr>
                <w:lang w:val="en-US"/>
              </w:rPr>
              <w:t xml:space="preserve"> </w:t>
            </w:r>
            <w:r w:rsidRPr="00337B98">
              <w:rPr>
                <w:lang w:val="en-US"/>
              </w:rPr>
              <w:t>(M risk &gt; 102cm): Ngưỡng vòng eo bắt đầu rủi ro nguy hiểm đối với Nam giới (trên 102cm).</w:t>
            </w:r>
          </w:p>
          <w:p w14:paraId="1D4A20E1" w14:textId="09E6954A" w:rsidR="00337B98" w:rsidRPr="00337B98" w:rsidRDefault="00337B98" w:rsidP="00C353FC">
            <w:pPr>
              <w:jc w:val="both"/>
              <w:rPr>
                <w:lang w:val="en-US"/>
              </w:rPr>
            </w:pPr>
            <w:r w:rsidRPr="00337B98">
              <w:rPr>
                <w:lang w:val="en-US"/>
              </w:rPr>
              <w:t>Biểu đồ hình quả chuông đối xứng, nhưng phần lớn các cột tím đều nằm vượt qua vạch nguy cơ của Nữ và tiến sát vạch của Nam. Chứng tỏ tình trạng béo bụng (mỡ nội tạng) cực kỳ phổ biến.</w:t>
            </w:r>
          </w:p>
          <w:p w14:paraId="503F42D1" w14:textId="2D8192D2" w:rsidR="00C80258" w:rsidRPr="00337B98" w:rsidRDefault="00C80258" w:rsidP="00C353FC">
            <w:pPr>
              <w:rPr>
                <w:lang w:val="en-US"/>
              </w:rPr>
            </w:pPr>
          </w:p>
        </w:tc>
      </w:tr>
      <w:tr w:rsidR="00C80258" w14:paraId="731C2A4F" w14:textId="77777777" w:rsidTr="00557582">
        <w:tc>
          <w:tcPr>
            <w:tcW w:w="5215" w:type="dxa"/>
          </w:tcPr>
          <w:p w14:paraId="26C277A7" w14:textId="77777777" w:rsidR="005B4C80" w:rsidRPr="004E4756" w:rsidRDefault="000F7F10" w:rsidP="00C353FC">
            <w:pPr>
              <w:keepNext/>
              <w:jc w:val="center"/>
              <w:rPr>
                <w:color w:val="000000" w:themeColor="text1"/>
              </w:rPr>
            </w:pPr>
            <w:r w:rsidRPr="004E4756">
              <w:rPr>
                <w:b/>
                <w:noProof/>
                <w:color w:val="000000" w:themeColor="text1"/>
              </w:rPr>
              <w:lastRenderedPageBreak/>
              <w:drawing>
                <wp:inline distT="0" distB="0" distL="0" distR="0" wp14:anchorId="11AF37D4" wp14:editId="4FCD17FB">
                  <wp:extent cx="3293153" cy="3027872"/>
                  <wp:effectExtent l="19050" t="19050" r="21590" b="20320"/>
                  <wp:docPr id="19484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83246" name=""/>
                          <pic:cNvPicPr/>
                        </pic:nvPicPr>
                        <pic:blipFill>
                          <a:blip r:embed="rId50"/>
                          <a:stretch>
                            <a:fillRect/>
                          </a:stretch>
                        </pic:blipFill>
                        <pic:spPr>
                          <a:xfrm>
                            <a:off x="0" y="0"/>
                            <a:ext cx="3304264" cy="3038088"/>
                          </a:xfrm>
                          <a:prstGeom prst="rect">
                            <a:avLst/>
                          </a:prstGeom>
                          <a:ln>
                            <a:solidFill>
                              <a:schemeClr val="tx1"/>
                            </a:solidFill>
                          </a:ln>
                        </pic:spPr>
                      </pic:pic>
                    </a:graphicData>
                  </a:graphic>
                </wp:inline>
              </w:drawing>
            </w:r>
          </w:p>
          <w:p w14:paraId="7B336AED" w14:textId="0EDB5B95" w:rsidR="00C80258" w:rsidRPr="004E4756" w:rsidRDefault="005B4C80" w:rsidP="00C353FC">
            <w:pPr>
              <w:pStyle w:val="Caption"/>
              <w:jc w:val="center"/>
              <w:rPr>
                <w:b/>
                <w:color w:val="000000" w:themeColor="text1"/>
                <w:sz w:val="26"/>
                <w:szCs w:val="26"/>
              </w:rPr>
            </w:pPr>
            <w:bookmarkStart w:id="79" w:name="_Toc230335484"/>
            <w:r w:rsidRPr="004E4756">
              <w:rPr>
                <w:color w:val="000000" w:themeColor="text1"/>
                <w:sz w:val="26"/>
                <w:szCs w:val="26"/>
              </w:rPr>
              <w:t xml:space="preserve">Hình </w:t>
            </w:r>
            <w:r w:rsidRPr="004E4756">
              <w:rPr>
                <w:color w:val="000000" w:themeColor="text1"/>
                <w:sz w:val="26"/>
                <w:szCs w:val="26"/>
              </w:rPr>
              <w:fldChar w:fldCharType="begin"/>
            </w:r>
            <w:r w:rsidRPr="004E4756">
              <w:rPr>
                <w:color w:val="000000" w:themeColor="text1"/>
                <w:sz w:val="26"/>
                <w:szCs w:val="26"/>
              </w:rPr>
              <w:instrText xml:space="preserve"> SEQ Figure \* ARABIC </w:instrText>
            </w:r>
            <w:r w:rsidRPr="004E4756">
              <w:rPr>
                <w:color w:val="000000" w:themeColor="text1"/>
                <w:sz w:val="26"/>
                <w:szCs w:val="26"/>
              </w:rPr>
              <w:fldChar w:fldCharType="separate"/>
            </w:r>
            <w:r>
              <w:rPr>
                <w:color w:val="000000" w:themeColor="text1"/>
                <w:sz w:val="26"/>
                <w:szCs w:val="26"/>
              </w:rPr>
              <w:t>28</w:t>
            </w:r>
            <w:r w:rsidRPr="004E4756">
              <w:rPr>
                <w:color w:val="000000" w:themeColor="text1"/>
                <w:sz w:val="26"/>
                <w:szCs w:val="26"/>
              </w:rPr>
              <w:fldChar w:fldCharType="end"/>
            </w:r>
            <w:r w:rsidRPr="004E4756">
              <w:rPr>
                <w:color w:val="000000" w:themeColor="text1"/>
                <w:sz w:val="26"/>
                <w:szCs w:val="26"/>
              </w:rPr>
              <w:t>: Phân bố Cholesterol</w:t>
            </w:r>
            <w:bookmarkEnd w:id="79"/>
          </w:p>
        </w:tc>
        <w:tc>
          <w:tcPr>
            <w:tcW w:w="4135" w:type="dxa"/>
          </w:tcPr>
          <w:p w14:paraId="1464C4DD" w14:textId="687D0B3E" w:rsidR="001B1E8E" w:rsidRPr="009768B7" w:rsidRDefault="001B1E8E" w:rsidP="00C353FC">
            <w:pPr>
              <w:jc w:val="both"/>
              <w:rPr>
                <w:lang w:val="en-US"/>
              </w:rPr>
            </w:pPr>
            <w:r w:rsidRPr="00925602">
              <w:rPr>
                <w:b/>
                <w:lang w:val="en-US"/>
              </w:rPr>
              <w:t>Trục X:</w:t>
            </w:r>
            <w:r w:rsidRPr="009768B7">
              <w:rPr>
                <w:lang w:val="en-US"/>
              </w:rPr>
              <w:t xml:space="preserve"> Nồng độ Cholesterol trong máu (mg/dL)</w:t>
            </w:r>
          </w:p>
          <w:p w14:paraId="78E12022" w14:textId="63129FA5" w:rsidR="001B1E8E" w:rsidRPr="009768B7" w:rsidRDefault="001B1E8E" w:rsidP="00C353FC">
            <w:pPr>
              <w:jc w:val="both"/>
              <w:rPr>
                <w:lang w:val="en-US"/>
              </w:rPr>
            </w:pPr>
            <w:r w:rsidRPr="00925602">
              <w:rPr>
                <w:b/>
                <w:lang w:val="en-US"/>
              </w:rPr>
              <w:t xml:space="preserve">Trục Y: </w:t>
            </w:r>
            <w:r w:rsidRPr="009768B7">
              <w:rPr>
                <w:lang w:val="en-US"/>
              </w:rPr>
              <w:t>Số lượng người (Tần suất) đạt chỉ số tương ứng.</w:t>
            </w:r>
          </w:p>
          <w:p w14:paraId="1C11A3A5" w14:textId="0D7AEE3D" w:rsidR="001B1E8E" w:rsidRPr="009768B7" w:rsidRDefault="001B1E8E" w:rsidP="00C353FC">
            <w:pPr>
              <w:jc w:val="both"/>
              <w:rPr>
                <w:lang w:val="en-US"/>
              </w:rPr>
            </w:pPr>
            <w:r w:rsidRPr="00925602">
              <w:rPr>
                <w:b/>
                <w:lang w:val="en-US"/>
              </w:rPr>
              <w:t>Đường màu vàng</w:t>
            </w:r>
            <w:r w:rsidR="00925602">
              <w:rPr>
                <w:b/>
                <w:bCs/>
                <w:lang w:val="en-US"/>
              </w:rPr>
              <w:t>:</w:t>
            </w:r>
            <w:r w:rsidRPr="009768B7">
              <w:rPr>
                <w:lang w:val="en-US"/>
              </w:rPr>
              <w:t>(Borderline 200): Mốc ranh giới chớm cao/ngưỡng ranh giới nguy cơ (200 mg/dL).</w:t>
            </w:r>
          </w:p>
          <w:p w14:paraId="6BBFB799" w14:textId="02D8C9D0" w:rsidR="001B1E8E" w:rsidRPr="009768B7" w:rsidRDefault="001B1E8E" w:rsidP="00C353FC">
            <w:pPr>
              <w:jc w:val="both"/>
              <w:rPr>
                <w:lang w:val="en-US"/>
              </w:rPr>
            </w:pPr>
            <w:r w:rsidRPr="00925602">
              <w:rPr>
                <w:b/>
                <w:lang w:val="en-US"/>
              </w:rPr>
              <w:t>Đường màu đỏ</w:t>
            </w:r>
            <w:r w:rsidR="005B4C80" w:rsidRPr="009768B7">
              <w:rPr>
                <w:lang w:val="en-US"/>
              </w:rPr>
              <w:t xml:space="preserve"> </w:t>
            </w:r>
            <w:r w:rsidRPr="009768B7">
              <w:rPr>
                <w:lang w:val="en-US"/>
              </w:rPr>
              <w:t>(High 240): Mốc ranh giới chính thức bị Cholesterol cao/nguy hiểm (240 mg/dL).</w:t>
            </w:r>
          </w:p>
          <w:p w14:paraId="34F34D70" w14:textId="52F32B09" w:rsidR="001B1E8E" w:rsidRPr="009768B7" w:rsidRDefault="001B1E8E" w:rsidP="00C353FC">
            <w:pPr>
              <w:jc w:val="both"/>
              <w:rPr>
                <w:lang w:val="en-US"/>
              </w:rPr>
            </w:pPr>
            <w:r w:rsidRPr="009768B7">
              <w:rPr>
                <w:lang w:val="en-US"/>
              </w:rPr>
              <w:t>Đỉnh tập trung đông nhất ở vùng an toàn (trước vạch vàng). Nhưng biểu đồ có một cái đuôi dài kéo về phía bên phải vượt qua cả vạch đỏ, cho thấy vẫn có một nhóm người có mỡ máu cao nguy hiểm.</w:t>
            </w:r>
          </w:p>
          <w:p w14:paraId="7E99F36A" w14:textId="77777777" w:rsidR="00C80258" w:rsidRDefault="00C80258" w:rsidP="00C353FC">
            <w:pPr>
              <w:rPr>
                <w:b/>
                <w:bCs/>
              </w:rPr>
            </w:pPr>
          </w:p>
        </w:tc>
      </w:tr>
      <w:tr w:rsidR="00C80258" w14:paraId="07FE078B" w14:textId="77777777" w:rsidTr="00557582">
        <w:tc>
          <w:tcPr>
            <w:tcW w:w="5215" w:type="dxa"/>
          </w:tcPr>
          <w:p w14:paraId="5CFFF42F" w14:textId="77777777" w:rsidR="004E4756" w:rsidRPr="00407EDD" w:rsidRDefault="00F073E0" w:rsidP="00C353FC">
            <w:pPr>
              <w:keepNext/>
              <w:jc w:val="center"/>
              <w:rPr>
                <w:color w:val="000000" w:themeColor="text1"/>
              </w:rPr>
            </w:pPr>
            <w:r w:rsidRPr="00407EDD">
              <w:rPr>
                <w:b/>
                <w:noProof/>
                <w:color w:val="000000" w:themeColor="text1"/>
              </w:rPr>
              <w:drawing>
                <wp:inline distT="0" distB="0" distL="0" distR="0" wp14:anchorId="6134EDEA" wp14:editId="177BCC7B">
                  <wp:extent cx="3260785" cy="2965363"/>
                  <wp:effectExtent l="19050" t="19050" r="15875" b="26035"/>
                  <wp:docPr id="10480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2777" name=""/>
                          <pic:cNvPicPr/>
                        </pic:nvPicPr>
                        <pic:blipFill>
                          <a:blip r:embed="rId51"/>
                          <a:stretch>
                            <a:fillRect/>
                          </a:stretch>
                        </pic:blipFill>
                        <pic:spPr>
                          <a:xfrm>
                            <a:off x="0" y="0"/>
                            <a:ext cx="3282100" cy="2984747"/>
                          </a:xfrm>
                          <a:prstGeom prst="rect">
                            <a:avLst/>
                          </a:prstGeom>
                          <a:ln>
                            <a:solidFill>
                              <a:schemeClr val="tx1"/>
                            </a:solidFill>
                          </a:ln>
                        </pic:spPr>
                      </pic:pic>
                    </a:graphicData>
                  </a:graphic>
                </wp:inline>
              </w:drawing>
            </w:r>
          </w:p>
          <w:p w14:paraId="1A8FFBD5" w14:textId="54313071" w:rsidR="00C80258" w:rsidRPr="00407EDD" w:rsidRDefault="004E4756" w:rsidP="00C353FC">
            <w:pPr>
              <w:pStyle w:val="Caption"/>
              <w:jc w:val="center"/>
              <w:rPr>
                <w:b/>
                <w:color w:val="000000" w:themeColor="text1"/>
                <w:sz w:val="26"/>
                <w:szCs w:val="26"/>
              </w:rPr>
            </w:pPr>
            <w:bookmarkStart w:id="80" w:name="_Toc230335485"/>
            <w:r w:rsidRPr="00407EDD">
              <w:rPr>
                <w:color w:val="000000" w:themeColor="text1"/>
                <w:sz w:val="26"/>
                <w:szCs w:val="26"/>
              </w:rPr>
              <w:t xml:space="preserve">Hình </w:t>
            </w:r>
            <w:r w:rsidRPr="00407EDD">
              <w:rPr>
                <w:color w:val="000000" w:themeColor="text1"/>
                <w:sz w:val="26"/>
                <w:szCs w:val="26"/>
              </w:rPr>
              <w:fldChar w:fldCharType="begin"/>
            </w:r>
            <w:r w:rsidRPr="00407EDD">
              <w:rPr>
                <w:color w:val="000000" w:themeColor="text1"/>
                <w:sz w:val="26"/>
                <w:szCs w:val="26"/>
              </w:rPr>
              <w:instrText xml:space="preserve"> SEQ Figure \* ARABIC </w:instrText>
            </w:r>
            <w:r w:rsidRPr="00407EDD">
              <w:rPr>
                <w:color w:val="000000" w:themeColor="text1"/>
                <w:sz w:val="26"/>
                <w:szCs w:val="26"/>
              </w:rPr>
              <w:fldChar w:fldCharType="separate"/>
            </w:r>
            <w:r>
              <w:rPr>
                <w:color w:val="000000" w:themeColor="text1"/>
                <w:sz w:val="26"/>
                <w:szCs w:val="26"/>
              </w:rPr>
              <w:t>29</w:t>
            </w:r>
            <w:r w:rsidRPr="00407EDD">
              <w:rPr>
                <w:color w:val="000000" w:themeColor="text1"/>
                <w:sz w:val="26"/>
                <w:szCs w:val="26"/>
              </w:rPr>
              <w:fldChar w:fldCharType="end"/>
            </w:r>
            <w:r w:rsidRPr="00407EDD">
              <w:rPr>
                <w:color w:val="000000" w:themeColor="text1"/>
                <w:sz w:val="26"/>
                <w:szCs w:val="26"/>
              </w:rPr>
              <w:t>: Phân bố tuổi</w:t>
            </w:r>
            <w:bookmarkEnd w:id="80"/>
          </w:p>
        </w:tc>
        <w:tc>
          <w:tcPr>
            <w:tcW w:w="4135" w:type="dxa"/>
          </w:tcPr>
          <w:p w14:paraId="1AD2E128" w14:textId="1D814624" w:rsidR="00176D1F" w:rsidRPr="00925602" w:rsidRDefault="00176D1F" w:rsidP="00C353FC">
            <w:pPr>
              <w:jc w:val="both"/>
              <w:rPr>
                <w:lang w:val="en-US"/>
              </w:rPr>
            </w:pPr>
            <w:r w:rsidRPr="00176D1F">
              <w:rPr>
                <w:b/>
                <w:bCs/>
                <w:lang w:val="en-US"/>
              </w:rPr>
              <w:t>Trục X</w:t>
            </w:r>
            <w:r w:rsidRPr="00925602">
              <w:rPr>
                <w:b/>
                <w:bCs/>
                <w:lang w:val="en-US"/>
              </w:rPr>
              <w:t>:</w:t>
            </w:r>
            <w:r w:rsidRPr="00925602">
              <w:rPr>
                <w:lang w:val="en-US"/>
              </w:rPr>
              <w:t xml:space="preserve"> Độ tuổi của người tham gia khảo sát (từ dưới 20 đến 80 tuổi).</w:t>
            </w:r>
          </w:p>
          <w:p w14:paraId="27148D94" w14:textId="3171C11F" w:rsidR="00176D1F" w:rsidRPr="00925602" w:rsidRDefault="00176D1F" w:rsidP="00C353FC">
            <w:pPr>
              <w:jc w:val="both"/>
              <w:rPr>
                <w:lang w:val="en-US"/>
              </w:rPr>
            </w:pPr>
            <w:r w:rsidRPr="00176D1F">
              <w:rPr>
                <w:b/>
                <w:bCs/>
                <w:lang w:val="en-US"/>
              </w:rPr>
              <w:t>Trục Y</w:t>
            </w:r>
            <w:r w:rsidRPr="00925602">
              <w:rPr>
                <w:b/>
                <w:bCs/>
                <w:lang w:val="en-US"/>
              </w:rPr>
              <w:t>:</w:t>
            </w:r>
            <w:r w:rsidRPr="00925602">
              <w:rPr>
                <w:lang w:val="en-US"/>
              </w:rPr>
              <w:t xml:space="preserve"> Số lượng người (Tần suất) ở độ tuổi đó.</w:t>
            </w:r>
          </w:p>
          <w:p w14:paraId="5A883CA2" w14:textId="0F8AF683" w:rsidR="00176D1F" w:rsidRPr="00925602" w:rsidRDefault="00176D1F" w:rsidP="00C353FC">
            <w:pPr>
              <w:jc w:val="both"/>
              <w:rPr>
                <w:lang w:val="en-US"/>
              </w:rPr>
            </w:pPr>
            <w:r w:rsidRPr="00925602">
              <w:rPr>
                <w:lang w:val="en-US"/>
              </w:rPr>
              <w:t>Các cột màu xanh dương</w:t>
            </w:r>
            <w:r w:rsidR="005B4C80" w:rsidRPr="00925602">
              <w:rPr>
                <w:lang w:val="en-US"/>
              </w:rPr>
              <w:t xml:space="preserve">: </w:t>
            </w:r>
            <w:r w:rsidRPr="00925602">
              <w:rPr>
                <w:lang w:val="en-US"/>
              </w:rPr>
              <w:t>Đại diện cho số lượng người ở mỗi độ tuổi.</w:t>
            </w:r>
          </w:p>
          <w:p w14:paraId="20BCD9D8" w14:textId="65D61302" w:rsidR="00C80258" w:rsidRPr="00925602" w:rsidRDefault="00176D1F" w:rsidP="00C353FC">
            <w:pPr>
              <w:jc w:val="both"/>
              <w:rPr>
                <w:lang w:val="en-US"/>
              </w:rPr>
            </w:pPr>
            <w:r w:rsidRPr="00925602">
              <w:rPr>
                <w:lang w:val="en-US"/>
              </w:rPr>
              <w:t>Số người đông nhất tập trung ở hai đầu cực đoan: Cột trẻ tuổi nhất (18 tuổi) và Cột lớn tuổi nhất (mốc 80 tuổi). Điều này là do kỹ thuật thu thập dữ liệu đã gộp chung tất cả những người từ 80 tuổi trở lên vào một cột khiến cột này vọt cao lên.</w:t>
            </w:r>
          </w:p>
        </w:tc>
      </w:tr>
    </w:tbl>
    <w:p w14:paraId="3E920F41" w14:textId="77777777" w:rsidR="00C80258" w:rsidRPr="00C80258" w:rsidRDefault="00C80258" w:rsidP="00C353FC">
      <w:pPr>
        <w:rPr>
          <w:b/>
          <w:bCs/>
        </w:rPr>
      </w:pPr>
    </w:p>
    <w:p w14:paraId="1C50D157" w14:textId="6795AE01" w:rsidR="000764AC" w:rsidRDefault="000764AC" w:rsidP="00C353FC">
      <w:pPr>
        <w:rPr>
          <w:b/>
          <w:bCs/>
        </w:rPr>
      </w:pPr>
      <w:r w:rsidRPr="00C80258">
        <w:rPr>
          <w:b/>
          <w:bCs/>
        </w:rPr>
        <w:t>(2) Nhóm biến Nhân khẩu học và Phân loại (Giới tính, Dân tộc, Nhóm tuổi, Phân loại BMI)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6"/>
        <w:gridCol w:w="3260"/>
      </w:tblGrid>
      <w:tr w:rsidR="00F073E0" w14:paraId="2EA93795" w14:textId="77777777" w:rsidTr="00557582">
        <w:tc>
          <w:tcPr>
            <w:tcW w:w="4675" w:type="dxa"/>
          </w:tcPr>
          <w:p w14:paraId="2E394C86" w14:textId="77777777" w:rsidR="00407EDD" w:rsidRPr="00407EDD" w:rsidRDefault="003E29BC" w:rsidP="00C353FC">
            <w:pPr>
              <w:keepNext/>
              <w:jc w:val="center"/>
              <w:rPr>
                <w:color w:val="000000" w:themeColor="text1"/>
              </w:rPr>
            </w:pPr>
            <w:r w:rsidRPr="00407EDD">
              <w:rPr>
                <w:b/>
                <w:bCs/>
                <w:noProof/>
                <w:color w:val="000000" w:themeColor="text1"/>
              </w:rPr>
              <w:lastRenderedPageBreak/>
              <w:drawing>
                <wp:inline distT="0" distB="0" distL="0" distR="0" wp14:anchorId="5E8A1860" wp14:editId="44884D5F">
                  <wp:extent cx="3174521" cy="2939978"/>
                  <wp:effectExtent l="19050" t="19050" r="26035" b="13335"/>
                  <wp:docPr id="125160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05865" name=""/>
                          <pic:cNvPicPr/>
                        </pic:nvPicPr>
                        <pic:blipFill>
                          <a:blip r:embed="rId52"/>
                          <a:stretch>
                            <a:fillRect/>
                          </a:stretch>
                        </pic:blipFill>
                        <pic:spPr>
                          <a:xfrm>
                            <a:off x="0" y="0"/>
                            <a:ext cx="3188801" cy="2953203"/>
                          </a:xfrm>
                          <a:prstGeom prst="rect">
                            <a:avLst/>
                          </a:prstGeom>
                          <a:ln>
                            <a:solidFill>
                              <a:schemeClr val="tx1"/>
                            </a:solidFill>
                          </a:ln>
                        </pic:spPr>
                      </pic:pic>
                    </a:graphicData>
                  </a:graphic>
                </wp:inline>
              </w:drawing>
            </w:r>
          </w:p>
          <w:p w14:paraId="60549589" w14:textId="15C73162" w:rsidR="00F073E0" w:rsidRPr="00407EDD" w:rsidRDefault="00407EDD" w:rsidP="00C353FC">
            <w:pPr>
              <w:pStyle w:val="Caption"/>
              <w:jc w:val="center"/>
              <w:rPr>
                <w:b/>
                <w:color w:val="000000" w:themeColor="text1"/>
                <w:sz w:val="26"/>
                <w:szCs w:val="26"/>
              </w:rPr>
            </w:pPr>
            <w:bookmarkStart w:id="81" w:name="_Toc230335486"/>
            <w:r w:rsidRPr="00407EDD">
              <w:rPr>
                <w:color w:val="000000" w:themeColor="text1"/>
                <w:sz w:val="26"/>
                <w:szCs w:val="26"/>
              </w:rPr>
              <w:t xml:space="preserve">Hình </w:t>
            </w:r>
            <w:r w:rsidRPr="00407EDD">
              <w:rPr>
                <w:color w:val="000000" w:themeColor="text1"/>
                <w:sz w:val="26"/>
                <w:szCs w:val="26"/>
              </w:rPr>
              <w:fldChar w:fldCharType="begin"/>
            </w:r>
            <w:r w:rsidRPr="00407EDD">
              <w:rPr>
                <w:color w:val="000000" w:themeColor="text1"/>
                <w:sz w:val="26"/>
                <w:szCs w:val="26"/>
              </w:rPr>
              <w:instrText xml:space="preserve"> SEQ Figure \* ARABIC </w:instrText>
            </w:r>
            <w:r w:rsidRPr="00407EDD">
              <w:rPr>
                <w:color w:val="000000" w:themeColor="text1"/>
                <w:sz w:val="26"/>
                <w:szCs w:val="26"/>
              </w:rPr>
              <w:fldChar w:fldCharType="separate"/>
            </w:r>
            <w:r>
              <w:rPr>
                <w:noProof/>
                <w:color w:val="000000" w:themeColor="text1"/>
                <w:sz w:val="26"/>
                <w:szCs w:val="26"/>
              </w:rPr>
              <w:t>30</w:t>
            </w:r>
            <w:r w:rsidRPr="00407EDD">
              <w:rPr>
                <w:color w:val="000000" w:themeColor="text1"/>
                <w:sz w:val="26"/>
                <w:szCs w:val="26"/>
              </w:rPr>
              <w:fldChar w:fldCharType="end"/>
            </w:r>
            <w:r w:rsidRPr="00407EDD">
              <w:rPr>
                <w:color w:val="000000" w:themeColor="text1"/>
                <w:sz w:val="26"/>
                <w:szCs w:val="26"/>
              </w:rPr>
              <w:t>: Phân bố giới tính</w:t>
            </w:r>
            <w:bookmarkEnd w:id="81"/>
          </w:p>
        </w:tc>
        <w:tc>
          <w:tcPr>
            <w:tcW w:w="4675" w:type="dxa"/>
          </w:tcPr>
          <w:p w14:paraId="58CAB782" w14:textId="57FACDC5" w:rsidR="006F3AB1" w:rsidRPr="006F3AB1" w:rsidRDefault="006F3AB1" w:rsidP="00C353FC">
            <w:pPr>
              <w:jc w:val="both"/>
              <w:rPr>
                <w:lang w:val="en-US"/>
              </w:rPr>
            </w:pPr>
            <w:r w:rsidRPr="006F3AB1">
              <w:rPr>
                <w:lang w:val="en-US"/>
              </w:rPr>
              <w:t>Tỷ lệ giới tính trong tập dữ liệu đạt trạng thái cân bằng hoàn hảo (xấp xỉ tỷ lệ 1:1 của tự nhiên). Điều này giúp mô hình máy học dự báo rủi ro bệnh lý công bằng, không bị thiên vị hay lệch dự đoán riêng cho bất kỳ giới tính nào.</w:t>
            </w:r>
          </w:p>
          <w:p w14:paraId="27F9A12E" w14:textId="77777777" w:rsidR="00F073E0" w:rsidRPr="006F3AB1" w:rsidRDefault="00F073E0" w:rsidP="00C353FC">
            <w:pPr>
              <w:jc w:val="both"/>
              <w:rPr>
                <w:b/>
                <w:lang w:val="en-US"/>
              </w:rPr>
            </w:pPr>
          </w:p>
        </w:tc>
      </w:tr>
      <w:tr w:rsidR="00F073E0" w14:paraId="786BF29B" w14:textId="77777777" w:rsidTr="00557582">
        <w:tc>
          <w:tcPr>
            <w:tcW w:w="4675" w:type="dxa"/>
          </w:tcPr>
          <w:p w14:paraId="7BB3B154" w14:textId="77777777" w:rsidR="00407EDD" w:rsidRPr="00407EDD" w:rsidRDefault="007973EE" w:rsidP="00C353FC">
            <w:pPr>
              <w:keepNext/>
              <w:jc w:val="center"/>
              <w:rPr>
                <w:color w:val="000000" w:themeColor="text1"/>
              </w:rPr>
            </w:pPr>
            <w:r w:rsidRPr="00407EDD">
              <w:rPr>
                <w:b/>
                <w:bCs/>
                <w:noProof/>
                <w:color w:val="000000" w:themeColor="text1"/>
              </w:rPr>
              <w:drawing>
                <wp:inline distT="0" distB="0" distL="0" distR="0" wp14:anchorId="0C880481" wp14:editId="77799D31">
                  <wp:extent cx="3467819" cy="3615646"/>
                  <wp:effectExtent l="19050" t="19050" r="18415" b="23495"/>
                  <wp:docPr id="43556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66455" name=""/>
                          <pic:cNvPicPr/>
                        </pic:nvPicPr>
                        <pic:blipFill>
                          <a:blip r:embed="rId53"/>
                          <a:stretch>
                            <a:fillRect/>
                          </a:stretch>
                        </pic:blipFill>
                        <pic:spPr>
                          <a:xfrm>
                            <a:off x="0" y="0"/>
                            <a:ext cx="3475000" cy="3623133"/>
                          </a:xfrm>
                          <a:prstGeom prst="rect">
                            <a:avLst/>
                          </a:prstGeom>
                          <a:ln>
                            <a:solidFill>
                              <a:schemeClr val="tx1"/>
                            </a:solidFill>
                          </a:ln>
                        </pic:spPr>
                      </pic:pic>
                    </a:graphicData>
                  </a:graphic>
                </wp:inline>
              </w:drawing>
            </w:r>
          </w:p>
          <w:p w14:paraId="2CC608C0" w14:textId="3A98307D" w:rsidR="00F073E0" w:rsidRPr="00407EDD" w:rsidRDefault="00407EDD" w:rsidP="00C353FC">
            <w:pPr>
              <w:pStyle w:val="Caption"/>
              <w:jc w:val="center"/>
              <w:rPr>
                <w:b/>
                <w:color w:val="000000" w:themeColor="text1"/>
                <w:sz w:val="26"/>
                <w:szCs w:val="26"/>
              </w:rPr>
            </w:pPr>
            <w:bookmarkStart w:id="82" w:name="_Toc230335487"/>
            <w:r w:rsidRPr="00407EDD">
              <w:rPr>
                <w:color w:val="000000" w:themeColor="text1"/>
                <w:sz w:val="26"/>
                <w:szCs w:val="26"/>
              </w:rPr>
              <w:t xml:space="preserve">Hình </w:t>
            </w:r>
            <w:r w:rsidRPr="00407EDD">
              <w:rPr>
                <w:color w:val="000000" w:themeColor="text1"/>
                <w:sz w:val="26"/>
                <w:szCs w:val="26"/>
              </w:rPr>
              <w:fldChar w:fldCharType="begin"/>
            </w:r>
            <w:r w:rsidRPr="00407EDD">
              <w:rPr>
                <w:color w:val="000000" w:themeColor="text1"/>
                <w:sz w:val="26"/>
                <w:szCs w:val="26"/>
              </w:rPr>
              <w:instrText xml:space="preserve"> SEQ Figure \* ARABIC </w:instrText>
            </w:r>
            <w:r w:rsidRPr="00407EDD">
              <w:rPr>
                <w:color w:val="000000" w:themeColor="text1"/>
                <w:sz w:val="26"/>
                <w:szCs w:val="26"/>
              </w:rPr>
              <w:fldChar w:fldCharType="separate"/>
            </w:r>
            <w:r>
              <w:rPr>
                <w:noProof/>
                <w:color w:val="000000" w:themeColor="text1"/>
                <w:sz w:val="26"/>
                <w:szCs w:val="26"/>
              </w:rPr>
              <w:t>31</w:t>
            </w:r>
            <w:r w:rsidRPr="00407EDD">
              <w:rPr>
                <w:color w:val="000000" w:themeColor="text1"/>
                <w:sz w:val="26"/>
                <w:szCs w:val="26"/>
              </w:rPr>
              <w:fldChar w:fldCharType="end"/>
            </w:r>
            <w:r w:rsidRPr="00407EDD">
              <w:rPr>
                <w:color w:val="000000" w:themeColor="text1"/>
                <w:sz w:val="26"/>
                <w:szCs w:val="26"/>
              </w:rPr>
              <w:t>: Phân bố dân tộc</w:t>
            </w:r>
            <w:bookmarkEnd w:id="82"/>
          </w:p>
        </w:tc>
        <w:tc>
          <w:tcPr>
            <w:tcW w:w="4675" w:type="dxa"/>
          </w:tcPr>
          <w:p w14:paraId="72E2CB12" w14:textId="171CFDAB" w:rsidR="00105FF4" w:rsidRPr="008B7F80" w:rsidRDefault="00105FF4" w:rsidP="00C353FC">
            <w:pPr>
              <w:jc w:val="both"/>
              <w:rPr>
                <w:lang w:val="en-US"/>
              </w:rPr>
            </w:pPr>
            <w:r w:rsidRPr="008B7F80">
              <w:rPr>
                <w:lang w:val="en-US"/>
              </w:rPr>
              <w:t>Trục X</w:t>
            </w:r>
            <w:r w:rsidR="00C629F5" w:rsidRPr="008B7F80">
              <w:rPr>
                <w:lang w:val="en-US"/>
              </w:rPr>
              <w:t>:</w:t>
            </w:r>
            <w:r w:rsidRPr="008B7F80">
              <w:rPr>
                <w:lang w:val="en-US"/>
              </w:rPr>
              <w:t>6 nhóm chủng tộc/dân tộc tham gia khảo sát (Non-Hisp White, Non-Hisp Black, Mexican-Am, v.v...).</w:t>
            </w:r>
          </w:p>
          <w:p w14:paraId="01955F77" w14:textId="7F1D0BFB" w:rsidR="00105FF4" w:rsidRPr="008B7F80" w:rsidRDefault="00105FF4" w:rsidP="00C353FC">
            <w:pPr>
              <w:jc w:val="both"/>
              <w:rPr>
                <w:lang w:val="en-US"/>
              </w:rPr>
            </w:pPr>
            <w:r w:rsidRPr="008B7F80">
              <w:rPr>
                <w:lang w:val="en-US"/>
              </w:rPr>
              <w:t>Trục Y</w:t>
            </w:r>
            <w:r w:rsidR="00C629F5" w:rsidRPr="008B7F80">
              <w:rPr>
                <w:lang w:val="en-US"/>
              </w:rPr>
              <w:t>:</w:t>
            </w:r>
            <w:r w:rsidRPr="008B7F80">
              <w:rPr>
                <w:lang w:val="en-US"/>
              </w:rPr>
              <w:t xml:space="preserve"> Số lượng người (Tần suất) thuộc từng nhóm dân tộc đó.</w:t>
            </w:r>
          </w:p>
          <w:p w14:paraId="60CC139A" w14:textId="52A6D930" w:rsidR="00105FF4" w:rsidRPr="008B7F80" w:rsidRDefault="00105FF4" w:rsidP="00C353FC">
            <w:pPr>
              <w:jc w:val="both"/>
              <w:rPr>
                <w:lang w:val="en-US"/>
              </w:rPr>
            </w:pPr>
            <w:r w:rsidRPr="008B7F80">
              <w:rPr>
                <w:lang w:val="en-US"/>
              </w:rPr>
              <w:t>Cột Non-Hisp White (Người da trắng) cao vượt trội kịch trần (gần 1900 người). Theo sau là nhóm Non-Hisp Black (gần 1250 người). Các nhóm còn lại thấp dần và ít nhất là nhóm Other.</w:t>
            </w:r>
          </w:p>
          <w:p w14:paraId="1018E832" w14:textId="65E6F3C2" w:rsidR="00105FF4" w:rsidRPr="008B7F80" w:rsidRDefault="00105FF4" w:rsidP="00C353FC">
            <w:pPr>
              <w:jc w:val="both"/>
              <w:rPr>
                <w:lang w:val="en-US"/>
              </w:rPr>
            </w:pPr>
            <w:r w:rsidRPr="008B7F80">
              <w:rPr>
                <w:lang w:val="en-US"/>
              </w:rPr>
              <w:t>Dữ liệu bị mất cân bằng chủng tộc (Imbalanced) rõ rệt khi người da trắng chiếm đa số. Đặc điểm này phản ánh đúng thực tế nhân khẩu học của bộ dữ liệu y tế Mỹ (NHANES).</w:t>
            </w:r>
          </w:p>
          <w:p w14:paraId="444A7B60" w14:textId="77777777" w:rsidR="00F073E0" w:rsidRPr="008B7F80" w:rsidRDefault="00F073E0" w:rsidP="00C353FC">
            <w:pPr>
              <w:jc w:val="both"/>
              <w:rPr>
                <w:lang w:val="en-US"/>
              </w:rPr>
            </w:pPr>
          </w:p>
        </w:tc>
      </w:tr>
      <w:tr w:rsidR="00F073E0" w14:paraId="0BB76093" w14:textId="77777777" w:rsidTr="00557582">
        <w:tc>
          <w:tcPr>
            <w:tcW w:w="4675" w:type="dxa"/>
          </w:tcPr>
          <w:p w14:paraId="556DE6D5" w14:textId="77777777" w:rsidR="00407EDD" w:rsidRPr="00407EDD" w:rsidRDefault="00F57C2A" w:rsidP="00C353FC">
            <w:pPr>
              <w:keepNext/>
              <w:jc w:val="center"/>
              <w:rPr>
                <w:color w:val="000000" w:themeColor="text1"/>
              </w:rPr>
            </w:pPr>
            <w:r w:rsidRPr="00407EDD">
              <w:rPr>
                <w:b/>
                <w:bCs/>
                <w:noProof/>
                <w:color w:val="000000" w:themeColor="text1"/>
              </w:rPr>
              <w:lastRenderedPageBreak/>
              <w:drawing>
                <wp:inline distT="0" distB="0" distL="0" distR="0" wp14:anchorId="5D2BF5BF" wp14:editId="5D4F4649">
                  <wp:extent cx="3483111" cy="3424687"/>
                  <wp:effectExtent l="19050" t="19050" r="22225" b="23495"/>
                  <wp:docPr id="191374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42918" name=""/>
                          <pic:cNvPicPr/>
                        </pic:nvPicPr>
                        <pic:blipFill>
                          <a:blip r:embed="rId54"/>
                          <a:stretch>
                            <a:fillRect/>
                          </a:stretch>
                        </pic:blipFill>
                        <pic:spPr>
                          <a:xfrm>
                            <a:off x="0" y="0"/>
                            <a:ext cx="3488809" cy="3430290"/>
                          </a:xfrm>
                          <a:prstGeom prst="rect">
                            <a:avLst/>
                          </a:prstGeom>
                          <a:ln>
                            <a:solidFill>
                              <a:schemeClr val="tx1"/>
                            </a:solidFill>
                          </a:ln>
                        </pic:spPr>
                      </pic:pic>
                    </a:graphicData>
                  </a:graphic>
                </wp:inline>
              </w:drawing>
            </w:r>
          </w:p>
          <w:p w14:paraId="60471141" w14:textId="586BA0F2" w:rsidR="00F073E0" w:rsidRPr="00407EDD" w:rsidRDefault="00407EDD" w:rsidP="00C353FC">
            <w:pPr>
              <w:pStyle w:val="Caption"/>
              <w:jc w:val="center"/>
              <w:rPr>
                <w:b/>
                <w:color w:val="000000" w:themeColor="text1"/>
                <w:sz w:val="26"/>
                <w:szCs w:val="26"/>
              </w:rPr>
            </w:pPr>
            <w:bookmarkStart w:id="83" w:name="_Toc230335488"/>
            <w:r w:rsidRPr="00407EDD">
              <w:rPr>
                <w:color w:val="000000" w:themeColor="text1"/>
                <w:sz w:val="26"/>
                <w:szCs w:val="26"/>
              </w:rPr>
              <w:t xml:space="preserve">Hình </w:t>
            </w:r>
            <w:r w:rsidRPr="00407EDD">
              <w:rPr>
                <w:color w:val="000000" w:themeColor="text1"/>
                <w:sz w:val="26"/>
                <w:szCs w:val="26"/>
              </w:rPr>
              <w:fldChar w:fldCharType="begin"/>
            </w:r>
            <w:r w:rsidRPr="00407EDD">
              <w:rPr>
                <w:color w:val="000000" w:themeColor="text1"/>
                <w:sz w:val="26"/>
                <w:szCs w:val="26"/>
              </w:rPr>
              <w:instrText xml:space="preserve"> SEQ Figure \* ARABIC </w:instrText>
            </w:r>
            <w:r w:rsidRPr="00407EDD">
              <w:rPr>
                <w:color w:val="000000" w:themeColor="text1"/>
                <w:sz w:val="26"/>
                <w:szCs w:val="26"/>
              </w:rPr>
              <w:fldChar w:fldCharType="separate"/>
            </w:r>
            <w:r>
              <w:rPr>
                <w:noProof/>
                <w:color w:val="000000" w:themeColor="text1"/>
                <w:sz w:val="26"/>
                <w:szCs w:val="26"/>
              </w:rPr>
              <w:t>32</w:t>
            </w:r>
            <w:r w:rsidRPr="00407EDD">
              <w:rPr>
                <w:color w:val="000000" w:themeColor="text1"/>
                <w:sz w:val="26"/>
                <w:szCs w:val="26"/>
              </w:rPr>
              <w:fldChar w:fldCharType="end"/>
            </w:r>
            <w:r w:rsidRPr="00407EDD">
              <w:rPr>
                <w:color w:val="000000" w:themeColor="text1"/>
                <w:sz w:val="26"/>
                <w:szCs w:val="26"/>
              </w:rPr>
              <w:t>: Phân bố nhóm tuổi</w:t>
            </w:r>
            <w:bookmarkEnd w:id="83"/>
          </w:p>
        </w:tc>
        <w:tc>
          <w:tcPr>
            <w:tcW w:w="4675" w:type="dxa"/>
          </w:tcPr>
          <w:p w14:paraId="57D49812" w14:textId="77777777" w:rsidR="008B7F80" w:rsidRDefault="003863EB" w:rsidP="00C353FC">
            <w:pPr>
              <w:jc w:val="both"/>
              <w:rPr>
                <w:lang w:val="en-US"/>
              </w:rPr>
            </w:pPr>
            <w:r w:rsidRPr="008B7F80">
              <w:rPr>
                <w:b/>
                <w:bCs/>
                <w:lang w:val="en-US"/>
              </w:rPr>
              <w:t>Trục X</w:t>
            </w:r>
            <w:r w:rsidR="008B7F80" w:rsidRPr="008B7F80">
              <w:rPr>
                <w:b/>
                <w:bCs/>
                <w:lang w:val="en-US"/>
              </w:rPr>
              <w:t>:</w:t>
            </w:r>
            <w:r w:rsidR="008B7F80">
              <w:rPr>
                <w:lang w:val="en-US"/>
              </w:rPr>
              <w:t xml:space="preserve"> </w:t>
            </w:r>
            <w:r w:rsidRPr="008B7F80">
              <w:rPr>
                <w:lang w:val="en-US"/>
              </w:rPr>
              <w:t>4 nhóm lứa tuổi đã được phân khoảng rõ ràng (Trẻ em, Thanh niên, Trung niên, Người cao tuổi).</w:t>
            </w:r>
          </w:p>
          <w:p w14:paraId="1997CB1F" w14:textId="4848CA4B" w:rsidR="003863EB" w:rsidRPr="008B7F80" w:rsidRDefault="003863EB" w:rsidP="00C353FC">
            <w:pPr>
              <w:jc w:val="both"/>
              <w:rPr>
                <w:lang w:val="en-US"/>
              </w:rPr>
            </w:pPr>
            <w:r w:rsidRPr="003863EB">
              <w:rPr>
                <w:b/>
                <w:bCs/>
                <w:lang w:val="en-US"/>
              </w:rPr>
              <w:t>Trục Y</w:t>
            </w:r>
            <w:r w:rsidRPr="008B7F80">
              <w:rPr>
                <w:b/>
                <w:bCs/>
                <w:lang w:val="en-US"/>
              </w:rPr>
              <w:t>:</w:t>
            </w:r>
            <w:r w:rsidRPr="008B7F80">
              <w:rPr>
                <w:lang w:val="en-US"/>
              </w:rPr>
              <w:t xml:space="preserve"> Số lượng người nằm trong từng nhóm tuổi.</w:t>
            </w:r>
          </w:p>
          <w:p w14:paraId="21264440" w14:textId="701C8408" w:rsidR="003863EB" w:rsidRPr="008B7F80" w:rsidRDefault="003863EB" w:rsidP="00C353FC">
            <w:pPr>
              <w:jc w:val="both"/>
              <w:rPr>
                <w:lang w:val="en-US"/>
              </w:rPr>
            </w:pPr>
            <w:r w:rsidRPr="008B7F80">
              <w:rPr>
                <w:lang w:val="en-US"/>
              </w:rPr>
              <w:t>Cột Người cao tuổi chiếm số lượng đông nhất (vượt mốc 1750 người), bám sát ngay sau là nhóm Thanh niên (18-39). Ngược lại, cột Trẻ em (&lt;18) có số lượng cực kỳ ít (dưới 250 người).</w:t>
            </w:r>
          </w:p>
          <w:p w14:paraId="5415016C" w14:textId="11022D55" w:rsidR="003863EB" w:rsidRPr="008B7F80" w:rsidRDefault="003863EB" w:rsidP="00C353FC">
            <w:pPr>
              <w:jc w:val="both"/>
              <w:rPr>
                <w:lang w:val="en-US"/>
              </w:rPr>
            </w:pPr>
            <w:r w:rsidRPr="008B7F80">
              <w:rPr>
                <w:lang w:val="en-US"/>
              </w:rPr>
              <w:t>Quần thể nghiên cứu tập trung chủ yếu vào người trưởng thành và người cao tuổi. Đây là nhóm đối tượng có hành vi tiêu dùng dinh dưỡng ổn định và là nhóm có nguy cơ cao bộc phát các bệnh mạn tính.</w:t>
            </w:r>
          </w:p>
          <w:p w14:paraId="216DC8A7" w14:textId="77777777" w:rsidR="00F073E0" w:rsidRPr="003863EB" w:rsidRDefault="00F073E0" w:rsidP="00C353FC">
            <w:pPr>
              <w:jc w:val="both"/>
              <w:rPr>
                <w:b/>
                <w:lang w:val="en-US"/>
              </w:rPr>
            </w:pPr>
          </w:p>
        </w:tc>
      </w:tr>
      <w:tr w:rsidR="00F073E0" w14:paraId="30AB7A11" w14:textId="77777777" w:rsidTr="00557582">
        <w:tc>
          <w:tcPr>
            <w:tcW w:w="4675" w:type="dxa"/>
          </w:tcPr>
          <w:p w14:paraId="028F74AF" w14:textId="77777777" w:rsidR="00407EDD" w:rsidRPr="00464D25" w:rsidRDefault="00C10643" w:rsidP="00C353FC">
            <w:pPr>
              <w:keepNext/>
              <w:jc w:val="center"/>
              <w:rPr>
                <w:color w:val="000000" w:themeColor="text1"/>
              </w:rPr>
            </w:pPr>
            <w:r w:rsidRPr="00464D25">
              <w:rPr>
                <w:b/>
                <w:noProof/>
                <w:color w:val="000000" w:themeColor="text1"/>
              </w:rPr>
              <w:drawing>
                <wp:inline distT="0" distB="0" distL="0" distR="0" wp14:anchorId="38C2DA45" wp14:editId="5EE428B5">
                  <wp:extent cx="3124708" cy="3111689"/>
                  <wp:effectExtent l="19050" t="19050" r="19050" b="12700"/>
                  <wp:docPr id="81226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433" name=""/>
                          <pic:cNvPicPr/>
                        </pic:nvPicPr>
                        <pic:blipFill>
                          <a:blip r:embed="rId55"/>
                          <a:stretch>
                            <a:fillRect/>
                          </a:stretch>
                        </pic:blipFill>
                        <pic:spPr>
                          <a:xfrm>
                            <a:off x="0" y="0"/>
                            <a:ext cx="3138694" cy="3125617"/>
                          </a:xfrm>
                          <a:prstGeom prst="rect">
                            <a:avLst/>
                          </a:prstGeom>
                          <a:ln>
                            <a:solidFill>
                              <a:schemeClr val="tx1"/>
                            </a:solidFill>
                          </a:ln>
                        </pic:spPr>
                      </pic:pic>
                    </a:graphicData>
                  </a:graphic>
                </wp:inline>
              </w:drawing>
            </w:r>
          </w:p>
          <w:p w14:paraId="150099D5" w14:textId="2106B52A" w:rsidR="00F073E0" w:rsidRPr="00464D25" w:rsidRDefault="00407EDD" w:rsidP="00C353FC">
            <w:pPr>
              <w:pStyle w:val="Caption"/>
              <w:jc w:val="center"/>
              <w:rPr>
                <w:b/>
                <w:color w:val="000000" w:themeColor="text1"/>
                <w:sz w:val="26"/>
                <w:szCs w:val="26"/>
              </w:rPr>
            </w:pPr>
            <w:bookmarkStart w:id="84" w:name="_Toc230335489"/>
            <w:r w:rsidRPr="00464D25">
              <w:rPr>
                <w:color w:val="000000" w:themeColor="text1"/>
                <w:sz w:val="26"/>
                <w:szCs w:val="26"/>
              </w:rPr>
              <w:t xml:space="preserve">Hình </w:t>
            </w:r>
            <w:r w:rsidRPr="00464D25">
              <w:rPr>
                <w:color w:val="000000" w:themeColor="text1"/>
                <w:sz w:val="26"/>
                <w:szCs w:val="26"/>
              </w:rPr>
              <w:fldChar w:fldCharType="begin"/>
            </w:r>
            <w:r w:rsidRPr="00464D25">
              <w:rPr>
                <w:color w:val="000000" w:themeColor="text1"/>
                <w:sz w:val="26"/>
                <w:szCs w:val="26"/>
              </w:rPr>
              <w:instrText xml:space="preserve"> SEQ Figure \* ARABIC </w:instrText>
            </w:r>
            <w:r w:rsidRPr="00464D25">
              <w:rPr>
                <w:color w:val="000000" w:themeColor="text1"/>
                <w:sz w:val="26"/>
                <w:szCs w:val="26"/>
              </w:rPr>
              <w:fldChar w:fldCharType="separate"/>
            </w:r>
            <w:r w:rsidRPr="00464D25">
              <w:rPr>
                <w:color w:val="000000" w:themeColor="text1"/>
                <w:sz w:val="26"/>
                <w:szCs w:val="26"/>
              </w:rPr>
              <w:t>33</w:t>
            </w:r>
            <w:r w:rsidRPr="00464D25">
              <w:rPr>
                <w:color w:val="000000" w:themeColor="text1"/>
                <w:sz w:val="26"/>
                <w:szCs w:val="26"/>
              </w:rPr>
              <w:fldChar w:fldCharType="end"/>
            </w:r>
            <w:r w:rsidRPr="00464D25">
              <w:rPr>
                <w:color w:val="000000" w:themeColor="text1"/>
                <w:sz w:val="26"/>
                <w:szCs w:val="26"/>
              </w:rPr>
              <w:t xml:space="preserve">: </w:t>
            </w:r>
            <w:r w:rsidR="00464D25" w:rsidRPr="00464D25">
              <w:rPr>
                <w:color w:val="000000" w:themeColor="text1"/>
                <w:sz w:val="26"/>
                <w:szCs w:val="26"/>
              </w:rPr>
              <w:t>Phân loại BMI</w:t>
            </w:r>
            <w:bookmarkEnd w:id="84"/>
          </w:p>
        </w:tc>
        <w:tc>
          <w:tcPr>
            <w:tcW w:w="4675" w:type="dxa"/>
          </w:tcPr>
          <w:p w14:paraId="2F3ABFC1" w14:textId="2177B477" w:rsidR="009063D9" w:rsidRPr="008B7F80" w:rsidRDefault="009063D9" w:rsidP="00C353FC">
            <w:pPr>
              <w:jc w:val="both"/>
              <w:rPr>
                <w:lang w:val="en-US"/>
              </w:rPr>
            </w:pPr>
            <w:r w:rsidRPr="008B7F80">
              <w:rPr>
                <w:lang w:val="en-US"/>
              </w:rPr>
              <w:t>Trục: 4 cấp độ thể trạng y khoa được chuyển đổi từ chỉ số BMI (Gầy, Bình thường, Thừa cân, Béo phì).</w:t>
            </w:r>
          </w:p>
          <w:p w14:paraId="7BDB2055" w14:textId="5AFCAACD" w:rsidR="009063D9" w:rsidRPr="008B7F80" w:rsidRDefault="009063D9" w:rsidP="00C353FC">
            <w:pPr>
              <w:jc w:val="both"/>
              <w:rPr>
                <w:lang w:val="en-US"/>
              </w:rPr>
            </w:pPr>
            <w:r w:rsidRPr="008B7F80">
              <w:rPr>
                <w:lang w:val="en-US"/>
              </w:rPr>
              <w:t>Trục Y</w:t>
            </w:r>
            <w:r w:rsidR="008B7F80">
              <w:rPr>
                <w:lang w:val="en-US"/>
              </w:rPr>
              <w:t>:</w:t>
            </w:r>
            <w:r>
              <w:rPr>
                <w:lang w:val="en-US"/>
              </w:rPr>
              <w:t xml:space="preserve"> </w:t>
            </w:r>
            <w:r w:rsidRPr="008B7F80">
              <w:rPr>
                <w:lang w:val="en-US"/>
              </w:rPr>
              <w:t>Số lượng người rơi vào từng trạng thái cơ thể.</w:t>
            </w:r>
          </w:p>
          <w:p w14:paraId="2A8E471A" w14:textId="2508C22F" w:rsidR="009063D9" w:rsidRPr="008B7F80" w:rsidRDefault="009063D9" w:rsidP="00C353FC">
            <w:pPr>
              <w:jc w:val="both"/>
              <w:rPr>
                <w:lang w:val="en-US"/>
              </w:rPr>
            </w:pPr>
            <w:r w:rsidRPr="008B7F80">
              <w:rPr>
                <w:lang w:val="en-US"/>
              </w:rPr>
              <w:t>Cột Béo phì đứng đầu bảng với số lượng khổng lồ (vượt mốc 2000 người). Cột người Gầy gần như không đáng kể.</w:t>
            </w:r>
          </w:p>
          <w:p w14:paraId="2F4A80EB" w14:textId="5C0E571F" w:rsidR="009063D9" w:rsidRPr="008B7F80" w:rsidRDefault="009063D9" w:rsidP="00C353FC">
            <w:pPr>
              <w:jc w:val="both"/>
              <w:rPr>
                <w:lang w:val="en-US"/>
              </w:rPr>
            </w:pPr>
            <w:r w:rsidRPr="008B7F80">
              <w:rPr>
                <w:lang w:val="en-US"/>
              </w:rPr>
              <w:t>Hơn một nửa quần thể khảo sát đã chính thức rơi vào trạng thái nguy cơ cao (Thừa cân và Béo phì chiếm tỷ trọng tuyệt đối). Biến phân loại này đã sẵn sàng để làm đầu vào cực đẹp cho cả thuật toán sinh luật kết hợp lẫn mô hình dự báo.</w:t>
            </w:r>
          </w:p>
          <w:p w14:paraId="531A3D38" w14:textId="77777777" w:rsidR="00F073E0" w:rsidRPr="008B7F80" w:rsidRDefault="00F073E0" w:rsidP="00C353FC">
            <w:pPr>
              <w:jc w:val="both"/>
              <w:rPr>
                <w:lang w:val="en-US"/>
              </w:rPr>
            </w:pPr>
          </w:p>
        </w:tc>
      </w:tr>
    </w:tbl>
    <w:p w14:paraId="6FDAC7B0" w14:textId="77777777" w:rsidR="00850B25" w:rsidRPr="00BD0105" w:rsidRDefault="00850B25" w:rsidP="00C353FC"/>
    <w:p w14:paraId="165FF021" w14:textId="69B1A5AE" w:rsidR="00BA61AA" w:rsidRPr="00B23CCE" w:rsidRDefault="00CA339C" w:rsidP="00C353FC">
      <w:pPr>
        <w:pStyle w:val="Heading3"/>
        <w:rPr>
          <w:szCs w:val="26"/>
        </w:rPr>
      </w:pPr>
      <w:bookmarkStart w:id="85" w:name="_Toc230601880"/>
      <w:r>
        <w:rPr>
          <w:szCs w:val="26"/>
        </w:rPr>
        <w:t xml:space="preserve">3.4.3 </w:t>
      </w:r>
      <w:r w:rsidR="00BA61AA" w:rsidRPr="00B23CCE">
        <w:rPr>
          <w:szCs w:val="26"/>
        </w:rPr>
        <w:t>Phân tích hai biến (Bivariate Analysis)</w:t>
      </w:r>
      <w:bookmarkEnd w:id="85"/>
    </w:p>
    <w:p w14:paraId="02F0F30F" w14:textId="2D2ADE1D" w:rsidR="00EB793C" w:rsidRPr="00D96198" w:rsidRDefault="00883116" w:rsidP="00C353FC">
      <w:pPr>
        <w:rPr>
          <w:b/>
        </w:rPr>
      </w:pPr>
      <w:r w:rsidRPr="00D96198">
        <w:rPr>
          <w:b/>
        </w:rPr>
        <w:t>3.4.3.1</w:t>
      </w:r>
      <w:r w:rsidR="00464D25" w:rsidRPr="00D96198">
        <w:rPr>
          <w:b/>
        </w:rPr>
        <w:t xml:space="preserve"> </w:t>
      </w:r>
      <w:r w:rsidR="006A6CD4" w:rsidRPr="00D96198">
        <w:rPr>
          <w:b/>
        </w:rPr>
        <w:t>Dinh dưỡng vs 6 Bệnh lý mạn tính</w:t>
      </w:r>
    </w:p>
    <w:p w14:paraId="7B49382B" w14:textId="42FCCDDF" w:rsidR="00374D46" w:rsidRDefault="00374D46" w:rsidP="00C353FC">
      <w:pPr>
        <w:pStyle w:val="ListParagraph"/>
        <w:numPr>
          <w:ilvl w:val="0"/>
          <w:numId w:val="13"/>
        </w:numPr>
        <w:ind w:left="0"/>
        <w:jc w:val="both"/>
        <w:rPr>
          <w:b/>
          <w:bCs/>
          <w:lang w:val="en-US"/>
        </w:rPr>
      </w:pPr>
      <w:r w:rsidRPr="00374D46">
        <w:rPr>
          <w:b/>
          <w:bCs/>
          <w:lang w:val="en-US"/>
        </w:rPr>
        <w:lastRenderedPageBreak/>
        <w:t>Phương pháp luận và Lý do chọn biểu đồ</w:t>
      </w:r>
    </w:p>
    <w:p w14:paraId="78151CA7" w14:textId="77777777" w:rsidR="00374D46" w:rsidRPr="00374D46" w:rsidRDefault="00374D46" w:rsidP="00C353FC">
      <w:pPr>
        <w:pStyle w:val="ListParagraph"/>
        <w:numPr>
          <w:ilvl w:val="0"/>
          <w:numId w:val="7"/>
        </w:numPr>
        <w:ind w:left="0"/>
        <w:jc w:val="both"/>
        <w:rPr>
          <w:b/>
          <w:bCs/>
          <w:lang w:val="en-US"/>
        </w:rPr>
      </w:pPr>
      <w:r w:rsidRPr="00374D46">
        <w:rPr>
          <w:b/>
          <w:bCs/>
          <w:lang w:val="en-US"/>
        </w:rPr>
        <w:t>Mục tiêu:</w:t>
      </w:r>
      <w:r w:rsidRPr="00374D46">
        <w:rPr>
          <w:lang w:val="en-US"/>
        </w:rPr>
        <w:t xml:space="preserve"> Đối chiếu thói quen ăn uống (Năng lượng, Đường, Muối, Chất béo, Chất xơ, Cồn) giữa nhóm </w:t>
      </w:r>
      <w:r w:rsidRPr="00374D46">
        <w:rPr>
          <w:b/>
          <w:bCs/>
          <w:lang w:val="en-US"/>
        </w:rPr>
        <w:t>Khỏe mạnh</w:t>
      </w:r>
      <w:r w:rsidRPr="00374D46">
        <w:rPr>
          <w:lang w:val="en-US"/>
        </w:rPr>
        <w:t xml:space="preserve"> và </w:t>
      </w:r>
      <w:r w:rsidRPr="00374D46">
        <w:rPr>
          <w:b/>
          <w:bCs/>
          <w:lang w:val="en-US"/>
        </w:rPr>
        <w:t>Mắc bệnh</w:t>
      </w:r>
      <w:r w:rsidRPr="00374D46">
        <w:rPr>
          <w:lang w:val="en-US"/>
        </w:rPr>
        <w:t xml:space="preserve"> để tìm biến đặc trưng.</w:t>
      </w:r>
    </w:p>
    <w:p w14:paraId="5CF927EE" w14:textId="77777777" w:rsidR="00374D46" w:rsidRPr="00374D46" w:rsidRDefault="00374D46" w:rsidP="00C353FC">
      <w:pPr>
        <w:pStyle w:val="ListParagraph"/>
        <w:numPr>
          <w:ilvl w:val="0"/>
          <w:numId w:val="7"/>
        </w:numPr>
        <w:ind w:left="0"/>
        <w:jc w:val="both"/>
        <w:rPr>
          <w:lang w:val="en-US"/>
        </w:rPr>
      </w:pPr>
      <w:r w:rsidRPr="00374D46">
        <w:rPr>
          <w:b/>
          <w:bCs/>
          <w:lang w:val="en-US"/>
        </w:rPr>
        <w:t>Lý do chọn biểu đồ Boxplot kết hợp kiểm định Mann-Whitney U:</w:t>
      </w:r>
    </w:p>
    <w:p w14:paraId="5D7DB9A3" w14:textId="042DE074" w:rsidR="00374D46" w:rsidRPr="00374D46" w:rsidRDefault="009E7E21" w:rsidP="00C353FC">
      <w:pPr>
        <w:ind w:firstLine="720"/>
        <w:jc w:val="both"/>
        <w:rPr>
          <w:lang w:val="en-US"/>
        </w:rPr>
      </w:pPr>
      <w:r>
        <w:rPr>
          <w:lang w:val="en-US"/>
        </w:rPr>
        <w:t xml:space="preserve">+ </w:t>
      </w:r>
      <w:r w:rsidR="00374D46" w:rsidRPr="00374D46">
        <w:rPr>
          <w:lang w:val="en-US"/>
        </w:rPr>
        <w:t>Dữ liệu khẩu phần ăn NHANES chứa hàm lượng nhiễu lớn và nhiều cá thể n uống cực hạn (outliers từ 8,000 - 12,000 Sử dụng số trung bình cộng (T-test) sẽ bị kéo lệch hoàn toàn.</w:t>
      </w:r>
    </w:p>
    <w:p w14:paraId="696BFA7B" w14:textId="21B99957" w:rsidR="009E7E21" w:rsidRPr="00B95437" w:rsidRDefault="009E7E21" w:rsidP="00C353FC">
      <w:pPr>
        <w:ind w:firstLine="720"/>
        <w:jc w:val="both"/>
        <w:rPr>
          <w:lang w:val="en-US"/>
        </w:rPr>
      </w:pPr>
      <w:r>
        <w:rPr>
          <w:lang w:val="en-US"/>
        </w:rPr>
        <w:t xml:space="preserve">+ </w:t>
      </w:r>
      <w:r w:rsidR="00374D46" w:rsidRPr="00374D46">
        <w:rPr>
          <w:lang w:val="en-US"/>
        </w:rPr>
        <w:t xml:space="preserve">Kiểm định phi tham số </w:t>
      </w:r>
      <w:r w:rsidR="00374D46" w:rsidRPr="00374D46">
        <w:rPr>
          <w:b/>
          <w:bCs/>
          <w:lang w:val="en-US"/>
        </w:rPr>
        <w:t>Mann-Whitney U</w:t>
      </w:r>
      <w:r w:rsidR="00374D46" w:rsidRPr="00374D46">
        <w:rPr>
          <w:lang w:val="en-US"/>
        </w:rPr>
        <w:t xml:space="preserve"> dựa trên thứ hạng (ranks) giúp giữ nguyên giá trị kiểm định mà không bị méo mó bởi outliers. Các dải chấm ngoại lai được trực quan hóa rõ ràng bằng Boxplot phục vụ việc săn tìm luật kết hợp.</w:t>
      </w:r>
    </w:p>
    <w:tbl>
      <w:tblPr>
        <w:tblStyle w:val="TableGrid"/>
        <w:tblW w:w="0" w:type="auto"/>
        <w:tblLook w:val="04A0" w:firstRow="1" w:lastRow="0" w:firstColumn="1" w:lastColumn="0" w:noHBand="0" w:noVBand="1"/>
      </w:tblPr>
      <w:tblGrid>
        <w:gridCol w:w="886"/>
        <w:gridCol w:w="1416"/>
        <w:gridCol w:w="1405"/>
        <w:gridCol w:w="5309"/>
      </w:tblGrid>
      <w:tr w:rsidR="009E7E21" w:rsidRPr="00A708A6" w14:paraId="00D708DB" w14:textId="77777777" w:rsidTr="000876AB">
        <w:tc>
          <w:tcPr>
            <w:tcW w:w="895" w:type="dxa"/>
          </w:tcPr>
          <w:p w14:paraId="773E1EBF" w14:textId="77777777" w:rsidR="009E7E21" w:rsidRPr="00666F38" w:rsidRDefault="009E7E21" w:rsidP="00C353FC">
            <w:pPr>
              <w:rPr>
                <w:b/>
                <w:bCs/>
                <w:i/>
                <w:iCs/>
              </w:rPr>
            </w:pPr>
            <w:r w:rsidRPr="00666F38">
              <w:rPr>
                <w:b/>
                <w:bCs/>
                <w:i/>
                <w:iCs/>
              </w:rPr>
              <w:t xml:space="preserve">Ký hiệu </w:t>
            </w:r>
          </w:p>
        </w:tc>
        <w:tc>
          <w:tcPr>
            <w:tcW w:w="1440" w:type="dxa"/>
          </w:tcPr>
          <w:p w14:paraId="252E8B49" w14:textId="77777777" w:rsidR="009E7E21" w:rsidRPr="00666F38" w:rsidRDefault="009E7E21" w:rsidP="00C353FC">
            <w:pPr>
              <w:rPr>
                <w:b/>
                <w:bCs/>
                <w:i/>
                <w:iCs/>
              </w:rPr>
            </w:pPr>
            <w:r w:rsidRPr="00666F38">
              <w:rPr>
                <w:b/>
                <w:bCs/>
                <w:i/>
                <w:iCs/>
              </w:rPr>
              <w:t>Giá trị tương ứng</w:t>
            </w:r>
          </w:p>
        </w:tc>
        <w:tc>
          <w:tcPr>
            <w:tcW w:w="1440" w:type="dxa"/>
          </w:tcPr>
          <w:p w14:paraId="05A239C7" w14:textId="77777777" w:rsidR="009E7E21" w:rsidRPr="00666F38" w:rsidRDefault="009E7E21" w:rsidP="00C353FC">
            <w:pPr>
              <w:rPr>
                <w:b/>
                <w:bCs/>
                <w:i/>
                <w:iCs/>
              </w:rPr>
            </w:pPr>
            <w:r w:rsidRPr="00666F38">
              <w:rPr>
                <w:b/>
                <w:bCs/>
                <w:i/>
                <w:iCs/>
              </w:rPr>
              <w:t>Độ tin cậy thống kê</w:t>
            </w:r>
          </w:p>
        </w:tc>
        <w:tc>
          <w:tcPr>
            <w:tcW w:w="5575" w:type="dxa"/>
          </w:tcPr>
          <w:p w14:paraId="3B8F3AFE" w14:textId="77777777" w:rsidR="009E7E21" w:rsidRPr="00666F38" w:rsidRDefault="009E7E21" w:rsidP="00C353FC">
            <w:pPr>
              <w:rPr>
                <w:b/>
                <w:bCs/>
                <w:i/>
                <w:iCs/>
              </w:rPr>
            </w:pPr>
            <w:r w:rsidRPr="00666F38">
              <w:rPr>
                <w:b/>
                <w:bCs/>
                <w:i/>
                <w:iCs/>
              </w:rPr>
              <w:t>Ý nghĩa</w:t>
            </w:r>
          </w:p>
        </w:tc>
      </w:tr>
      <w:tr w:rsidR="009E7E21" w:rsidRPr="00A708A6" w14:paraId="3A3C5F38" w14:textId="77777777" w:rsidTr="000876AB">
        <w:tc>
          <w:tcPr>
            <w:tcW w:w="895" w:type="dxa"/>
          </w:tcPr>
          <w:p w14:paraId="547B6038" w14:textId="77777777" w:rsidR="009E7E21" w:rsidRPr="00A708A6" w:rsidRDefault="009E7E21" w:rsidP="00C353FC">
            <w:r w:rsidRPr="00A708A6">
              <w:t>P***</w:t>
            </w:r>
          </w:p>
        </w:tc>
        <w:tc>
          <w:tcPr>
            <w:tcW w:w="1440" w:type="dxa"/>
          </w:tcPr>
          <w:p w14:paraId="1C273A0F" w14:textId="77777777" w:rsidR="009E7E21" w:rsidRPr="00A708A6" w:rsidRDefault="009E7E21" w:rsidP="00C353FC">
            <w:r w:rsidRPr="00A708A6">
              <w:t>P&lt;0.001</w:t>
            </w:r>
          </w:p>
        </w:tc>
        <w:tc>
          <w:tcPr>
            <w:tcW w:w="1440" w:type="dxa"/>
          </w:tcPr>
          <w:p w14:paraId="27EB1E1A" w14:textId="77777777" w:rsidR="009E7E21" w:rsidRPr="00A708A6" w:rsidRDefault="009E7E21" w:rsidP="00C353FC">
            <w:r w:rsidRPr="00A708A6">
              <w:t>Trên 99.9%</w:t>
            </w:r>
          </w:p>
        </w:tc>
        <w:tc>
          <w:tcPr>
            <w:tcW w:w="5575" w:type="dxa"/>
          </w:tcPr>
          <w:p w14:paraId="01EE9E52" w14:textId="77777777" w:rsidR="009E7E21" w:rsidRPr="00A708A6" w:rsidRDefault="009E7E21" w:rsidP="00C353FC">
            <w:pPr>
              <w:rPr>
                <w:lang w:val="en-US"/>
              </w:rPr>
            </w:pPr>
            <w:r w:rsidRPr="00A708A6">
              <w:rPr>
                <w:lang w:val="en-US"/>
              </w:rPr>
              <w:t>Ý nghĩa thống kê cực kỳ cao. Sự khác biệt giữa 2 nhóm là hoàn toàn rõ rệt, tỷ lệ do ăn may/ngẫu nhiên chỉ nhỏ hơn 0.1%.</w:t>
            </w:r>
          </w:p>
        </w:tc>
      </w:tr>
      <w:tr w:rsidR="009E7E21" w:rsidRPr="00A708A6" w14:paraId="0B53DC43" w14:textId="77777777" w:rsidTr="000876AB">
        <w:tc>
          <w:tcPr>
            <w:tcW w:w="895" w:type="dxa"/>
          </w:tcPr>
          <w:p w14:paraId="391DC05D" w14:textId="77777777" w:rsidR="009E7E21" w:rsidRPr="00A708A6" w:rsidRDefault="009E7E21" w:rsidP="00C353FC">
            <w:r w:rsidRPr="00A708A6">
              <w:t>P**</w:t>
            </w:r>
          </w:p>
        </w:tc>
        <w:tc>
          <w:tcPr>
            <w:tcW w:w="1440" w:type="dxa"/>
          </w:tcPr>
          <w:p w14:paraId="4569722C" w14:textId="77777777" w:rsidR="009E7E21" w:rsidRPr="00A708A6" w:rsidRDefault="009E7E21" w:rsidP="00C353FC">
            <w:r w:rsidRPr="00A708A6">
              <w:t>P&lt;0.01</w:t>
            </w:r>
          </w:p>
        </w:tc>
        <w:tc>
          <w:tcPr>
            <w:tcW w:w="1440" w:type="dxa"/>
          </w:tcPr>
          <w:p w14:paraId="794DD946" w14:textId="77777777" w:rsidR="009E7E21" w:rsidRPr="00A708A6" w:rsidRDefault="009E7E21" w:rsidP="00C353FC">
            <w:r w:rsidRPr="00A708A6">
              <w:t>Trên 99%</w:t>
            </w:r>
          </w:p>
        </w:tc>
        <w:tc>
          <w:tcPr>
            <w:tcW w:w="5575" w:type="dxa"/>
          </w:tcPr>
          <w:p w14:paraId="3A9543B9" w14:textId="77777777" w:rsidR="009E7E21" w:rsidRPr="00A708A6" w:rsidRDefault="009E7E21" w:rsidP="00C353FC">
            <w:pPr>
              <w:rPr>
                <w:lang w:val="en-US"/>
              </w:rPr>
            </w:pPr>
            <w:r w:rsidRPr="00A708A6">
              <w:rPr>
                <w:lang w:val="en-US"/>
              </w:rPr>
              <w:t>Ý nghĩa thống kê rất cao. Khẳng định biến dinh dưỡng có tác động mạnh đến bệnh lý, tỷ lệ ngẫu nhiên &lt; 1%.</w:t>
            </w:r>
          </w:p>
        </w:tc>
      </w:tr>
      <w:tr w:rsidR="009E7E21" w:rsidRPr="00A708A6" w14:paraId="10945B55" w14:textId="77777777" w:rsidTr="000876AB">
        <w:tc>
          <w:tcPr>
            <w:tcW w:w="895" w:type="dxa"/>
          </w:tcPr>
          <w:p w14:paraId="2B35B7D4" w14:textId="77777777" w:rsidR="009E7E21" w:rsidRPr="00A708A6" w:rsidRDefault="009E7E21" w:rsidP="00C353FC">
            <w:r w:rsidRPr="00A708A6">
              <w:t>P*</w:t>
            </w:r>
          </w:p>
        </w:tc>
        <w:tc>
          <w:tcPr>
            <w:tcW w:w="1440" w:type="dxa"/>
          </w:tcPr>
          <w:p w14:paraId="46DA106A" w14:textId="77777777" w:rsidR="009E7E21" w:rsidRPr="00A708A6" w:rsidRDefault="009E7E21" w:rsidP="00C353FC">
            <w:r w:rsidRPr="00A708A6">
              <w:t>P&lt; 0.05</w:t>
            </w:r>
          </w:p>
        </w:tc>
        <w:tc>
          <w:tcPr>
            <w:tcW w:w="1440" w:type="dxa"/>
          </w:tcPr>
          <w:p w14:paraId="36B48887" w14:textId="77777777" w:rsidR="009E7E21" w:rsidRPr="00A708A6" w:rsidRDefault="009E7E21" w:rsidP="00C353FC">
            <w:r w:rsidRPr="00A708A6">
              <w:t>Trên 95%</w:t>
            </w:r>
          </w:p>
        </w:tc>
        <w:tc>
          <w:tcPr>
            <w:tcW w:w="5575" w:type="dxa"/>
          </w:tcPr>
          <w:p w14:paraId="46E66A99" w14:textId="77777777" w:rsidR="009E7E21" w:rsidRPr="00A708A6" w:rsidRDefault="009E7E21" w:rsidP="00C353FC">
            <w:r w:rsidRPr="00A708A6">
              <w:t>Có ý nghĩa thống kê (Mức chuẩn tối thiểu trong khoa học). Đủ cơ sở để bác bỏ giả thuyết "vô can".</w:t>
            </w:r>
          </w:p>
        </w:tc>
      </w:tr>
      <w:tr w:rsidR="009E7E21" w:rsidRPr="00A708A6" w14:paraId="076FB4A2" w14:textId="77777777" w:rsidTr="000876AB">
        <w:tc>
          <w:tcPr>
            <w:tcW w:w="895" w:type="dxa"/>
          </w:tcPr>
          <w:p w14:paraId="26808700" w14:textId="77777777" w:rsidR="009E7E21" w:rsidRPr="00A708A6" w:rsidRDefault="009E7E21" w:rsidP="00C353FC">
            <w:r w:rsidRPr="00A708A6">
              <w:t>Pns</w:t>
            </w:r>
          </w:p>
        </w:tc>
        <w:tc>
          <w:tcPr>
            <w:tcW w:w="1440" w:type="dxa"/>
          </w:tcPr>
          <w:p w14:paraId="2BC7CA8A" w14:textId="77777777" w:rsidR="009E7E21" w:rsidRPr="00A708A6" w:rsidRDefault="009E7E21" w:rsidP="00C353FC">
            <w:r w:rsidRPr="00A708A6">
              <w:t>P ≥ 0.05</w:t>
            </w:r>
          </w:p>
        </w:tc>
        <w:tc>
          <w:tcPr>
            <w:tcW w:w="1440" w:type="dxa"/>
          </w:tcPr>
          <w:p w14:paraId="2AB1EB2C" w14:textId="77777777" w:rsidR="009E7E21" w:rsidRPr="00A708A6" w:rsidRDefault="009E7E21" w:rsidP="00C353FC">
            <w:r w:rsidRPr="00A708A6">
              <w:t>Không đạt</w:t>
            </w:r>
          </w:p>
        </w:tc>
        <w:tc>
          <w:tcPr>
            <w:tcW w:w="5575" w:type="dxa"/>
          </w:tcPr>
          <w:p w14:paraId="0697C510" w14:textId="77777777" w:rsidR="009E7E21" w:rsidRPr="00A708A6" w:rsidRDefault="009E7E21" w:rsidP="00C353FC">
            <w:pPr>
              <w:keepNext/>
            </w:pPr>
            <w:r w:rsidRPr="00A708A6">
              <w:t>Không có ý nghĩa thống kê (</w:t>
            </w:r>
            <w:r w:rsidRPr="00A708A6">
              <w:rPr>
                <w:i/>
                <w:iCs/>
              </w:rPr>
              <w:t xml:space="preserve">ns = </w:t>
            </w:r>
            <w:proofErr w:type="gramStart"/>
            <w:r w:rsidRPr="00A708A6">
              <w:rPr>
                <w:i/>
                <w:iCs/>
              </w:rPr>
              <w:t>Non-Significance</w:t>
            </w:r>
            <w:proofErr w:type="gramEnd"/>
            <w:r w:rsidRPr="00A708A6">
              <w:t>). Sự khác biệt giữa 2 nhóm quá nhỏ, có thể chỉ là do ngẫu nhiên khi bốc mẫu dữ liệu.</w:t>
            </w:r>
          </w:p>
        </w:tc>
      </w:tr>
    </w:tbl>
    <w:p w14:paraId="777CF5F8" w14:textId="349CB571" w:rsidR="009E7E21" w:rsidRPr="00B95437" w:rsidRDefault="000205BF" w:rsidP="00C353FC">
      <w:pPr>
        <w:pStyle w:val="Caption"/>
        <w:jc w:val="center"/>
        <w:rPr>
          <w:color w:val="000000" w:themeColor="text1"/>
          <w:sz w:val="26"/>
          <w:szCs w:val="26"/>
        </w:rPr>
      </w:pPr>
      <w:bookmarkStart w:id="86" w:name="_Toc230329674"/>
      <w:r w:rsidRPr="00B95437">
        <w:rPr>
          <w:color w:val="000000" w:themeColor="text1"/>
          <w:sz w:val="26"/>
          <w:szCs w:val="26"/>
        </w:rPr>
        <w:t xml:space="preserve">Bảng </w:t>
      </w:r>
      <w:r w:rsidRPr="00B95437">
        <w:rPr>
          <w:color w:val="000000" w:themeColor="text1"/>
          <w:sz w:val="26"/>
          <w:szCs w:val="26"/>
        </w:rPr>
        <w:fldChar w:fldCharType="begin"/>
      </w:r>
      <w:r w:rsidRPr="00B95437">
        <w:rPr>
          <w:color w:val="000000" w:themeColor="text1"/>
          <w:sz w:val="26"/>
          <w:szCs w:val="26"/>
        </w:rPr>
        <w:instrText xml:space="preserve"> SEQ Table \* ARABIC </w:instrText>
      </w:r>
      <w:r w:rsidRPr="00B95437">
        <w:rPr>
          <w:color w:val="000000" w:themeColor="text1"/>
          <w:sz w:val="26"/>
          <w:szCs w:val="26"/>
        </w:rPr>
        <w:fldChar w:fldCharType="separate"/>
      </w:r>
      <w:r w:rsidRPr="00B95437">
        <w:rPr>
          <w:color w:val="000000" w:themeColor="text1"/>
          <w:sz w:val="26"/>
          <w:szCs w:val="26"/>
        </w:rPr>
        <w:t>17</w:t>
      </w:r>
      <w:r w:rsidRPr="00B95437">
        <w:rPr>
          <w:color w:val="000000" w:themeColor="text1"/>
          <w:sz w:val="26"/>
          <w:szCs w:val="26"/>
        </w:rPr>
        <w:fldChar w:fldCharType="end"/>
      </w:r>
      <w:r w:rsidRPr="00B95437">
        <w:rPr>
          <w:color w:val="000000" w:themeColor="text1"/>
          <w:sz w:val="26"/>
          <w:szCs w:val="26"/>
        </w:rPr>
        <w:t>: Bảng chú thích các ký hiệu thống kê (P-VALUE</w:t>
      </w:r>
      <w:r w:rsidR="00B95437">
        <w:rPr>
          <w:color w:val="000000" w:themeColor="text1"/>
          <w:sz w:val="26"/>
          <w:szCs w:val="26"/>
        </w:rPr>
        <w:t>)</w:t>
      </w:r>
      <w:bookmarkEnd w:id="86"/>
    </w:p>
    <w:p w14:paraId="705339D8" w14:textId="4F2E150B" w:rsidR="00374D46" w:rsidRPr="00374D46" w:rsidRDefault="00374D46" w:rsidP="00C353FC">
      <w:pPr>
        <w:pStyle w:val="ListParagraph"/>
        <w:numPr>
          <w:ilvl w:val="0"/>
          <w:numId w:val="13"/>
        </w:numPr>
        <w:ind w:left="0"/>
        <w:rPr>
          <w:b/>
          <w:bCs/>
          <w:lang w:val="en-US"/>
        </w:rPr>
      </w:pPr>
      <w:r>
        <w:rPr>
          <w:b/>
          <w:bCs/>
          <w:lang w:val="en-US"/>
        </w:rPr>
        <w:t>Nhận xét theo nhóm chất đặc trưng</w:t>
      </w:r>
    </w:p>
    <w:p w14:paraId="2F9DECA2" w14:textId="3521F7F4" w:rsidR="00D11470" w:rsidRDefault="009E7E21" w:rsidP="00C353FC">
      <w:pPr>
        <w:rPr>
          <w:b/>
          <w:bCs/>
        </w:rPr>
      </w:pPr>
      <w:r w:rsidRPr="009E7E21">
        <w:rPr>
          <w:b/>
          <w:bCs/>
        </w:rPr>
        <w:t>Nhóm 1:</w:t>
      </w:r>
      <w:r w:rsidR="000253E2">
        <w:rPr>
          <w:b/>
          <w:bCs/>
        </w:rPr>
        <w:t xml:space="preserve"> </w:t>
      </w:r>
      <w:r w:rsidR="00211E1E" w:rsidRPr="00211E1E">
        <w:rPr>
          <w:b/>
          <w:bCs/>
        </w:rPr>
        <w:t>Bệnh Cao huyết áp (HYPERTENSION)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0"/>
        <w:gridCol w:w="4426"/>
      </w:tblGrid>
      <w:tr w:rsidR="00D63750" w14:paraId="20ADDA29" w14:textId="77777777" w:rsidTr="00557582">
        <w:trPr>
          <w:trHeight w:val="3140"/>
        </w:trPr>
        <w:tc>
          <w:tcPr>
            <w:tcW w:w="4746" w:type="dxa"/>
          </w:tcPr>
          <w:p w14:paraId="7135500F" w14:textId="4B25D0A0" w:rsidR="00D63750" w:rsidRPr="00891331" w:rsidRDefault="00D63750" w:rsidP="00C353FC">
            <w:pPr>
              <w:keepNext/>
            </w:pPr>
            <w:r w:rsidRPr="00AA051A">
              <w:rPr>
                <w:b/>
                <w:bCs/>
                <w:noProof/>
              </w:rPr>
              <w:drawing>
                <wp:inline distT="0" distB="0" distL="0" distR="0" wp14:anchorId="3DC2A837" wp14:editId="41225910">
                  <wp:extent cx="2871111" cy="1828800"/>
                  <wp:effectExtent l="0" t="0" r="5715" b="0"/>
                  <wp:docPr id="36447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9827" name=""/>
                          <pic:cNvPicPr/>
                        </pic:nvPicPr>
                        <pic:blipFill>
                          <a:blip r:embed="rId56"/>
                          <a:stretch>
                            <a:fillRect/>
                          </a:stretch>
                        </pic:blipFill>
                        <pic:spPr>
                          <a:xfrm>
                            <a:off x="0" y="0"/>
                            <a:ext cx="2871111" cy="1828800"/>
                          </a:xfrm>
                          <a:prstGeom prst="rect">
                            <a:avLst/>
                          </a:prstGeom>
                        </pic:spPr>
                      </pic:pic>
                    </a:graphicData>
                  </a:graphic>
                </wp:inline>
              </w:drawing>
            </w:r>
          </w:p>
        </w:tc>
        <w:tc>
          <w:tcPr>
            <w:tcW w:w="4566" w:type="dxa"/>
          </w:tcPr>
          <w:p w14:paraId="254D471D" w14:textId="42592206" w:rsidR="00D63750" w:rsidRDefault="00D63750" w:rsidP="00C353FC">
            <w:pPr>
              <w:rPr>
                <w:b/>
                <w:bCs/>
              </w:rPr>
            </w:pPr>
            <w:r w:rsidRPr="00D11470">
              <w:rPr>
                <w:b/>
                <w:bCs/>
                <w:noProof/>
              </w:rPr>
              <w:drawing>
                <wp:inline distT="0" distB="0" distL="0" distR="0" wp14:anchorId="707B1838" wp14:editId="577763AD">
                  <wp:extent cx="2757398" cy="1852379"/>
                  <wp:effectExtent l="0" t="0" r="5080" b="0"/>
                  <wp:docPr id="17195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01126" name=""/>
                          <pic:cNvPicPr/>
                        </pic:nvPicPr>
                        <pic:blipFill>
                          <a:blip r:embed="rId57"/>
                          <a:stretch>
                            <a:fillRect/>
                          </a:stretch>
                        </pic:blipFill>
                        <pic:spPr>
                          <a:xfrm>
                            <a:off x="0" y="0"/>
                            <a:ext cx="2840613" cy="1908282"/>
                          </a:xfrm>
                          <a:prstGeom prst="rect">
                            <a:avLst/>
                          </a:prstGeom>
                        </pic:spPr>
                      </pic:pic>
                    </a:graphicData>
                  </a:graphic>
                </wp:inline>
              </w:drawing>
            </w:r>
          </w:p>
        </w:tc>
      </w:tr>
    </w:tbl>
    <w:p w14:paraId="3A52AEB4" w14:textId="3407B852" w:rsidR="00891331" w:rsidRPr="00891331" w:rsidRDefault="00891331" w:rsidP="00C353FC">
      <w:pPr>
        <w:jc w:val="center"/>
        <w:rPr>
          <w:i/>
          <w:iCs/>
          <w:color w:val="000000" w:themeColor="text1"/>
        </w:rPr>
      </w:pPr>
      <w:bookmarkStart w:id="87" w:name="_Toc230335490"/>
      <w:r w:rsidRPr="00891331">
        <w:rPr>
          <w:i/>
          <w:iCs/>
          <w:color w:val="000000" w:themeColor="text1"/>
        </w:rPr>
        <w:t xml:space="preserve">Hình </w:t>
      </w:r>
      <w:r w:rsidRPr="00891331">
        <w:rPr>
          <w:i/>
          <w:iCs/>
          <w:color w:val="000000" w:themeColor="text1"/>
        </w:rPr>
        <w:fldChar w:fldCharType="begin"/>
      </w:r>
      <w:r w:rsidRPr="00891331">
        <w:rPr>
          <w:i/>
          <w:iCs/>
          <w:color w:val="000000" w:themeColor="text1"/>
        </w:rPr>
        <w:instrText xml:space="preserve"> SEQ Figure \* ARABIC </w:instrText>
      </w:r>
      <w:r w:rsidRPr="00891331">
        <w:rPr>
          <w:i/>
          <w:iCs/>
          <w:color w:val="000000" w:themeColor="text1"/>
        </w:rPr>
        <w:fldChar w:fldCharType="separate"/>
      </w:r>
      <w:r w:rsidRPr="00891331">
        <w:rPr>
          <w:i/>
          <w:iCs/>
          <w:noProof/>
          <w:color w:val="000000" w:themeColor="text1"/>
        </w:rPr>
        <w:t>34</w:t>
      </w:r>
      <w:r w:rsidRPr="00891331">
        <w:rPr>
          <w:i/>
          <w:iCs/>
          <w:color w:val="000000" w:themeColor="text1"/>
        </w:rPr>
        <w:fldChar w:fldCharType="end"/>
      </w:r>
      <w:r w:rsidRPr="00891331">
        <w:rPr>
          <w:i/>
          <w:iCs/>
          <w:color w:val="000000" w:themeColor="text1"/>
        </w:rPr>
        <w:t>: Phân bố hàm lượng Muối (sodium_mg) và Chất béo (fat_g) ở nhóm bệnh nhân Cao huyết áp (Hypertension)</w:t>
      </w:r>
      <w:bookmarkEnd w:id="87"/>
    </w:p>
    <w:p w14:paraId="60EF4654" w14:textId="0376B8D0" w:rsidR="00CF2812" w:rsidRDefault="00C37FAD" w:rsidP="00C353FC">
      <w:pPr>
        <w:ind w:firstLine="720"/>
        <w:jc w:val="both"/>
      </w:pPr>
      <w:r>
        <w:t>Quan sát biểu đồ ta thấy, vạch trung vị màu đỏ và thân hộp của nhóm mắc bệnh lại nằm thấp hơn so với nhóm Khỏe mạnh</w:t>
      </w:r>
      <w:r w:rsidR="003D3187">
        <w:t xml:space="preserve">. </w:t>
      </w:r>
      <w:r w:rsidR="003D3187" w:rsidRPr="003D3187">
        <w:t>Điều này đồng nghĩa với việc trên tập dữ liệu thực tế, người đang bị bệnh lại ăn ít muối và ít chất béo hơn người bình thường.</w:t>
      </w:r>
    </w:p>
    <w:p w14:paraId="76A2D9A4" w14:textId="60E211C8" w:rsidR="003D3187" w:rsidRDefault="003D3187" w:rsidP="00C353FC">
      <w:pPr>
        <w:ind w:firstLine="720"/>
        <w:jc w:val="both"/>
        <w:rPr>
          <w:lang w:val="en-US"/>
        </w:rPr>
      </w:pPr>
      <w:r w:rsidRPr="003D3187">
        <w:rPr>
          <w:lang w:val="en-US"/>
        </w:rPr>
        <w:t xml:space="preserve">Dải điểm ngoại lai (outliers) ăn mặn cực hạn (trên 15,000mg muối/ngày) xuất hiện dày đặc và vọt lên rất cao ở nhóm </w:t>
      </w:r>
      <w:r w:rsidRPr="003D3187">
        <w:rPr>
          <w:b/>
          <w:bCs/>
          <w:lang w:val="en-US"/>
        </w:rPr>
        <w:t>Khỏe mạnh</w:t>
      </w:r>
      <w:r w:rsidRPr="003D3187">
        <w:rPr>
          <w:lang w:val="en-US"/>
        </w:rPr>
        <w:t>.</w:t>
      </w:r>
    </w:p>
    <w:p w14:paraId="0DD9C118" w14:textId="61659BA7" w:rsidR="00CD626C" w:rsidRDefault="00CD626C" w:rsidP="00C353FC">
      <w:pPr>
        <w:jc w:val="both"/>
        <w:rPr>
          <w:b/>
          <w:bCs/>
          <w:lang w:val="en-US"/>
        </w:rPr>
      </w:pPr>
      <w:r>
        <w:rPr>
          <w:b/>
          <w:bCs/>
          <w:lang w:val="en-US"/>
        </w:rPr>
        <w:lastRenderedPageBreak/>
        <w:t xml:space="preserve">Thực tiễn: </w:t>
      </w:r>
    </w:p>
    <w:p w14:paraId="3B3B2C4D" w14:textId="0E4BE616" w:rsidR="00CD626C" w:rsidRDefault="00CD626C" w:rsidP="00C353FC">
      <w:pPr>
        <w:ind w:firstLine="720"/>
        <w:jc w:val="both"/>
      </w:pPr>
      <w:r>
        <w:rPr>
          <w:lang w:val="en-US"/>
        </w:rPr>
        <w:t xml:space="preserve">Theo y khoa, ăn nhiều muối và chất béo là nguyên nhân gây cao huyết áp. </w:t>
      </w:r>
      <w:r w:rsidR="00F05C17">
        <w:rPr>
          <w:lang w:val="en-US"/>
        </w:rPr>
        <w:t xml:space="preserve">Tuy nhiên, theo bộ dữ liệu của NHANES, </w:t>
      </w:r>
      <w:r w:rsidR="00F05C17">
        <w:t>n</w:t>
      </w:r>
      <w:r w:rsidR="00F05C17" w:rsidRPr="00F05C17">
        <w:t xml:space="preserve">hững người bệnh khi tham gia khảo sát </w:t>
      </w:r>
      <w:r w:rsidR="0017505C">
        <w:t xml:space="preserve">có thể </w:t>
      </w:r>
      <w:r w:rsidR="00F05C17" w:rsidRPr="00F05C17">
        <w:t>đều đã biết mình bị bệnh, vì lo sợ biến chứng nên họ chủ động bóp mồm bóp miệng, ăn nhạt và hạn chế dầu mỡ theo lệnh của bác sĩ để bảo vệ mạng sống.</w:t>
      </w:r>
    </w:p>
    <w:p w14:paraId="2FD71C1B" w14:textId="40BB49CA" w:rsidR="0017505C" w:rsidRDefault="0017505C" w:rsidP="00C353FC">
      <w:pPr>
        <w:ind w:firstLine="720"/>
        <w:jc w:val="both"/>
      </w:pPr>
      <w:r w:rsidRPr="0017505C">
        <w:t xml:space="preserve">Ngược lại, dải ngoại lai ăn mặn kinh hoàng ở nhóm khỏe mạnh chính là </w:t>
      </w:r>
      <w:r w:rsidRPr="0017505C">
        <w:rPr>
          <w:b/>
          <w:bCs/>
        </w:rPr>
        <w:t>"quần thể rủi ro cao ẩn mình trong cộng đồng"</w:t>
      </w:r>
      <w:r w:rsidRPr="0017505C">
        <w:t>. Họ chưa phát bệnh tại thời điểm khám, nhưng lối sống ăn uống tàn phá mạch máu này chắc chắn sẽ sớm dịch chuyển họ thành bệnh nhân trong tương lai.</w:t>
      </w:r>
    </w:p>
    <w:p w14:paraId="7ECDBA7F" w14:textId="68C724FA" w:rsidR="00614C6A" w:rsidRDefault="00614C6A" w:rsidP="00C353FC">
      <w:pPr>
        <w:jc w:val="both"/>
        <w:rPr>
          <w:b/>
          <w:bCs/>
        </w:rPr>
      </w:pPr>
      <w:r>
        <w:rPr>
          <w:b/>
          <w:bCs/>
        </w:rPr>
        <w:t xml:space="preserve">Ý nghĩa cho bài toán: </w:t>
      </w:r>
    </w:p>
    <w:p w14:paraId="1BF44548" w14:textId="7CE5410E" w:rsidR="00614C6A" w:rsidRDefault="00614C6A" w:rsidP="00C353FC">
      <w:pPr>
        <w:jc w:val="both"/>
        <w:rPr>
          <w:b/>
          <w:bCs/>
        </w:rPr>
      </w:pPr>
      <w:r>
        <w:rPr>
          <w:b/>
          <w:bCs/>
        </w:rPr>
        <w:t xml:space="preserve">Bài toán 1: </w:t>
      </w:r>
      <w:r w:rsidR="00464381" w:rsidRPr="00464381">
        <w:rPr>
          <w:b/>
          <w:bCs/>
        </w:rPr>
        <w:t>Khai phá luật kết hợp - Association Rules</w:t>
      </w:r>
    </w:p>
    <w:p w14:paraId="038B5185" w14:textId="056059BA" w:rsidR="00464381" w:rsidRDefault="00464381" w:rsidP="00C353FC">
      <w:pPr>
        <w:jc w:val="both"/>
      </w:pPr>
      <w:r>
        <w:rPr>
          <w:b/>
          <w:bCs/>
        </w:rPr>
        <w:t xml:space="preserve">Vấn đề: </w:t>
      </w:r>
      <w:r>
        <w:t>Nếu để nguyên dữ liệu thô, thuật toán tìm luật như (Apriori hay FP- Growth) hoạt động theo nguyên tắt đếm tần suất xuất hiện cùng nhau</w:t>
      </w:r>
      <w:r w:rsidR="004215F0">
        <w:t>. Thuật toán sẽ tự động gom nhóm và đề xuất ra các dạng luật như: Nêu [Ăn nhạt, ít chất béo] =&gt; [Cao huyết áp]. Nghe vô lý, và sai hoàn toàn so với y khoa.</w:t>
      </w:r>
    </w:p>
    <w:p w14:paraId="3F696BA3" w14:textId="4F20EA04" w:rsidR="0075071C" w:rsidRDefault="0075071C" w:rsidP="00C353FC">
      <w:pPr>
        <w:jc w:val="both"/>
      </w:pPr>
      <w:r>
        <w:rPr>
          <w:b/>
          <w:bCs/>
        </w:rPr>
        <w:t xml:space="preserve">Hướng: </w:t>
      </w:r>
      <w:r>
        <w:t xml:space="preserve">Rời rạc hóa dữ liệu (Discretization), ép nó về dạng nhãn nhị phân dựa trên nguy cơ thực tế. </w:t>
      </w:r>
    </w:p>
    <w:p w14:paraId="008F00EB" w14:textId="691B44B1" w:rsidR="003D3187" w:rsidRDefault="0075071C" w:rsidP="00C353FC">
      <w:pPr>
        <w:jc w:val="both"/>
        <w:rPr>
          <w:lang w:val="en-US"/>
        </w:rPr>
      </w:pPr>
      <w:r>
        <w:t>Ví dụ: &gt;5000 mg muối hoặc &gt;150g chất béo (dải chấm ngoại lai của nhóm khỏe mạnh) ép thành nhãn 1 (Nguy cơ cao). Thuật toán sẽ học dựa trên vùng nguy cơ ẩn và đưa ra luật chuẩn: Nếu [Lối sống nạp muối nguy cơ cao] =&gt; Thì [Dễ bị cao huyết áp]</w:t>
      </w:r>
    </w:p>
    <w:p w14:paraId="4DFAB79A" w14:textId="56272513" w:rsidR="008467FA" w:rsidRDefault="008467FA" w:rsidP="00C353FC">
      <w:pPr>
        <w:jc w:val="both"/>
        <w:rPr>
          <w:b/>
          <w:bCs/>
          <w:lang w:val="en-US"/>
        </w:rPr>
      </w:pPr>
      <w:r>
        <w:rPr>
          <w:b/>
          <w:bCs/>
          <w:lang w:val="en-US"/>
        </w:rPr>
        <w:t>Bài toán 2: Mô hình Máy học dự báo nguy cơ – Classification</w:t>
      </w:r>
    </w:p>
    <w:p w14:paraId="3E3848A4" w14:textId="5CBCA8C1" w:rsidR="008467FA" w:rsidRDefault="00854A6B" w:rsidP="00C353FC">
      <w:pPr>
        <w:jc w:val="both"/>
      </w:pPr>
      <w:r>
        <w:rPr>
          <w:b/>
          <w:bCs/>
          <w:lang w:val="en-US"/>
        </w:rPr>
        <w:t xml:space="preserve">Vấn đề: </w:t>
      </w:r>
      <w:r w:rsidRPr="00854A6B">
        <w:t>Biểu đồ chỉ ra dải điểm ngoại lai khổng lồ ăn mặn kinh hoàng đang nằm ở nhóm Khỏe mạnh.</w:t>
      </w:r>
    </w:p>
    <w:p w14:paraId="3B8F1E2F" w14:textId="6FAB5082" w:rsidR="00605E6F" w:rsidRDefault="00D448CE" w:rsidP="00C353FC">
      <w:pPr>
        <w:jc w:val="both"/>
      </w:pPr>
      <w:r>
        <w:rPr>
          <w:b/>
          <w:bCs/>
        </w:rPr>
        <w:t xml:space="preserve">Hướng: </w:t>
      </w:r>
      <w:r>
        <w:t>Việc gom nhóm và giữ lại các ngoại lai này</w:t>
      </w:r>
      <w:r w:rsidR="00B73AE2">
        <w:t xml:space="preserve"> </w:t>
      </w:r>
      <w:r w:rsidR="00A92C33">
        <w:t>nhưng phát bệnh sẽ giúp ích cho mô hình dự báo.</w:t>
      </w:r>
    </w:p>
    <w:p w14:paraId="1EA41962" w14:textId="17604F7D" w:rsidR="00605E6F" w:rsidRDefault="00605E6F" w:rsidP="00C353FC">
      <w:pPr>
        <w:jc w:val="both"/>
      </w:pPr>
      <w:r>
        <w:t xml:space="preserve">Sau khi ép ngưỡng rủi ro, mô hình máy học sẽ không đánh lừa bởi mác “Khỏe mạnh” tạm thời. </w:t>
      </w:r>
      <w:r w:rsidR="0070571A">
        <w:t>Máy sẽ tự hiểu “Hiện tại chưa bệnh, nhưng trong tương lai dễ đổ bệnh”</w:t>
      </w:r>
    </w:p>
    <w:p w14:paraId="35105389" w14:textId="22F98D1A" w:rsidR="00E7781C" w:rsidRDefault="00E7781C" w:rsidP="00C353FC">
      <w:pPr>
        <w:jc w:val="both"/>
      </w:pPr>
      <w:r>
        <w:t>Trong dự báo y tế, thà cảnh báo nhầm còn hơn bỏ sót người có nguy cơ bệnh.</w:t>
      </w:r>
    </w:p>
    <w:p w14:paraId="4D5CF612" w14:textId="77777777" w:rsidR="00E7781C" w:rsidRDefault="00E7781C" w:rsidP="00C353FC"/>
    <w:p w14:paraId="1C797BB3" w14:textId="77777777" w:rsidR="00557582" w:rsidRDefault="00557582" w:rsidP="00C353FC"/>
    <w:p w14:paraId="5C2BAFBB" w14:textId="77777777" w:rsidR="00557582" w:rsidRDefault="00557582" w:rsidP="00C353FC"/>
    <w:p w14:paraId="3C20CAA2" w14:textId="77777777" w:rsidR="00557582" w:rsidRDefault="00557582" w:rsidP="00C353FC"/>
    <w:p w14:paraId="1AD756E4" w14:textId="77777777" w:rsidR="00557582" w:rsidRDefault="00557582" w:rsidP="00C353FC"/>
    <w:p w14:paraId="280B295B" w14:textId="77777777" w:rsidR="00557582" w:rsidRDefault="00557582" w:rsidP="00C353FC"/>
    <w:p w14:paraId="2231006D" w14:textId="77777777" w:rsidR="00557582" w:rsidRDefault="00557582" w:rsidP="00C353FC"/>
    <w:p w14:paraId="4B4DD9D9" w14:textId="77777777" w:rsidR="00557582" w:rsidRDefault="00557582" w:rsidP="00C353FC"/>
    <w:p w14:paraId="3693E309" w14:textId="77777777" w:rsidR="00557582" w:rsidRDefault="00557582" w:rsidP="00C353FC"/>
    <w:p w14:paraId="71B637E0" w14:textId="77777777" w:rsidR="00557582" w:rsidRPr="00E7781C" w:rsidRDefault="00557582" w:rsidP="00C353FC"/>
    <w:p w14:paraId="38C2986D" w14:textId="6F5392B4" w:rsidR="00211E1E" w:rsidRDefault="00211E1E" w:rsidP="00C353FC">
      <w:pPr>
        <w:rPr>
          <w:b/>
          <w:bCs/>
        </w:rPr>
      </w:pPr>
      <w:r w:rsidRPr="00211E1E">
        <w:rPr>
          <w:b/>
          <w:bCs/>
        </w:rPr>
        <w:t>Nhóm 2:</w:t>
      </w:r>
      <w:r w:rsidR="00A267CA" w:rsidRPr="00A267CA">
        <w:rPr>
          <w:b/>
          <w:bCs/>
        </w:rPr>
        <w:t xml:space="preserve"> </w:t>
      </w:r>
      <w:r w:rsidRPr="00211E1E">
        <w:rPr>
          <w:b/>
          <w:bCs/>
        </w:rPr>
        <w:t>Bệnh Tiểu đường (DIABETES)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4"/>
        <w:gridCol w:w="2998"/>
        <w:gridCol w:w="3014"/>
      </w:tblGrid>
      <w:tr w:rsidR="003A61A4" w14:paraId="6F682C91" w14:textId="77777777" w:rsidTr="00557582">
        <w:tc>
          <w:tcPr>
            <w:tcW w:w="3122" w:type="dxa"/>
          </w:tcPr>
          <w:p w14:paraId="0702AC26" w14:textId="40B38E15" w:rsidR="003A61A4" w:rsidRPr="00A766F7" w:rsidRDefault="00095CF9" w:rsidP="00C353FC">
            <w:pPr>
              <w:keepNext/>
              <w:jc w:val="center"/>
            </w:pPr>
            <w:r w:rsidRPr="00BE2D86">
              <w:rPr>
                <w:noProof/>
              </w:rPr>
              <w:lastRenderedPageBreak/>
              <w:drawing>
                <wp:inline distT="0" distB="0" distL="0" distR="0" wp14:anchorId="54E267D8" wp14:editId="4A0D33FB">
                  <wp:extent cx="1879601" cy="1518699"/>
                  <wp:effectExtent l="0" t="0" r="6350" b="5715"/>
                  <wp:docPr id="177499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6717" name=""/>
                          <pic:cNvPicPr/>
                        </pic:nvPicPr>
                        <pic:blipFill rotWithShape="1">
                          <a:blip r:embed="rId58"/>
                          <a:srcRect t="7849"/>
                          <a:stretch>
                            <a:fillRect/>
                          </a:stretch>
                        </pic:blipFill>
                        <pic:spPr bwMode="auto">
                          <a:xfrm>
                            <a:off x="0" y="0"/>
                            <a:ext cx="1892553" cy="1529164"/>
                          </a:xfrm>
                          <a:prstGeom prst="rect">
                            <a:avLst/>
                          </a:prstGeom>
                          <a:ln>
                            <a:noFill/>
                          </a:ln>
                          <a:extLst>
                            <a:ext uri="{53640926-AAD7-44D8-BBD7-CCE9431645EC}">
                              <a14:shadowObscured xmlns:a14="http://schemas.microsoft.com/office/drawing/2010/main"/>
                            </a:ext>
                          </a:extLst>
                        </pic:spPr>
                      </pic:pic>
                    </a:graphicData>
                  </a:graphic>
                </wp:inline>
              </w:drawing>
            </w:r>
            <w:r w:rsidR="00A267CA" w:rsidRPr="00BE2D86">
              <w:rPr>
                <w:i/>
                <w:iCs/>
              </w:rPr>
              <w:t>Energy_kcal</w:t>
            </w:r>
          </w:p>
        </w:tc>
        <w:tc>
          <w:tcPr>
            <w:tcW w:w="3106" w:type="dxa"/>
          </w:tcPr>
          <w:p w14:paraId="5232C5C8" w14:textId="3BC93A52" w:rsidR="005952C6" w:rsidRPr="00BE2D86" w:rsidRDefault="0060548B" w:rsidP="00C353FC">
            <w:r w:rsidRPr="00BE2D86">
              <w:rPr>
                <w:noProof/>
              </w:rPr>
              <w:drawing>
                <wp:inline distT="0" distB="0" distL="0" distR="0" wp14:anchorId="4705F899" wp14:editId="5470AD75">
                  <wp:extent cx="1875155" cy="1518285"/>
                  <wp:effectExtent l="0" t="0" r="0" b="5715"/>
                  <wp:docPr id="177057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77699" name=""/>
                          <pic:cNvPicPr/>
                        </pic:nvPicPr>
                        <pic:blipFill>
                          <a:blip r:embed="rId59"/>
                          <a:stretch>
                            <a:fillRect/>
                          </a:stretch>
                        </pic:blipFill>
                        <pic:spPr>
                          <a:xfrm>
                            <a:off x="0" y="0"/>
                            <a:ext cx="1934414" cy="1566266"/>
                          </a:xfrm>
                          <a:prstGeom prst="rect">
                            <a:avLst/>
                          </a:prstGeom>
                        </pic:spPr>
                      </pic:pic>
                    </a:graphicData>
                  </a:graphic>
                </wp:inline>
              </w:drawing>
            </w:r>
          </w:p>
          <w:p w14:paraId="0C92D0BA" w14:textId="32B7D9FE" w:rsidR="003A61A4" w:rsidRPr="00BE2D86" w:rsidRDefault="00A267CA" w:rsidP="00C353FC">
            <w:pPr>
              <w:jc w:val="center"/>
              <w:rPr>
                <w:i/>
                <w:iCs/>
              </w:rPr>
            </w:pPr>
            <w:r w:rsidRPr="00BE2D86">
              <w:rPr>
                <w:i/>
                <w:iCs/>
              </w:rPr>
              <w:t>Sugar_g</w:t>
            </w:r>
          </w:p>
        </w:tc>
        <w:tc>
          <w:tcPr>
            <w:tcW w:w="3122" w:type="dxa"/>
          </w:tcPr>
          <w:p w14:paraId="2B3BA039" w14:textId="5B563B18" w:rsidR="005952C6" w:rsidRPr="00BE2D86" w:rsidRDefault="008D5E14" w:rsidP="00C353FC">
            <w:r w:rsidRPr="00BE2D86">
              <w:rPr>
                <w:noProof/>
              </w:rPr>
              <w:drawing>
                <wp:inline distT="0" distB="0" distL="0" distR="0" wp14:anchorId="1625E010" wp14:editId="29553E75">
                  <wp:extent cx="1884097" cy="1518285"/>
                  <wp:effectExtent l="0" t="0" r="1905" b="5715"/>
                  <wp:docPr id="123657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79614" name=""/>
                          <pic:cNvPicPr/>
                        </pic:nvPicPr>
                        <pic:blipFill>
                          <a:blip r:embed="rId60"/>
                          <a:stretch>
                            <a:fillRect/>
                          </a:stretch>
                        </pic:blipFill>
                        <pic:spPr>
                          <a:xfrm>
                            <a:off x="0" y="0"/>
                            <a:ext cx="1958792" cy="1578477"/>
                          </a:xfrm>
                          <a:prstGeom prst="rect">
                            <a:avLst/>
                          </a:prstGeom>
                        </pic:spPr>
                      </pic:pic>
                    </a:graphicData>
                  </a:graphic>
                </wp:inline>
              </w:drawing>
            </w:r>
          </w:p>
          <w:p w14:paraId="775E1568" w14:textId="22261D38" w:rsidR="003A61A4" w:rsidRPr="00BE2D86" w:rsidRDefault="005952C6" w:rsidP="00C353FC">
            <w:pPr>
              <w:jc w:val="center"/>
              <w:rPr>
                <w:i/>
                <w:iCs/>
              </w:rPr>
            </w:pPr>
            <w:r w:rsidRPr="00BE2D86">
              <w:rPr>
                <w:i/>
                <w:iCs/>
              </w:rPr>
              <w:t>Alcohol_g</w:t>
            </w:r>
          </w:p>
        </w:tc>
      </w:tr>
    </w:tbl>
    <w:p w14:paraId="2806898E" w14:textId="7CC79E4C" w:rsidR="00A766F7" w:rsidRPr="00A766F7" w:rsidRDefault="00A766F7" w:rsidP="00C353FC">
      <w:pPr>
        <w:pStyle w:val="Caption"/>
        <w:jc w:val="center"/>
        <w:rPr>
          <w:color w:val="000000" w:themeColor="text1"/>
          <w:sz w:val="26"/>
          <w:szCs w:val="26"/>
        </w:rPr>
      </w:pPr>
      <w:bookmarkStart w:id="88" w:name="_Toc230335491"/>
      <w:r w:rsidRPr="00A766F7">
        <w:rPr>
          <w:color w:val="000000" w:themeColor="text1"/>
          <w:sz w:val="26"/>
          <w:szCs w:val="26"/>
        </w:rPr>
        <w:t xml:space="preserve">Hình </w:t>
      </w:r>
      <w:r w:rsidRPr="00A766F7">
        <w:rPr>
          <w:color w:val="000000" w:themeColor="text1"/>
          <w:sz w:val="26"/>
          <w:szCs w:val="26"/>
        </w:rPr>
        <w:fldChar w:fldCharType="begin"/>
      </w:r>
      <w:r w:rsidRPr="00A766F7">
        <w:rPr>
          <w:color w:val="000000" w:themeColor="text1"/>
          <w:sz w:val="26"/>
          <w:szCs w:val="26"/>
        </w:rPr>
        <w:instrText xml:space="preserve"> SEQ Figure \* ARABIC </w:instrText>
      </w:r>
      <w:r w:rsidRPr="00A766F7">
        <w:rPr>
          <w:color w:val="000000" w:themeColor="text1"/>
          <w:sz w:val="26"/>
          <w:szCs w:val="26"/>
        </w:rPr>
        <w:fldChar w:fldCharType="separate"/>
      </w:r>
      <w:r>
        <w:rPr>
          <w:noProof/>
          <w:color w:val="000000" w:themeColor="text1"/>
          <w:sz w:val="26"/>
          <w:szCs w:val="26"/>
        </w:rPr>
        <w:t>35</w:t>
      </w:r>
      <w:r w:rsidRPr="00A766F7">
        <w:rPr>
          <w:color w:val="000000" w:themeColor="text1"/>
          <w:sz w:val="26"/>
          <w:szCs w:val="26"/>
        </w:rPr>
        <w:fldChar w:fldCharType="end"/>
      </w:r>
      <w:r w:rsidRPr="00A766F7">
        <w:rPr>
          <w:color w:val="000000" w:themeColor="text1"/>
          <w:sz w:val="26"/>
          <w:szCs w:val="26"/>
        </w:rPr>
        <w:t>: Phân bố hàm lượng Năng lượng (energy_kcal), Đường (sugar_g) và Chất cồn (alcohol_g) ở nhóm bệnh nhân Tiểu đường (Diabetes).</w:t>
      </w:r>
      <w:bookmarkEnd w:id="88"/>
    </w:p>
    <w:p w14:paraId="7F64C2BE" w14:textId="0CC54B4E" w:rsidR="00715640" w:rsidRPr="008461C2" w:rsidRDefault="008461C2" w:rsidP="00C353FC">
      <w:pPr>
        <w:ind w:firstLine="720"/>
        <w:jc w:val="both"/>
        <w:rPr>
          <w:lang w:val="en-US"/>
        </w:rPr>
      </w:pPr>
      <w:r w:rsidRPr="008461C2">
        <w:rPr>
          <w:lang w:val="en-US"/>
        </w:rPr>
        <w:t>Do tập dữ liệu chứa các giá trị ngoại lai (outliers) quá lớn (Năng lượng vọt lên 12,500kcal và Đường lên tới 800g, tỷ lệ trục dọc (Y-axis) bị kéo giãn mạnh. Điều này làm cho các hộp dữ liệu của energy_kcal và sugar_g bị ép dẹp, khiến vạch trung vị màu đỏ của hai nhóm nhìn trực quan có cảm giác ngang nhau. Tuy nhiên, số liệu thực tế chứng minh nhóm Mắc bệnh (Màu vàng) có xu hướng ăn ít calo tổng và ít lượng đường hơn nhóm khỏe mạnh.</w:t>
      </w:r>
      <w:r w:rsidR="00715640">
        <w:rPr>
          <w:lang w:val="en-US"/>
        </w:rPr>
        <w:t xml:space="preserve"> Điều này tương tự so với nhóm 1</w:t>
      </w:r>
      <w:r w:rsidR="00A766F7">
        <w:rPr>
          <w:lang w:val="en-US"/>
        </w:rPr>
        <w:t>, d</w:t>
      </w:r>
      <w:r w:rsidR="00715640">
        <w:rPr>
          <w:lang w:val="en-US"/>
        </w:rPr>
        <w:t>o đó hướng giải quyết áp dụng cho 2 bài toán tương tự nhóm 1</w:t>
      </w:r>
      <w:r w:rsidR="00A766F7">
        <w:rPr>
          <w:lang w:val="en-US"/>
        </w:rPr>
        <w:t>.</w:t>
      </w:r>
    </w:p>
    <w:p w14:paraId="7387D011" w14:textId="77777777" w:rsidR="008C7643" w:rsidRPr="00A50907" w:rsidRDefault="008C7643" w:rsidP="00C353FC">
      <w:pPr>
        <w:rPr>
          <w:b/>
          <w:bCs/>
        </w:rPr>
      </w:pPr>
    </w:p>
    <w:p w14:paraId="6103313A" w14:textId="285ADE43" w:rsidR="00211E1E" w:rsidRDefault="00211E1E" w:rsidP="00C353FC">
      <w:pPr>
        <w:rPr>
          <w:b/>
          <w:bCs/>
        </w:rPr>
      </w:pPr>
      <w:r w:rsidRPr="00211E1E">
        <w:rPr>
          <w:b/>
          <w:bCs/>
        </w:rPr>
        <w:t>Nhóm 3: Biến cố Đột quỵ (STROKE)</w:t>
      </w:r>
    </w:p>
    <w:tbl>
      <w:tblPr>
        <w:tblStyle w:val="TableGrid"/>
        <w:tblW w:w="0" w:type="auto"/>
        <w:tblLook w:val="04A0" w:firstRow="1" w:lastRow="0" w:firstColumn="1" w:lastColumn="0" w:noHBand="0" w:noVBand="1"/>
      </w:tblPr>
      <w:tblGrid>
        <w:gridCol w:w="4508"/>
        <w:gridCol w:w="4508"/>
      </w:tblGrid>
      <w:tr w:rsidR="00547998" w14:paraId="5DD224FF" w14:textId="77777777" w:rsidTr="00547998">
        <w:tc>
          <w:tcPr>
            <w:tcW w:w="4675" w:type="dxa"/>
          </w:tcPr>
          <w:p w14:paraId="13B15EE4" w14:textId="77777777" w:rsidR="00547998" w:rsidRDefault="00C15644" w:rsidP="00C353FC">
            <w:pPr>
              <w:keepNext/>
            </w:pPr>
            <w:r w:rsidRPr="00C15644">
              <w:rPr>
                <w:b/>
                <w:bCs/>
                <w:noProof/>
              </w:rPr>
              <w:drawing>
                <wp:inline distT="0" distB="0" distL="0" distR="0" wp14:anchorId="3CE82664" wp14:editId="04A76024">
                  <wp:extent cx="2854196" cy="2289761"/>
                  <wp:effectExtent l="0" t="0" r="3810" b="0"/>
                  <wp:docPr id="121011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7781" name=""/>
                          <pic:cNvPicPr/>
                        </pic:nvPicPr>
                        <pic:blipFill>
                          <a:blip r:embed="rId61"/>
                          <a:stretch>
                            <a:fillRect/>
                          </a:stretch>
                        </pic:blipFill>
                        <pic:spPr>
                          <a:xfrm>
                            <a:off x="0" y="0"/>
                            <a:ext cx="2899221" cy="2325882"/>
                          </a:xfrm>
                          <a:prstGeom prst="rect">
                            <a:avLst/>
                          </a:prstGeom>
                        </pic:spPr>
                      </pic:pic>
                    </a:graphicData>
                  </a:graphic>
                </wp:inline>
              </w:drawing>
            </w:r>
          </w:p>
          <w:p w14:paraId="1022A178" w14:textId="6CDFC9FF" w:rsidR="00C15644" w:rsidRPr="00616127" w:rsidRDefault="009A637F" w:rsidP="00C353FC">
            <w:pPr>
              <w:jc w:val="center"/>
              <w:rPr>
                <w:i/>
              </w:rPr>
            </w:pPr>
            <w:r w:rsidRPr="00616127">
              <w:rPr>
                <w:i/>
              </w:rPr>
              <w:t>Sodium_g</w:t>
            </w:r>
          </w:p>
        </w:tc>
        <w:tc>
          <w:tcPr>
            <w:tcW w:w="4675" w:type="dxa"/>
          </w:tcPr>
          <w:p w14:paraId="40AF12CD" w14:textId="77777777" w:rsidR="00547998" w:rsidRDefault="00357BE5" w:rsidP="00C353FC">
            <w:pPr>
              <w:rPr>
                <w:b/>
                <w:bCs/>
              </w:rPr>
            </w:pPr>
            <w:r w:rsidRPr="00357BE5">
              <w:rPr>
                <w:b/>
                <w:bCs/>
                <w:noProof/>
              </w:rPr>
              <w:drawing>
                <wp:inline distT="0" distB="0" distL="0" distR="0" wp14:anchorId="532A111D" wp14:editId="53750EBF">
                  <wp:extent cx="2856586" cy="2289848"/>
                  <wp:effectExtent l="0" t="0" r="1270" b="0"/>
                  <wp:docPr id="59119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6491" name=""/>
                          <pic:cNvPicPr/>
                        </pic:nvPicPr>
                        <pic:blipFill>
                          <a:blip r:embed="rId62"/>
                          <a:stretch>
                            <a:fillRect/>
                          </a:stretch>
                        </pic:blipFill>
                        <pic:spPr>
                          <a:xfrm>
                            <a:off x="0" y="0"/>
                            <a:ext cx="2937043" cy="2354343"/>
                          </a:xfrm>
                          <a:prstGeom prst="rect">
                            <a:avLst/>
                          </a:prstGeom>
                        </pic:spPr>
                      </pic:pic>
                    </a:graphicData>
                  </a:graphic>
                </wp:inline>
              </w:drawing>
            </w:r>
          </w:p>
          <w:p w14:paraId="1B99294D" w14:textId="0F416EBC" w:rsidR="00357BE5" w:rsidRPr="00616127" w:rsidRDefault="00357BE5" w:rsidP="00C353FC">
            <w:pPr>
              <w:jc w:val="center"/>
              <w:rPr>
                <w:i/>
                <w:lang w:val="en-US"/>
              </w:rPr>
            </w:pPr>
            <w:r w:rsidRPr="00616127">
              <w:rPr>
                <w:i/>
              </w:rPr>
              <w:t xml:space="preserve">Fiber_g </w:t>
            </w:r>
            <w:r w:rsidRPr="00616127">
              <w:rPr>
                <w:i/>
                <w:lang w:val="en-US"/>
              </w:rPr>
              <w:t>(C</w:t>
            </w:r>
            <w:r w:rsidR="00AA176B" w:rsidRPr="00616127">
              <w:rPr>
                <w:i/>
                <w:lang w:val="en-US"/>
              </w:rPr>
              <w:t>hất xơ</w:t>
            </w:r>
            <w:r w:rsidRPr="00616127">
              <w:rPr>
                <w:i/>
                <w:lang w:val="en-US"/>
              </w:rPr>
              <w:t>)</w:t>
            </w:r>
          </w:p>
        </w:tc>
      </w:tr>
    </w:tbl>
    <w:p w14:paraId="3E47BF37" w14:textId="5B6E3369" w:rsidR="00A766F7" w:rsidRPr="00A766F7" w:rsidRDefault="00A766F7" w:rsidP="00C353FC">
      <w:pPr>
        <w:pStyle w:val="Caption"/>
        <w:jc w:val="center"/>
        <w:rPr>
          <w:color w:val="000000" w:themeColor="text1"/>
          <w:sz w:val="26"/>
          <w:szCs w:val="26"/>
        </w:rPr>
      </w:pPr>
      <w:bookmarkStart w:id="89" w:name="_Toc230335492"/>
      <w:r w:rsidRPr="00A766F7">
        <w:rPr>
          <w:color w:val="000000" w:themeColor="text1"/>
          <w:sz w:val="26"/>
          <w:szCs w:val="26"/>
        </w:rPr>
        <w:t xml:space="preserve">Hình </w:t>
      </w:r>
      <w:r w:rsidRPr="00A766F7">
        <w:rPr>
          <w:color w:val="000000" w:themeColor="text1"/>
          <w:sz w:val="26"/>
          <w:szCs w:val="26"/>
        </w:rPr>
        <w:fldChar w:fldCharType="begin"/>
      </w:r>
      <w:r w:rsidRPr="00A766F7">
        <w:rPr>
          <w:color w:val="000000" w:themeColor="text1"/>
          <w:sz w:val="26"/>
          <w:szCs w:val="26"/>
        </w:rPr>
        <w:instrText xml:space="preserve"> SEQ Figure \* ARABIC </w:instrText>
      </w:r>
      <w:r w:rsidRPr="00A766F7">
        <w:rPr>
          <w:color w:val="000000" w:themeColor="text1"/>
          <w:sz w:val="26"/>
          <w:szCs w:val="26"/>
        </w:rPr>
        <w:fldChar w:fldCharType="separate"/>
      </w:r>
      <w:r>
        <w:rPr>
          <w:noProof/>
          <w:color w:val="000000" w:themeColor="text1"/>
          <w:sz w:val="26"/>
          <w:szCs w:val="26"/>
        </w:rPr>
        <w:t>36</w:t>
      </w:r>
      <w:r w:rsidRPr="00A766F7">
        <w:rPr>
          <w:color w:val="000000" w:themeColor="text1"/>
          <w:sz w:val="26"/>
          <w:szCs w:val="26"/>
        </w:rPr>
        <w:fldChar w:fldCharType="end"/>
      </w:r>
      <w:r w:rsidRPr="00A766F7">
        <w:rPr>
          <w:color w:val="000000" w:themeColor="text1"/>
          <w:sz w:val="26"/>
          <w:szCs w:val="26"/>
        </w:rPr>
        <w:t>: Phân bố hàm lượng Muối (sodium_mg) và Chất xơ (fiber_g) ở nhóm bệnh nhân có biến cố Đột quỵ (Stroke)</w:t>
      </w:r>
      <w:bookmarkEnd w:id="89"/>
    </w:p>
    <w:p w14:paraId="216B7C2D" w14:textId="7A2BEAF0" w:rsidR="008C7643" w:rsidRDefault="00BB52E5" w:rsidP="00C353FC">
      <w:pPr>
        <w:ind w:firstLine="720"/>
        <w:jc w:val="both"/>
      </w:pPr>
      <w:r w:rsidRPr="00BB52E5">
        <w:t xml:space="preserve">Lượng muối nạp vào của nhóm mắc bệnh tiếp tục thấp hơn nhóm khỏe mạnh. Tuy nhiên, ở biến Chất xơ (fiber_g), đồ thị hoạt động </w:t>
      </w:r>
      <w:r w:rsidRPr="00BB52E5">
        <w:rPr>
          <w:b/>
          <w:bCs/>
        </w:rPr>
        <w:t>đúng theo lý thuyết</w:t>
      </w:r>
      <w:r w:rsidRPr="00BB52E5">
        <w:t xml:space="preserve">: Hộp dữ liệu của nhóm </w:t>
      </w:r>
      <w:r w:rsidRPr="00BB52E5">
        <w:rPr>
          <w:b/>
          <w:bCs/>
        </w:rPr>
        <w:t>Khỏe mạnh (Màu xanh)</w:t>
      </w:r>
      <w:r w:rsidRPr="00BB52E5">
        <w:t xml:space="preserve"> có phân bố cao hơn và ổn định hơn so với nhóm mắc bệnh.</w:t>
      </w:r>
    </w:p>
    <w:p w14:paraId="411A6D1A" w14:textId="4B7EC5DA" w:rsidR="00BB52E5" w:rsidRDefault="006A4D2A" w:rsidP="00C353FC">
      <w:pPr>
        <w:jc w:val="both"/>
        <w:rPr>
          <w:b/>
        </w:rPr>
      </w:pPr>
      <w:r>
        <w:rPr>
          <w:b/>
          <w:bCs/>
        </w:rPr>
        <w:t xml:space="preserve">Thực tiễn: </w:t>
      </w:r>
    </w:p>
    <w:p w14:paraId="4E8C1F87" w14:textId="18DD424D" w:rsidR="00D464D0" w:rsidRPr="00D464D0" w:rsidRDefault="00D464D0" w:rsidP="00C353FC">
      <w:pPr>
        <w:ind w:firstLine="720"/>
        <w:jc w:val="both"/>
        <w:rPr>
          <w:lang w:val="en-US"/>
        </w:rPr>
      </w:pPr>
      <w:r w:rsidRPr="00D464D0">
        <w:rPr>
          <w:lang w:val="en-US"/>
        </w:rPr>
        <w:t xml:space="preserve">Đột quỵ (tai biến mạch máu não) là biến chứng nguy hiểm do thành mạch bị tổn thương hoặc xơ vữa bít kín. Chất xơ (fiber_g) đóng vai trò là </w:t>
      </w:r>
      <w:r w:rsidRPr="00D464D0">
        <w:rPr>
          <w:b/>
          <w:bCs/>
          <w:lang w:val="en-US"/>
        </w:rPr>
        <w:t>yếu tố bảo vệ</w:t>
      </w:r>
      <w:r w:rsidRPr="00D464D0">
        <w:rPr>
          <w:lang w:val="en-US"/>
        </w:rPr>
        <w:t xml:space="preserve"> nhờ khả năng làm giảm cholesterol xấu trong máu, giúp người ăn nhiều rau xanh giữ được mạch máu khỏe mạnh.</w:t>
      </w:r>
    </w:p>
    <w:p w14:paraId="70A25269" w14:textId="5B3133C1" w:rsidR="00D464D0" w:rsidRPr="00D464D0" w:rsidRDefault="00D464D0" w:rsidP="00C353FC">
      <w:pPr>
        <w:ind w:firstLine="720"/>
        <w:jc w:val="both"/>
        <w:rPr>
          <w:lang w:val="en-US"/>
        </w:rPr>
      </w:pPr>
      <w:r w:rsidRPr="00D464D0">
        <w:rPr>
          <w:lang w:val="en-US"/>
        </w:rPr>
        <w:lastRenderedPageBreak/>
        <w:t>Người đã từng bị đột quỵ và may mắn sống sót sẽ ăn uống cực kỳ khoa học (ăn nhạt hoàn toàn) để tránh tái phát cục máu đông. Ngược lại, những người khỏe mạnh nằm ở dải ngoại lai ăn mặn chính là mối hiểm họa tiềm ẩn, thành mạch của họ đang bị tàn phá âm thầm mà không hề hay biết.</w:t>
      </w:r>
    </w:p>
    <w:p w14:paraId="1377BE27" w14:textId="2E2385B0" w:rsidR="006A4D2A" w:rsidRPr="00666FAE" w:rsidRDefault="00666FAE" w:rsidP="00C353FC">
      <w:pPr>
        <w:jc w:val="both"/>
        <w:rPr>
          <w:b/>
          <w:lang w:val="en-US"/>
        </w:rPr>
      </w:pPr>
      <w:r>
        <w:rPr>
          <w:b/>
          <w:bCs/>
          <w:lang w:val="en-US"/>
        </w:rPr>
        <w:t>Ý nghĩa cho bài toán:</w:t>
      </w:r>
    </w:p>
    <w:p w14:paraId="0BE70D48" w14:textId="10871290" w:rsidR="00666FAE" w:rsidRPr="00666FAE" w:rsidRDefault="00666FAE" w:rsidP="00C353FC">
      <w:pPr>
        <w:jc w:val="both"/>
        <w:rPr>
          <w:lang w:val="en-US"/>
        </w:rPr>
      </w:pPr>
      <w:r w:rsidRPr="00666FAE">
        <w:rPr>
          <w:b/>
          <w:bCs/>
          <w:lang w:val="en-US"/>
        </w:rPr>
        <w:t>Bài toán 1 (Luật kết hợp):</w:t>
      </w:r>
      <w:r w:rsidRPr="00666FAE">
        <w:rPr>
          <w:lang w:val="en-US"/>
        </w:rPr>
        <w:t xml:space="preserve"> Đây là vùng dữ liệu lý tưởng cho thuật toán Apriori/FP-Growth khai phá các </w:t>
      </w:r>
      <w:r w:rsidRPr="00666FAE">
        <w:rPr>
          <w:b/>
          <w:bCs/>
          <w:lang w:val="en-US"/>
        </w:rPr>
        <w:t>luật ẩn đa biến chống đối lập</w:t>
      </w:r>
      <w:r w:rsidRPr="00666FAE">
        <w:rPr>
          <w:lang w:val="en-US"/>
        </w:rPr>
        <w:t xml:space="preserve"> dạng: Nếu [high_sodium] + [low_fiber] =&gt; [Nguy cơ Đột quỵ cao].</w:t>
      </w:r>
    </w:p>
    <w:p w14:paraId="39F54A7D" w14:textId="3240AF4E" w:rsidR="00666FAE" w:rsidRPr="00666FAE" w:rsidRDefault="00666FAE" w:rsidP="00C353FC">
      <w:pPr>
        <w:jc w:val="both"/>
        <w:rPr>
          <w:lang w:val="en-US"/>
        </w:rPr>
      </w:pPr>
      <w:r w:rsidRPr="00666FAE">
        <w:rPr>
          <w:b/>
          <w:bCs/>
          <w:lang w:val="en-US"/>
        </w:rPr>
        <w:t>Bài toán 2 (Dự báo nguy cơ):</w:t>
      </w:r>
      <w:r w:rsidRPr="00666FAE">
        <w:rPr>
          <w:lang w:val="en-US"/>
        </w:rPr>
        <w:t xml:space="preserve"> Biến chất xơ và biến phân ngưỡng muối nguy cơ là hai đặc trưng bắt buộc phải giữ lại. Chúng giúp mô hình máy học thiết lập ranh giới phân loại sắc bén, tăng mạnh chỉ số </w:t>
      </w:r>
      <w:r w:rsidRPr="00666FAE">
        <w:rPr>
          <w:b/>
          <w:bCs/>
          <w:lang w:val="en-US"/>
        </w:rPr>
        <w:t>Recall</w:t>
      </w:r>
      <w:r w:rsidRPr="00666FAE">
        <w:rPr>
          <w:lang w:val="en-US"/>
        </w:rPr>
        <w:t xml:space="preserve"> đối với các ca đột quỵ tiềm ẩn trong quần thể chưa có triệu chứng lâm sàng.</w:t>
      </w:r>
    </w:p>
    <w:p w14:paraId="7BCBEE9F" w14:textId="77777777" w:rsidR="00BB52E5" w:rsidRDefault="00BB52E5" w:rsidP="00C353FC">
      <w:pPr>
        <w:rPr>
          <w:b/>
          <w:bCs/>
        </w:rPr>
      </w:pPr>
    </w:p>
    <w:p w14:paraId="41BB3016" w14:textId="2C1DB352" w:rsidR="009D1917" w:rsidRDefault="00F901C2" w:rsidP="00C353FC">
      <w:pPr>
        <w:rPr>
          <w:b/>
          <w:bCs/>
        </w:rPr>
      </w:pPr>
      <w:r w:rsidRPr="00F901C2">
        <w:rPr>
          <w:b/>
          <w:bCs/>
        </w:rPr>
        <w:t>Nhóm 4: Các bệnh lý cơ tim (HEART_ATTACK, CORONARY, HEART_FAILURE)</w:t>
      </w:r>
    </w:p>
    <w:tbl>
      <w:tblPr>
        <w:tblStyle w:val="TableGrid"/>
        <w:tblW w:w="0" w:type="auto"/>
        <w:tblLook w:val="04A0" w:firstRow="1" w:lastRow="0" w:firstColumn="1" w:lastColumn="0" w:noHBand="0" w:noVBand="1"/>
      </w:tblPr>
      <w:tblGrid>
        <w:gridCol w:w="3006"/>
        <w:gridCol w:w="2980"/>
        <w:gridCol w:w="3030"/>
      </w:tblGrid>
      <w:tr w:rsidR="00547998" w14:paraId="26192244" w14:textId="77777777" w:rsidTr="00A766F7">
        <w:tc>
          <w:tcPr>
            <w:tcW w:w="3117" w:type="dxa"/>
          </w:tcPr>
          <w:p w14:paraId="26BEAA28" w14:textId="5E4ECCD8" w:rsidR="00547998" w:rsidRDefault="00966FCD" w:rsidP="00C353FC">
            <w:pPr>
              <w:rPr>
                <w:b/>
                <w:bCs/>
              </w:rPr>
            </w:pPr>
            <w:r>
              <w:rPr>
                <w:b/>
                <w:bCs/>
              </w:rPr>
              <w:t>HEART_ATTACK- Nhồi máu cơ tim</w:t>
            </w:r>
          </w:p>
        </w:tc>
        <w:tc>
          <w:tcPr>
            <w:tcW w:w="3090" w:type="dxa"/>
          </w:tcPr>
          <w:p w14:paraId="7B928A1C" w14:textId="7442AC03" w:rsidR="00547998" w:rsidRDefault="00966FCD" w:rsidP="00C353FC">
            <w:pPr>
              <w:rPr>
                <w:b/>
                <w:bCs/>
              </w:rPr>
            </w:pPr>
            <w:r>
              <w:rPr>
                <w:b/>
                <w:bCs/>
              </w:rPr>
              <w:t>CORONARY- Bệnh mạch vành</w:t>
            </w:r>
          </w:p>
        </w:tc>
        <w:tc>
          <w:tcPr>
            <w:tcW w:w="3143" w:type="dxa"/>
          </w:tcPr>
          <w:p w14:paraId="3FC93C3F" w14:textId="4E6F6F9D" w:rsidR="00547998" w:rsidRDefault="00966FCD" w:rsidP="00C353FC">
            <w:pPr>
              <w:rPr>
                <w:b/>
                <w:bCs/>
              </w:rPr>
            </w:pPr>
            <w:r>
              <w:rPr>
                <w:b/>
                <w:bCs/>
              </w:rPr>
              <w:t>HEART_FAILURE – Suy tim</w:t>
            </w:r>
          </w:p>
        </w:tc>
      </w:tr>
      <w:tr w:rsidR="00966FCD" w14:paraId="11F534A8" w14:textId="77777777" w:rsidTr="00A766F7">
        <w:tc>
          <w:tcPr>
            <w:tcW w:w="3117" w:type="dxa"/>
          </w:tcPr>
          <w:p w14:paraId="154C73BD" w14:textId="77777777" w:rsidR="00966FCD" w:rsidRDefault="009538AF" w:rsidP="00C353FC">
            <w:pPr>
              <w:rPr>
                <w:b/>
                <w:bCs/>
              </w:rPr>
            </w:pPr>
            <w:r w:rsidRPr="009538AF">
              <w:rPr>
                <w:b/>
                <w:bCs/>
                <w:noProof/>
              </w:rPr>
              <w:drawing>
                <wp:inline distT="0" distB="0" distL="0" distR="0" wp14:anchorId="7922D98F" wp14:editId="28AB74C1">
                  <wp:extent cx="1844702" cy="1471616"/>
                  <wp:effectExtent l="0" t="0" r="3175" b="0"/>
                  <wp:docPr id="183548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81571" name=""/>
                          <pic:cNvPicPr/>
                        </pic:nvPicPr>
                        <pic:blipFill>
                          <a:blip r:embed="rId63"/>
                          <a:stretch>
                            <a:fillRect/>
                          </a:stretch>
                        </pic:blipFill>
                        <pic:spPr>
                          <a:xfrm>
                            <a:off x="0" y="0"/>
                            <a:ext cx="1861262" cy="1484827"/>
                          </a:xfrm>
                          <a:prstGeom prst="rect">
                            <a:avLst/>
                          </a:prstGeom>
                        </pic:spPr>
                      </pic:pic>
                    </a:graphicData>
                  </a:graphic>
                </wp:inline>
              </w:drawing>
            </w:r>
          </w:p>
          <w:p w14:paraId="00B873CC" w14:textId="09A6C7A2" w:rsidR="00966FCD" w:rsidRPr="006A3C93" w:rsidRDefault="009538AF" w:rsidP="00C353FC">
            <w:pPr>
              <w:jc w:val="center"/>
              <w:rPr>
                <w:i/>
              </w:rPr>
            </w:pPr>
            <w:r w:rsidRPr="006A3C93">
              <w:rPr>
                <w:i/>
              </w:rPr>
              <w:t xml:space="preserve">Sodium </w:t>
            </w:r>
            <w:r w:rsidR="000B62F3" w:rsidRPr="006A3C93">
              <w:rPr>
                <w:i/>
              </w:rPr>
              <w:t>– Muối</w:t>
            </w:r>
          </w:p>
        </w:tc>
        <w:tc>
          <w:tcPr>
            <w:tcW w:w="3090" w:type="dxa"/>
          </w:tcPr>
          <w:p w14:paraId="3F3F029F" w14:textId="30445B05" w:rsidR="00966FCD" w:rsidRDefault="003141E7" w:rsidP="00C353FC">
            <w:pPr>
              <w:rPr>
                <w:b/>
                <w:bCs/>
              </w:rPr>
            </w:pPr>
            <w:r w:rsidRPr="003141E7">
              <w:rPr>
                <w:b/>
                <w:bCs/>
                <w:noProof/>
              </w:rPr>
              <w:drawing>
                <wp:inline distT="0" distB="0" distL="0" distR="0" wp14:anchorId="4964ADAD" wp14:editId="4A5E15DD">
                  <wp:extent cx="1804275" cy="1589405"/>
                  <wp:effectExtent l="0" t="0" r="5715" b="0"/>
                  <wp:docPr id="6565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703" name=""/>
                          <pic:cNvPicPr/>
                        </pic:nvPicPr>
                        <pic:blipFill>
                          <a:blip r:embed="rId64"/>
                          <a:stretch>
                            <a:fillRect/>
                          </a:stretch>
                        </pic:blipFill>
                        <pic:spPr>
                          <a:xfrm>
                            <a:off x="0" y="0"/>
                            <a:ext cx="1852007" cy="1631453"/>
                          </a:xfrm>
                          <a:prstGeom prst="rect">
                            <a:avLst/>
                          </a:prstGeom>
                        </pic:spPr>
                      </pic:pic>
                    </a:graphicData>
                  </a:graphic>
                </wp:inline>
              </w:drawing>
            </w:r>
          </w:p>
        </w:tc>
        <w:tc>
          <w:tcPr>
            <w:tcW w:w="3143" w:type="dxa"/>
          </w:tcPr>
          <w:p w14:paraId="6F54595D" w14:textId="3D30A656" w:rsidR="00966FCD" w:rsidRDefault="00D564F6" w:rsidP="00C353FC">
            <w:pPr>
              <w:rPr>
                <w:b/>
                <w:bCs/>
              </w:rPr>
            </w:pPr>
            <w:r w:rsidRPr="00D564F6">
              <w:rPr>
                <w:b/>
                <w:bCs/>
                <w:noProof/>
              </w:rPr>
              <w:drawing>
                <wp:inline distT="0" distB="0" distL="0" distR="0" wp14:anchorId="0E6A15A6" wp14:editId="046EFFA2">
                  <wp:extent cx="1852654" cy="1504000"/>
                  <wp:effectExtent l="0" t="0" r="0" b="1270"/>
                  <wp:docPr id="143332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26247" name=""/>
                          <pic:cNvPicPr/>
                        </pic:nvPicPr>
                        <pic:blipFill>
                          <a:blip r:embed="rId65"/>
                          <a:stretch>
                            <a:fillRect/>
                          </a:stretch>
                        </pic:blipFill>
                        <pic:spPr>
                          <a:xfrm>
                            <a:off x="0" y="0"/>
                            <a:ext cx="1857490" cy="1507926"/>
                          </a:xfrm>
                          <a:prstGeom prst="rect">
                            <a:avLst/>
                          </a:prstGeom>
                        </pic:spPr>
                      </pic:pic>
                    </a:graphicData>
                  </a:graphic>
                </wp:inline>
              </w:drawing>
            </w:r>
          </w:p>
        </w:tc>
      </w:tr>
      <w:tr w:rsidR="00966FCD" w14:paraId="365BE6F5" w14:textId="77777777" w:rsidTr="00A766F7">
        <w:tc>
          <w:tcPr>
            <w:tcW w:w="3117" w:type="dxa"/>
          </w:tcPr>
          <w:p w14:paraId="4BFDCEAC" w14:textId="77777777" w:rsidR="00966FCD" w:rsidRDefault="006A3C93" w:rsidP="00C353FC">
            <w:pPr>
              <w:keepNext/>
            </w:pPr>
            <w:r w:rsidRPr="006A3C93">
              <w:rPr>
                <w:b/>
                <w:bCs/>
                <w:noProof/>
              </w:rPr>
              <w:drawing>
                <wp:inline distT="0" distB="0" distL="0" distR="0" wp14:anchorId="27653BD7" wp14:editId="2D4E7E1B">
                  <wp:extent cx="1869464" cy="1510748"/>
                  <wp:effectExtent l="0" t="0" r="0" b="0"/>
                  <wp:docPr id="6219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5603" name=""/>
                          <pic:cNvPicPr/>
                        </pic:nvPicPr>
                        <pic:blipFill>
                          <a:blip r:embed="rId66"/>
                          <a:stretch>
                            <a:fillRect/>
                          </a:stretch>
                        </pic:blipFill>
                        <pic:spPr>
                          <a:xfrm>
                            <a:off x="0" y="0"/>
                            <a:ext cx="1886226" cy="1524294"/>
                          </a:xfrm>
                          <a:prstGeom prst="rect">
                            <a:avLst/>
                          </a:prstGeom>
                        </pic:spPr>
                      </pic:pic>
                    </a:graphicData>
                  </a:graphic>
                </wp:inline>
              </w:drawing>
            </w:r>
          </w:p>
          <w:p w14:paraId="712438E4" w14:textId="54D7338B" w:rsidR="00966FCD" w:rsidRPr="006A3C93" w:rsidRDefault="006A3C93" w:rsidP="00C353FC">
            <w:pPr>
              <w:jc w:val="center"/>
              <w:rPr>
                <w:i/>
              </w:rPr>
            </w:pPr>
            <w:r w:rsidRPr="006A3C93">
              <w:rPr>
                <w:i/>
                <w:iCs/>
              </w:rPr>
              <w:t>Fat_g</w:t>
            </w:r>
          </w:p>
        </w:tc>
        <w:tc>
          <w:tcPr>
            <w:tcW w:w="3090" w:type="dxa"/>
          </w:tcPr>
          <w:p w14:paraId="15A771F3" w14:textId="43061E81" w:rsidR="00966FCD" w:rsidRDefault="0015274D" w:rsidP="00C353FC">
            <w:pPr>
              <w:rPr>
                <w:b/>
                <w:bCs/>
              </w:rPr>
            </w:pPr>
            <w:r w:rsidRPr="0015274D">
              <w:rPr>
                <w:b/>
                <w:bCs/>
                <w:noProof/>
              </w:rPr>
              <w:drawing>
                <wp:inline distT="0" distB="0" distL="0" distR="0" wp14:anchorId="5CCD0843" wp14:editId="69491731">
                  <wp:extent cx="1852654" cy="1479358"/>
                  <wp:effectExtent l="0" t="0" r="0" b="6985"/>
                  <wp:docPr id="142159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0202" name=""/>
                          <pic:cNvPicPr/>
                        </pic:nvPicPr>
                        <pic:blipFill>
                          <a:blip r:embed="rId67"/>
                          <a:stretch>
                            <a:fillRect/>
                          </a:stretch>
                        </pic:blipFill>
                        <pic:spPr>
                          <a:xfrm>
                            <a:off x="0" y="0"/>
                            <a:ext cx="1883803" cy="1504230"/>
                          </a:xfrm>
                          <a:prstGeom prst="rect">
                            <a:avLst/>
                          </a:prstGeom>
                        </pic:spPr>
                      </pic:pic>
                    </a:graphicData>
                  </a:graphic>
                </wp:inline>
              </w:drawing>
            </w:r>
          </w:p>
        </w:tc>
        <w:tc>
          <w:tcPr>
            <w:tcW w:w="3143" w:type="dxa"/>
          </w:tcPr>
          <w:p w14:paraId="53CB3923" w14:textId="57F0D2B6" w:rsidR="00966FCD" w:rsidRDefault="00F4316A" w:rsidP="00C353FC">
            <w:pPr>
              <w:rPr>
                <w:b/>
                <w:bCs/>
              </w:rPr>
            </w:pPr>
            <w:r w:rsidRPr="00F4316A">
              <w:rPr>
                <w:b/>
                <w:bCs/>
                <w:noProof/>
              </w:rPr>
              <w:drawing>
                <wp:inline distT="0" distB="0" distL="0" distR="0" wp14:anchorId="4CD07199" wp14:editId="5D3B0BD4">
                  <wp:extent cx="1884459" cy="1520176"/>
                  <wp:effectExtent l="0" t="0" r="1905" b="4445"/>
                  <wp:docPr id="186119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93931" name=""/>
                          <pic:cNvPicPr/>
                        </pic:nvPicPr>
                        <pic:blipFill>
                          <a:blip r:embed="rId68"/>
                          <a:stretch>
                            <a:fillRect/>
                          </a:stretch>
                        </pic:blipFill>
                        <pic:spPr>
                          <a:xfrm>
                            <a:off x="0" y="0"/>
                            <a:ext cx="1919146" cy="1548157"/>
                          </a:xfrm>
                          <a:prstGeom prst="rect">
                            <a:avLst/>
                          </a:prstGeom>
                        </pic:spPr>
                      </pic:pic>
                    </a:graphicData>
                  </a:graphic>
                </wp:inline>
              </w:drawing>
            </w:r>
          </w:p>
        </w:tc>
      </w:tr>
    </w:tbl>
    <w:p w14:paraId="2AA6652C" w14:textId="5B5319EC" w:rsidR="00A766F7" w:rsidRPr="00A766F7" w:rsidRDefault="00A766F7" w:rsidP="00C353FC">
      <w:pPr>
        <w:pStyle w:val="Caption"/>
        <w:jc w:val="center"/>
        <w:rPr>
          <w:color w:val="000000" w:themeColor="text1"/>
          <w:sz w:val="26"/>
          <w:szCs w:val="26"/>
        </w:rPr>
      </w:pPr>
      <w:bookmarkStart w:id="90" w:name="_Toc230335493"/>
      <w:r w:rsidRPr="00A766F7">
        <w:rPr>
          <w:color w:val="000000" w:themeColor="text1"/>
          <w:sz w:val="26"/>
          <w:szCs w:val="26"/>
        </w:rPr>
        <w:t xml:space="preserve">Hình  </w:t>
      </w:r>
      <w:r w:rsidRPr="00A766F7">
        <w:rPr>
          <w:color w:val="000000" w:themeColor="text1"/>
          <w:sz w:val="26"/>
          <w:szCs w:val="26"/>
        </w:rPr>
        <w:fldChar w:fldCharType="begin"/>
      </w:r>
      <w:r w:rsidRPr="00A766F7">
        <w:rPr>
          <w:color w:val="000000" w:themeColor="text1"/>
          <w:sz w:val="26"/>
          <w:szCs w:val="26"/>
        </w:rPr>
        <w:instrText xml:space="preserve"> SEQ Figure \* ARABIC </w:instrText>
      </w:r>
      <w:r w:rsidRPr="00A766F7">
        <w:rPr>
          <w:color w:val="000000" w:themeColor="text1"/>
          <w:sz w:val="26"/>
          <w:szCs w:val="26"/>
        </w:rPr>
        <w:fldChar w:fldCharType="separate"/>
      </w:r>
      <w:r w:rsidRPr="00A766F7">
        <w:rPr>
          <w:noProof/>
          <w:color w:val="000000" w:themeColor="text1"/>
          <w:sz w:val="26"/>
          <w:szCs w:val="26"/>
        </w:rPr>
        <w:t>37</w:t>
      </w:r>
      <w:r w:rsidRPr="00A766F7">
        <w:rPr>
          <w:color w:val="000000" w:themeColor="text1"/>
          <w:sz w:val="26"/>
          <w:szCs w:val="26"/>
        </w:rPr>
        <w:fldChar w:fldCharType="end"/>
      </w:r>
      <w:r w:rsidRPr="00A766F7">
        <w:rPr>
          <w:color w:val="000000" w:themeColor="text1"/>
          <w:sz w:val="26"/>
          <w:szCs w:val="26"/>
        </w:rPr>
        <w:t>: Phân bố hàm lượng Muối (sodium_mg) và Chất béo (fat_g) ở nhóm bệnh nhân Nhồi máu cơ tim (Heart Attack), Bệnh mạch vành (Coronary) và Suy tim (Heart Failure).</w:t>
      </w:r>
      <w:bookmarkEnd w:id="90"/>
    </w:p>
    <w:p w14:paraId="6EEB18DA" w14:textId="50AB1129" w:rsidR="00784A5D" w:rsidRDefault="007B294A" w:rsidP="00C353FC">
      <w:pPr>
        <w:ind w:firstLine="720"/>
        <w:jc w:val="both"/>
        <w:rPr>
          <w:b/>
          <w:bCs/>
          <w:lang w:val="en-US"/>
        </w:rPr>
      </w:pPr>
      <w:r>
        <w:rPr>
          <w:b/>
          <w:bCs/>
        </w:rPr>
        <w:t xml:space="preserve">Về mặt thống kê: </w:t>
      </w:r>
      <w:r w:rsidR="00784A5D" w:rsidRPr="00784A5D">
        <w:rPr>
          <w:lang w:val="en-US"/>
        </w:rPr>
        <w:t xml:space="preserve">Khác biệt hoàn toàn với các nhóm bệnh trên, hầu hết các cặp kiểm định phi tham số giữa biến dinh dưỡng 24h (Muối, Chất béo) với 3 căn bệnh tim mạch đều trả về kết quả </w:t>
      </w:r>
      <w:r w:rsidR="00784A5D" w:rsidRPr="00784A5D">
        <w:rPr>
          <w:b/>
          <w:bCs/>
          <w:lang w:val="en-US"/>
        </w:rPr>
        <w:t>Không có ý nghĩa thống kê</w:t>
      </w:r>
      <w:r w:rsidR="00784A5D" w:rsidRPr="00784A5D">
        <w:rPr>
          <w:lang w:val="en-US"/>
        </w:rPr>
        <w:t xml:space="preserve"> (p</w:t>
      </w:r>
      <w:r w:rsidR="00784A5D">
        <w:rPr>
          <w:lang w:val="en-US"/>
        </w:rPr>
        <w:t xml:space="preserve"> ≥</w:t>
      </w:r>
      <w:r w:rsidR="00784A5D" w:rsidRPr="00784A5D">
        <w:rPr>
          <w:lang w:val="en-US"/>
        </w:rPr>
        <w:t xml:space="preserve"> 0.05</w:t>
      </w:r>
      <w:r w:rsidR="00784A5D">
        <w:rPr>
          <w:lang w:val="en-US"/>
        </w:rPr>
        <w:t xml:space="preserve"> </w:t>
      </w:r>
      <w:r w:rsidR="00784A5D" w:rsidRPr="00784A5D">
        <w:rPr>
          <w:lang w:val="en-US"/>
        </w:rPr>
        <w:t>(ns)).</w:t>
      </w:r>
    </w:p>
    <w:p w14:paraId="1E53D9C7" w14:textId="585A2605" w:rsidR="00784A5D" w:rsidRDefault="00784A5D" w:rsidP="00C353FC">
      <w:pPr>
        <w:jc w:val="both"/>
        <w:rPr>
          <w:b/>
          <w:bCs/>
          <w:lang w:val="en-US"/>
        </w:rPr>
      </w:pPr>
      <w:r>
        <w:rPr>
          <w:b/>
          <w:bCs/>
          <w:lang w:val="en-US"/>
        </w:rPr>
        <w:t>Ý nghĩa cho bài toán:</w:t>
      </w:r>
    </w:p>
    <w:p w14:paraId="39D932C2" w14:textId="1AA563D5" w:rsidR="00784A5D" w:rsidRPr="00784A5D" w:rsidRDefault="002509C1" w:rsidP="00C353FC">
      <w:pPr>
        <w:jc w:val="both"/>
        <w:rPr>
          <w:b/>
          <w:bCs/>
          <w:lang w:val="en-US"/>
        </w:rPr>
      </w:pPr>
      <w:r w:rsidRPr="002509C1">
        <w:rPr>
          <w:b/>
          <w:bCs/>
        </w:rPr>
        <w:t>Bài toán 1: Khai phá luật kết hợp - Association Rules</w:t>
      </w:r>
    </w:p>
    <w:p w14:paraId="6BA000D1" w14:textId="77777777" w:rsidR="00AD1C92" w:rsidRDefault="00AD1C92" w:rsidP="00C353FC">
      <w:pPr>
        <w:jc w:val="both"/>
        <w:rPr>
          <w:lang w:val="en-US"/>
        </w:rPr>
      </w:pPr>
      <w:r w:rsidRPr="00AD1C92">
        <w:rPr>
          <w:b/>
          <w:bCs/>
          <w:lang w:val="en-US"/>
        </w:rPr>
        <w:t>Vấn đề:</w:t>
      </w:r>
      <w:r w:rsidRPr="00AD1C92">
        <w:rPr>
          <w:lang w:val="en-US"/>
        </w:rPr>
        <w:t xml:space="preserve"> Do sự tương đồng hình học tuyệt đối giữa hai nhóm, các chỉ số Đo nâng (Lift) của các luật sinh ra giữa dinh dưỡng 24h và bệnh tim mạch sẽ tự động kéo về sát mức 1(hoàn toàn ngẫu nhiên và vô nghĩa).</w:t>
      </w:r>
    </w:p>
    <w:p w14:paraId="6DF8DC1C" w14:textId="1B7B661A" w:rsidR="00AD1C92" w:rsidRDefault="00AD1C92" w:rsidP="00C353FC">
      <w:pPr>
        <w:jc w:val="both"/>
        <w:rPr>
          <w:lang w:val="en-US"/>
        </w:rPr>
      </w:pPr>
      <w:r w:rsidRPr="00AD1C92">
        <w:rPr>
          <w:b/>
          <w:bCs/>
          <w:lang w:val="en-US"/>
        </w:rPr>
        <w:lastRenderedPageBreak/>
        <w:t>Hướng xử lý:</w:t>
      </w:r>
      <w:r w:rsidRPr="00AD1C92">
        <w:rPr>
          <w:lang w:val="en-US"/>
        </w:rPr>
        <w:t xml:space="preserve"> Không tiến hành tìm luật kết hợp giữa các biến dinh dưỡng thô 24h này với nhóm bệnh tim mạch để tránh làm loãng tập luật, gây lãng phí hiệu năng tính toán của thuật toán Apriori/FP-Growth.</w:t>
      </w:r>
    </w:p>
    <w:p w14:paraId="2F8B85E5" w14:textId="1B910435" w:rsidR="004311C7" w:rsidRPr="004311C7" w:rsidRDefault="004311C7" w:rsidP="00C353FC">
      <w:pPr>
        <w:jc w:val="both"/>
        <w:rPr>
          <w:b/>
          <w:bCs/>
          <w:lang w:val="en-US"/>
        </w:rPr>
      </w:pPr>
      <w:r w:rsidRPr="004311C7">
        <w:rPr>
          <w:b/>
          <w:bCs/>
        </w:rPr>
        <w:t>Bài toán 2: Mô hình Máy học dự báo nguy cơ – Classification</w:t>
      </w:r>
    </w:p>
    <w:p w14:paraId="264753F0" w14:textId="2E12BD39" w:rsidR="007420B7" w:rsidRPr="007420B7" w:rsidRDefault="007420B7" w:rsidP="00C353FC">
      <w:pPr>
        <w:jc w:val="both"/>
        <w:rPr>
          <w:lang w:val="en-US"/>
        </w:rPr>
      </w:pPr>
      <w:r w:rsidRPr="007420B7">
        <w:rPr>
          <w:b/>
          <w:bCs/>
          <w:lang w:val="en-US"/>
        </w:rPr>
        <w:t>Vấn đề:</w:t>
      </w:r>
      <w:r w:rsidRPr="007420B7">
        <w:rPr>
          <w:lang w:val="en-US"/>
        </w:rPr>
        <w:t xml:space="preserve"> Việc cố tình nhồi nhét các biến "trơ thông tin" và không có tính phân lớp này vào mô hình phân loại sẽ gây ra hiện tượng quá khớp (Overfitting), làm giảm độ mạnh mẽ (Robustness) của thuật toán.</w:t>
      </w:r>
    </w:p>
    <w:p w14:paraId="679D8D69" w14:textId="0FE4E75C" w:rsidR="00F4316A" w:rsidRPr="00D00D25" w:rsidRDefault="007420B7" w:rsidP="00C353FC">
      <w:pPr>
        <w:jc w:val="both"/>
        <w:rPr>
          <w:lang w:val="en-US"/>
        </w:rPr>
      </w:pPr>
      <w:r w:rsidRPr="007420B7">
        <w:rPr>
          <w:b/>
          <w:bCs/>
          <w:lang w:val="en-US"/>
        </w:rPr>
        <w:t>Hướng xử lý (Feature Selection):</w:t>
      </w:r>
      <w:r w:rsidRPr="007420B7">
        <w:rPr>
          <w:lang w:val="en-US"/>
        </w:rPr>
        <w:t xml:space="preserve"> Khai phá dữ liệu từ biểu đồ Boxplot đưa đến một quyết định kỹ thuật quan trọng: Lược bỏ 100% nhóm biến dinh dưỡng thô 24h (Muối, Chất béo) khi huấn luyện mô hình dự báo riêng cho 3 nhãn bệnh heart_attack, coronary, và heart_failure. Giải pháp này ép các thuật toán mạnh như Random Forest hay XGBoost tập trung hoàn toàn vào các đặc trưng lâm sàng tĩnh có giá trị cao hơn (như Tuổi, BMI, Mỡ máu, Huyết áp nền), giúp mô hình đạt độ chính xác tối ưu nhất.</w:t>
      </w:r>
    </w:p>
    <w:p w14:paraId="16B61A8E" w14:textId="77777777" w:rsidR="006C6A3E" w:rsidRPr="00D96198" w:rsidRDefault="006C6A3E" w:rsidP="00C353FC">
      <w:pPr>
        <w:rPr>
          <w:b/>
          <w:lang w:val="en-US"/>
        </w:rPr>
      </w:pPr>
      <w:r w:rsidRPr="00D96198">
        <w:rPr>
          <w:b/>
          <w:lang w:val="en-US"/>
        </w:rPr>
        <w:t>3.4.3.2 Mối quan hệ BMI / waist – bệnh lý</w:t>
      </w:r>
    </w:p>
    <w:p w14:paraId="1E7920C5" w14:textId="4854A145" w:rsidR="00181CC6" w:rsidRDefault="00181CC6" w:rsidP="00C353FC">
      <w:pPr>
        <w:keepNext/>
      </w:pPr>
      <w:r w:rsidRPr="00181CC6">
        <w:rPr>
          <w:noProof/>
          <w:lang w:val="en-US"/>
        </w:rPr>
        <w:drawing>
          <wp:inline distT="0" distB="0" distL="0" distR="0" wp14:anchorId="71BBABA8" wp14:editId="40AB7937">
            <wp:extent cx="5727855" cy="3253740"/>
            <wp:effectExtent l="0" t="0" r="6350" b="3810"/>
            <wp:docPr id="13007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7072" name=""/>
                    <pic:cNvPicPr/>
                  </pic:nvPicPr>
                  <pic:blipFill>
                    <a:blip r:embed="rId69"/>
                    <a:stretch>
                      <a:fillRect/>
                    </a:stretch>
                  </pic:blipFill>
                  <pic:spPr>
                    <a:xfrm>
                      <a:off x="0" y="0"/>
                      <a:ext cx="5729562" cy="3254710"/>
                    </a:xfrm>
                    <a:prstGeom prst="rect">
                      <a:avLst/>
                    </a:prstGeom>
                  </pic:spPr>
                </pic:pic>
              </a:graphicData>
            </a:graphic>
          </wp:inline>
        </w:drawing>
      </w:r>
    </w:p>
    <w:p w14:paraId="62F5240E" w14:textId="7D149421" w:rsidR="00B95837" w:rsidRPr="00D00D25" w:rsidRDefault="00D00D25" w:rsidP="00C353FC">
      <w:pPr>
        <w:pStyle w:val="Caption"/>
        <w:jc w:val="center"/>
        <w:rPr>
          <w:color w:val="000000" w:themeColor="text1"/>
          <w:sz w:val="26"/>
          <w:szCs w:val="26"/>
          <w:lang w:val="en-US"/>
        </w:rPr>
      </w:pPr>
      <w:bookmarkStart w:id="91" w:name="_Toc230335494"/>
      <w:r w:rsidRPr="00D00D25">
        <w:rPr>
          <w:color w:val="000000" w:themeColor="text1"/>
          <w:sz w:val="26"/>
          <w:szCs w:val="26"/>
        </w:rPr>
        <w:t xml:space="preserve">Hình </w:t>
      </w:r>
      <w:r w:rsidRPr="00D00D25">
        <w:rPr>
          <w:color w:val="000000" w:themeColor="text1"/>
          <w:sz w:val="26"/>
          <w:szCs w:val="26"/>
        </w:rPr>
        <w:fldChar w:fldCharType="begin"/>
      </w:r>
      <w:r w:rsidRPr="00D00D25">
        <w:rPr>
          <w:color w:val="000000" w:themeColor="text1"/>
          <w:sz w:val="26"/>
          <w:szCs w:val="26"/>
        </w:rPr>
        <w:instrText xml:space="preserve"> SEQ Figure \* ARABIC </w:instrText>
      </w:r>
      <w:r w:rsidRPr="00D00D25">
        <w:rPr>
          <w:color w:val="000000" w:themeColor="text1"/>
          <w:sz w:val="26"/>
          <w:szCs w:val="26"/>
        </w:rPr>
        <w:fldChar w:fldCharType="separate"/>
      </w:r>
      <w:r w:rsidRPr="00D00D25">
        <w:rPr>
          <w:noProof/>
          <w:color w:val="000000" w:themeColor="text1"/>
          <w:sz w:val="26"/>
          <w:szCs w:val="26"/>
        </w:rPr>
        <w:t>38</w:t>
      </w:r>
      <w:r w:rsidRPr="00D00D25">
        <w:rPr>
          <w:color w:val="000000" w:themeColor="text1"/>
          <w:sz w:val="26"/>
          <w:szCs w:val="26"/>
        </w:rPr>
        <w:fldChar w:fldCharType="end"/>
      </w:r>
      <w:r w:rsidRPr="00D00D25">
        <w:rPr>
          <w:color w:val="000000" w:themeColor="text1"/>
          <w:sz w:val="26"/>
          <w:szCs w:val="26"/>
        </w:rPr>
        <w:t>:</w:t>
      </w:r>
      <w:r w:rsidR="00C816B3" w:rsidRPr="00D00D25">
        <w:rPr>
          <w:color w:val="000000" w:themeColor="text1"/>
          <w:sz w:val="26"/>
          <w:szCs w:val="26"/>
        </w:rPr>
        <w:t xml:space="preserve"> Biểu đồ phân phối mật độ BMI và Chu vi vòng eo (waist_cm) đối với các nhóm bệnh lý.</w:t>
      </w:r>
      <w:bookmarkEnd w:id="91"/>
    </w:p>
    <w:p w14:paraId="3280704C" w14:textId="507BD620" w:rsidR="00B95837" w:rsidRDefault="00B95837" w:rsidP="00C353FC">
      <w:pPr>
        <w:ind w:firstLine="720"/>
        <w:jc w:val="both"/>
        <w:rPr>
          <w:b/>
          <w:bCs/>
          <w:lang w:val="en-US"/>
        </w:rPr>
      </w:pPr>
      <w:r>
        <w:rPr>
          <w:b/>
          <w:bCs/>
        </w:rPr>
        <w:t xml:space="preserve">Về mặt thống kê: </w:t>
      </w:r>
      <w:r w:rsidR="00EF1038" w:rsidRPr="00EF1038">
        <w:rPr>
          <w:lang w:val="en-US"/>
        </w:rPr>
        <w:t>Kết quả kiểm định đồng loạt đạt mức ý nghĩa thống kê rất cao (p &lt; 0.001***hoặc</w:t>
      </w:r>
      <w:r w:rsidR="00EF1038">
        <w:rPr>
          <w:lang w:val="en-US"/>
        </w:rPr>
        <w:t xml:space="preserve"> </w:t>
      </w:r>
      <w:r w:rsidR="00EF1038" w:rsidRPr="00EF1038">
        <w:rPr>
          <w:lang w:val="en-US"/>
        </w:rPr>
        <w:t>p &lt; 0.01) trên hầu hết các cặp bệnh lý, khẳng định thể trạng là yếu tố phân lớp cực kỳ mạnh.</w:t>
      </w:r>
    </w:p>
    <w:p w14:paraId="21101C2F" w14:textId="39D25D9F" w:rsidR="00EF1038" w:rsidRDefault="00EF1038" w:rsidP="00C353FC">
      <w:pPr>
        <w:ind w:firstLine="720"/>
        <w:jc w:val="both"/>
        <w:rPr>
          <w:lang w:val="en-US"/>
        </w:rPr>
      </w:pPr>
      <w:r>
        <w:rPr>
          <w:b/>
          <w:bCs/>
          <w:lang w:val="en-US"/>
        </w:rPr>
        <w:t xml:space="preserve">Đặc điểm: </w:t>
      </w:r>
      <w:r>
        <w:rPr>
          <w:lang w:val="en-US"/>
        </w:rPr>
        <w:t xml:space="preserve">Đường nét đứt màu đỏ đại diện cho giá trị trung bình của nhóm </w:t>
      </w:r>
      <w:r>
        <w:rPr>
          <w:b/>
          <w:bCs/>
          <w:lang w:val="en-US"/>
        </w:rPr>
        <w:t>Mắc bệnh</w:t>
      </w:r>
      <w:r>
        <w:rPr>
          <w:lang w:val="en-US"/>
        </w:rPr>
        <w:t xml:space="preserve">, luôn dịch chuyển </w:t>
      </w:r>
      <w:r w:rsidR="004C25E7">
        <w:rPr>
          <w:lang w:val="en-US"/>
        </w:rPr>
        <w:t>hẳn về phía bên phải so với đường màu xanh.</w:t>
      </w:r>
    </w:p>
    <w:p w14:paraId="7B77E205" w14:textId="029BFBC1" w:rsidR="00BC5637" w:rsidRDefault="00D85D8B" w:rsidP="00C353FC">
      <w:pPr>
        <w:ind w:firstLine="720"/>
        <w:jc w:val="both"/>
        <w:rPr>
          <w:lang w:val="en-US"/>
        </w:rPr>
      </w:pPr>
      <w:r w:rsidRPr="00D85D8B">
        <w:rPr>
          <w:lang w:val="en-US"/>
        </w:rPr>
        <w:t>Đỉnh phân phối và vùng tập trung mật độ của nhóm Mắc bệnh (Cột màu hồng/đỏ) đều có xu hướng phình to và kéo dài về phía các chỉ số cao (BMI &gt; 30$ và Vòng eo &gt; 100 cm).</w:t>
      </w:r>
    </w:p>
    <w:p w14:paraId="0A19EB22" w14:textId="40488402" w:rsidR="00BC5637" w:rsidRDefault="00BC5637" w:rsidP="00C353FC">
      <w:pPr>
        <w:jc w:val="both"/>
        <w:rPr>
          <w:b/>
          <w:bCs/>
          <w:lang w:val="en-US"/>
        </w:rPr>
      </w:pPr>
      <w:r>
        <w:rPr>
          <w:b/>
          <w:bCs/>
          <w:lang w:val="en-US"/>
        </w:rPr>
        <w:t xml:space="preserve">Thực tiễn: </w:t>
      </w:r>
    </w:p>
    <w:p w14:paraId="7395379D" w14:textId="3053223E" w:rsidR="00E92FE0" w:rsidRDefault="00732B22" w:rsidP="00C353FC">
      <w:pPr>
        <w:pStyle w:val="ListParagraph"/>
        <w:numPr>
          <w:ilvl w:val="0"/>
          <w:numId w:val="7"/>
        </w:numPr>
        <w:ind w:left="0"/>
        <w:jc w:val="both"/>
        <w:rPr>
          <w:lang w:val="en-US"/>
        </w:rPr>
      </w:pPr>
      <w:r>
        <w:rPr>
          <w:lang w:val="en-US"/>
        </w:rPr>
        <w:t>BMI cao, béo bụng là dấu hiệu của sự tích tụ mỡ nội tạng</w:t>
      </w:r>
    </w:p>
    <w:p w14:paraId="6BD1DC76" w14:textId="22DBE3B5" w:rsidR="00732B22" w:rsidRDefault="00732B22" w:rsidP="00C353FC">
      <w:pPr>
        <w:pStyle w:val="ListParagraph"/>
        <w:numPr>
          <w:ilvl w:val="0"/>
          <w:numId w:val="7"/>
        </w:numPr>
        <w:ind w:left="0"/>
        <w:jc w:val="both"/>
        <w:rPr>
          <w:lang w:val="en-US"/>
        </w:rPr>
      </w:pPr>
      <w:r>
        <w:rPr>
          <w:lang w:val="en-US"/>
        </w:rPr>
        <w:lastRenderedPageBreak/>
        <w:t xml:space="preserve">Khác với khẩu phân ăn uống, </w:t>
      </w:r>
      <w:r w:rsidR="00F225C6">
        <w:rPr>
          <w:lang w:val="en-US"/>
        </w:rPr>
        <w:t>có thể dễ dàng thay đổi hay giấu giếm chỉ sau một ngày ăn kiêng, BMI và chu vi vòng eo là các đặc trưng tĩnh được tích tụ qua nhiều năm</w:t>
      </w:r>
      <w:r w:rsidR="004026E9">
        <w:rPr>
          <w:lang w:val="en-US"/>
        </w:rPr>
        <w:t>, người bệnh không thể giả dối.</w:t>
      </w:r>
    </w:p>
    <w:p w14:paraId="783A7BA4" w14:textId="5601334D" w:rsidR="004026E9" w:rsidRDefault="004026E9" w:rsidP="00C353FC">
      <w:pPr>
        <w:jc w:val="both"/>
        <w:rPr>
          <w:b/>
          <w:bCs/>
          <w:lang w:val="en-US"/>
        </w:rPr>
      </w:pPr>
      <w:r>
        <w:rPr>
          <w:b/>
          <w:bCs/>
          <w:lang w:val="en-US"/>
        </w:rPr>
        <w:t>Ý nghĩa với bài toán:</w:t>
      </w:r>
    </w:p>
    <w:p w14:paraId="080A2279" w14:textId="05E615B5" w:rsidR="004026E9" w:rsidRDefault="00F34393" w:rsidP="00C353FC">
      <w:pPr>
        <w:jc w:val="both"/>
        <w:rPr>
          <w:b/>
          <w:bCs/>
        </w:rPr>
      </w:pPr>
      <w:r w:rsidRPr="00F34393">
        <w:rPr>
          <w:b/>
          <w:bCs/>
        </w:rPr>
        <w:t>Bài toán 1: Khai phá luật kết hợp - Association Rules</w:t>
      </w:r>
    </w:p>
    <w:p w14:paraId="7F3D614D" w14:textId="2980C203" w:rsidR="00506C4E" w:rsidRPr="00506C4E" w:rsidRDefault="00506C4E" w:rsidP="00C353FC">
      <w:pPr>
        <w:ind w:firstLine="720"/>
        <w:jc w:val="both"/>
      </w:pPr>
      <w:r w:rsidRPr="00506C4E">
        <w:t>Do các biến thể trạng đi đúng hướng lý thuyết, đây chính là "nguồn nguyên liệu" chất lượng cao để kết hợp với các biến rủi ro dinh dưỡng đã được rời rạc hóa ở mục trước. Thuật toán Apriori/FP-Growth sẽ dễ dàng tìm thấy các luật mạnh có độ nâng</w:t>
      </w:r>
      <w:r>
        <w:t xml:space="preserve"> Liff &gt;1</w:t>
      </w:r>
    </w:p>
    <w:p w14:paraId="50A733E7" w14:textId="4838F139" w:rsidR="00506C4E" w:rsidRDefault="00F34393" w:rsidP="00C353FC">
      <w:pPr>
        <w:jc w:val="both"/>
        <w:rPr>
          <w:b/>
          <w:bCs/>
        </w:rPr>
      </w:pPr>
      <w:r w:rsidRPr="00F34393">
        <w:rPr>
          <w:b/>
          <w:bCs/>
        </w:rPr>
        <w:t>Bài toán 2: Mô hình Máy học dự báo nguy cơ – Classification</w:t>
      </w:r>
    </w:p>
    <w:p w14:paraId="0BAA154C" w14:textId="4A6149DF" w:rsidR="00506C4E" w:rsidRDefault="00506C4E" w:rsidP="00C353FC">
      <w:pPr>
        <w:jc w:val="both"/>
      </w:pPr>
      <w:r>
        <w:t>Qua việc khai phá EDA đã khẳng định BMI và Vòng eo là 2 đặc trưng quan trọng cho mô hình phân loại.</w:t>
      </w:r>
    </w:p>
    <w:p w14:paraId="0BA8C75C" w14:textId="4777D16D" w:rsidR="00506C4E" w:rsidRPr="00506C4E" w:rsidRDefault="00742187" w:rsidP="00C353FC">
      <w:pPr>
        <w:jc w:val="both"/>
      </w:pPr>
      <w:r>
        <w:t>Khi các mô hình đa chiều như Random Forest, XGBoost đối mặt với những ca ăn kiêng (mang chỉ số muối, đường 24h thấp), thì BMI và Vòng eo phản ánh chân thực, là điểm tựa để máy học nhận diện, từ đó dự báo nhãn 1 (Nguy cơ mắc bệnh) chính xác hơn mà không bị đánh</w:t>
      </w:r>
      <w:r w:rsidR="003247D4">
        <w:t xml:space="preserve"> lừa.</w:t>
      </w:r>
    </w:p>
    <w:p w14:paraId="63257FCB" w14:textId="63801B12" w:rsidR="006C6A3E" w:rsidRPr="004026B3" w:rsidRDefault="004026B3" w:rsidP="00C353FC">
      <w:pPr>
        <w:rPr>
          <w:b/>
        </w:rPr>
      </w:pPr>
      <w:r w:rsidRPr="004026B3">
        <w:rPr>
          <w:b/>
          <w:bCs/>
          <w:lang w:val="en-US"/>
        </w:rPr>
        <w:t>3.4.3.3</w:t>
      </w:r>
      <w:r w:rsidR="00D96198" w:rsidRPr="004026B3">
        <w:rPr>
          <w:b/>
          <w:lang w:val="en-US"/>
        </w:rPr>
        <w:t xml:space="preserve"> </w:t>
      </w:r>
      <w:r w:rsidR="00901595" w:rsidRPr="004026B3">
        <w:rPr>
          <w:b/>
        </w:rPr>
        <w:t>Mối quan hệ nhân khẩu học – bệnh lý</w:t>
      </w:r>
    </w:p>
    <w:p w14:paraId="5B134CF4" w14:textId="77777777" w:rsidR="008E1A80" w:rsidRDefault="003247D4" w:rsidP="00C353FC">
      <w:pPr>
        <w:keepNext/>
      </w:pPr>
      <w:r w:rsidRPr="003247D4">
        <w:rPr>
          <w:noProof/>
          <w:lang w:val="en-US"/>
        </w:rPr>
        <w:drawing>
          <wp:inline distT="0" distB="0" distL="0" distR="0" wp14:anchorId="098E7681" wp14:editId="2636AB54">
            <wp:extent cx="5713228" cy="2125980"/>
            <wp:effectExtent l="0" t="0" r="1905" b="7620"/>
            <wp:docPr id="40978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85863" name=""/>
                    <pic:cNvPicPr/>
                  </pic:nvPicPr>
                  <pic:blipFill>
                    <a:blip r:embed="rId70"/>
                    <a:stretch>
                      <a:fillRect/>
                    </a:stretch>
                  </pic:blipFill>
                  <pic:spPr>
                    <a:xfrm>
                      <a:off x="0" y="0"/>
                      <a:ext cx="5714210" cy="2126345"/>
                    </a:xfrm>
                    <a:prstGeom prst="rect">
                      <a:avLst/>
                    </a:prstGeom>
                  </pic:spPr>
                </pic:pic>
              </a:graphicData>
            </a:graphic>
          </wp:inline>
        </w:drawing>
      </w:r>
    </w:p>
    <w:p w14:paraId="4A319072" w14:textId="28EEFDFF" w:rsidR="003247D4" w:rsidRPr="008F1549" w:rsidRDefault="008E1A80" w:rsidP="00C353FC">
      <w:pPr>
        <w:pStyle w:val="Caption"/>
        <w:jc w:val="center"/>
        <w:rPr>
          <w:color w:val="000000" w:themeColor="text1"/>
          <w:sz w:val="26"/>
          <w:szCs w:val="26"/>
          <w:lang w:val="en-US"/>
        </w:rPr>
      </w:pPr>
      <w:bookmarkStart w:id="92" w:name="_Toc230335495"/>
      <w:r w:rsidRPr="008F1549">
        <w:rPr>
          <w:color w:val="000000" w:themeColor="text1"/>
          <w:sz w:val="26"/>
          <w:szCs w:val="26"/>
        </w:rPr>
        <w:t xml:space="preserve">Hình </w:t>
      </w:r>
      <w:r w:rsidRPr="008F1549">
        <w:rPr>
          <w:color w:val="000000" w:themeColor="text1"/>
          <w:sz w:val="26"/>
          <w:szCs w:val="26"/>
        </w:rPr>
        <w:fldChar w:fldCharType="begin"/>
      </w:r>
      <w:r w:rsidRPr="008F1549">
        <w:rPr>
          <w:color w:val="000000" w:themeColor="text1"/>
          <w:sz w:val="26"/>
          <w:szCs w:val="26"/>
        </w:rPr>
        <w:instrText xml:space="preserve"> SEQ Figure \* ARABIC </w:instrText>
      </w:r>
      <w:r w:rsidRPr="008F1549">
        <w:rPr>
          <w:color w:val="000000" w:themeColor="text1"/>
          <w:sz w:val="26"/>
          <w:szCs w:val="26"/>
        </w:rPr>
        <w:fldChar w:fldCharType="separate"/>
      </w:r>
      <w:r w:rsidRPr="008F1549">
        <w:rPr>
          <w:noProof/>
          <w:color w:val="000000" w:themeColor="text1"/>
          <w:sz w:val="26"/>
          <w:szCs w:val="26"/>
        </w:rPr>
        <w:t>39</w:t>
      </w:r>
      <w:r w:rsidRPr="008F1549">
        <w:rPr>
          <w:color w:val="000000" w:themeColor="text1"/>
          <w:sz w:val="26"/>
          <w:szCs w:val="26"/>
        </w:rPr>
        <w:fldChar w:fldCharType="end"/>
      </w:r>
      <w:r w:rsidRPr="008F1549">
        <w:rPr>
          <w:color w:val="000000" w:themeColor="text1"/>
          <w:sz w:val="26"/>
          <w:szCs w:val="26"/>
        </w:rPr>
        <w:t>: Tỷ lệ phần trăm mắc các nhóm bệnh lý theo Nhóm tuổi, Giới tính và Dân tộc</w:t>
      </w:r>
      <w:bookmarkEnd w:id="92"/>
    </w:p>
    <w:p w14:paraId="128E8413" w14:textId="296A3336" w:rsidR="00373669" w:rsidRDefault="00373669" w:rsidP="00C353FC">
      <w:pPr>
        <w:pStyle w:val="ListParagraph"/>
        <w:numPr>
          <w:ilvl w:val="0"/>
          <w:numId w:val="7"/>
        </w:numPr>
        <w:ind w:left="0"/>
        <w:jc w:val="both"/>
        <w:rPr>
          <w:b/>
          <w:bCs/>
        </w:rPr>
      </w:pPr>
      <w:r>
        <w:rPr>
          <w:b/>
          <w:bCs/>
        </w:rPr>
        <w:t>Theo nhóm tuổi (Age_group)</w:t>
      </w:r>
    </w:p>
    <w:p w14:paraId="78D1EE0E" w14:textId="3073E982" w:rsidR="00E7342D" w:rsidRPr="004B22EF" w:rsidRDefault="004B22EF" w:rsidP="00C353FC">
      <w:pPr>
        <w:ind w:firstLine="360"/>
        <w:jc w:val="both"/>
      </w:pPr>
      <w:r>
        <w:t xml:space="preserve">Tuổi càng tăng thì tỉ lệ mắc bệnh </w:t>
      </w:r>
      <w:r w:rsidR="00944BBF">
        <w:t>ngày càng cao hơn.</w:t>
      </w:r>
    </w:p>
    <w:p w14:paraId="162C6A7D" w14:textId="355F67C6" w:rsidR="00944BBF" w:rsidRPr="004B22EF" w:rsidRDefault="00204788" w:rsidP="00C353FC">
      <w:pPr>
        <w:ind w:firstLine="360"/>
        <w:jc w:val="both"/>
      </w:pPr>
      <w:r>
        <w:t>Tỉ lệ cao huyết áp (hypertension) vọt từ</w:t>
      </w:r>
      <w:r w:rsidR="000A2F3E">
        <w:t xml:space="preserve"> 2% ở nhóm Trẻ em lên tới hơn 60% ở nhóm Người cao tuổi (≥60). </w:t>
      </w:r>
      <w:r w:rsidR="00C43336">
        <w:t>Ở tiểu đường, xu hướng xảy ra tương tự.</w:t>
      </w:r>
      <w:r w:rsidR="00E658D4" w:rsidRPr="00E658D4">
        <w:t xml:space="preserve"> </w:t>
      </w:r>
      <w:r w:rsidR="00E658D4">
        <w:t xml:space="preserve"> C</w:t>
      </w:r>
      <w:r w:rsidR="00E658D4" w:rsidRPr="00E658D4">
        <w:t xml:space="preserve">ác biến cố tim mạch nặng như đột quỵ, nhồi máu cơ tim, suy tim – những bệnh gần như không xuất hiện ở người trẻ nhưng chiếm tỷ trọng đáng kể ở nhóm </w:t>
      </w:r>
      <w:r w:rsidR="00E658D4">
        <w:t>người cao tuổi</w:t>
      </w:r>
      <w:r w:rsidR="00E658D4" w:rsidRPr="00E658D4">
        <w:t>.</w:t>
      </w:r>
    </w:p>
    <w:p w14:paraId="60AD5C51" w14:textId="77777777" w:rsidR="00FC452F" w:rsidRDefault="00E658D4" w:rsidP="00C353FC">
      <w:pPr>
        <w:ind w:firstLine="360"/>
        <w:jc w:val="both"/>
      </w:pPr>
      <w:r>
        <w:rPr>
          <w:b/>
          <w:bCs/>
        </w:rPr>
        <w:t xml:space="preserve">Thực tiễn: </w:t>
      </w:r>
      <w:r w:rsidR="00DA3E2B" w:rsidRPr="00DA3E2B">
        <w:t>Tuổi tác là nhân tố lão hóa sinh học tự nhiên. Hệ thống mạch máu xơ cứng dần theo thời gian, chức năng tuyến tụy suy giảm và các tổn thương thực thể tích tụ qua năm tháng khiến người cao tuổi trở thành quần thể đích của hầu hết các bệnh mạn tính chuyển hóa.</w:t>
      </w:r>
    </w:p>
    <w:p w14:paraId="1358BC31" w14:textId="2D02BFB7" w:rsidR="00373669" w:rsidRDefault="00373669" w:rsidP="00C353FC">
      <w:pPr>
        <w:pStyle w:val="ListParagraph"/>
        <w:numPr>
          <w:ilvl w:val="0"/>
          <w:numId w:val="7"/>
        </w:numPr>
        <w:ind w:left="0"/>
        <w:jc w:val="both"/>
        <w:rPr>
          <w:b/>
          <w:bCs/>
        </w:rPr>
      </w:pPr>
      <w:r>
        <w:rPr>
          <w:b/>
          <w:bCs/>
        </w:rPr>
        <w:t>Theo giới tính (gender_label)</w:t>
      </w:r>
    </w:p>
    <w:p w14:paraId="479E982B" w14:textId="624692E8" w:rsidR="00AD47E0" w:rsidRPr="00D618F6" w:rsidRDefault="00D618F6" w:rsidP="00C353FC">
      <w:pPr>
        <w:ind w:firstLine="720"/>
        <w:jc w:val="both"/>
      </w:pPr>
      <w:r w:rsidRPr="00D618F6">
        <w:t>Sự phân hóa giới tính thể hiện rõ nét nhất ở nhóm bệnh tim mạch. Nam giới có tỷ lệ mắc nhồi máu cơ tim (heart_attack) và bệnh mạch vành (coronary) cao vượt trội so với nữ giới (gần gấp đôi). Ngược lại, tỷ lệ mắc cao huyết áp và tiểu đường giữa hai giới tính tương đối cân bằng, với ưu thế nhỉnh hơn một chút ở nam giới.</w:t>
      </w:r>
    </w:p>
    <w:p w14:paraId="2F82AC60" w14:textId="130442FC" w:rsidR="004E5F1C" w:rsidRPr="004E5F1C" w:rsidRDefault="004E5F1C" w:rsidP="00C353FC">
      <w:pPr>
        <w:jc w:val="both"/>
      </w:pPr>
      <w:r>
        <w:lastRenderedPageBreak/>
        <w:tab/>
      </w:r>
      <w:r>
        <w:rPr>
          <w:b/>
          <w:bCs/>
        </w:rPr>
        <w:t xml:space="preserve">Thực tiễn: </w:t>
      </w:r>
      <w:r w:rsidRPr="004E5F1C">
        <w:t>Trong y khoa, hormone estrogen ở nữ giới đóng vai trò như một màng lọc bảo vệ hệ tim mạch tự nhiên trước thời kỳ mãn kinh. Bên cạnh đó, các áp lực xã hội và thói quen lối sống (như hút thuốc lá, sử dụng chất kích thích, rượu bia) thường tập trung nhiều hơn ở nam giới, đẩy rủi ro tổn thương cơ tim của phái nam lên rất cao.</w:t>
      </w:r>
    </w:p>
    <w:p w14:paraId="563BA238" w14:textId="4F781988" w:rsidR="00373669" w:rsidRDefault="002D0C28" w:rsidP="00C353FC">
      <w:pPr>
        <w:pStyle w:val="ListParagraph"/>
        <w:numPr>
          <w:ilvl w:val="0"/>
          <w:numId w:val="7"/>
        </w:numPr>
        <w:ind w:left="0"/>
        <w:jc w:val="both"/>
        <w:rPr>
          <w:b/>
        </w:rPr>
      </w:pPr>
      <w:r w:rsidRPr="002D0C28">
        <w:rPr>
          <w:b/>
          <w:bCs/>
        </w:rPr>
        <w:t>Theo Dân tộc (ethnicity)</w:t>
      </w:r>
    </w:p>
    <w:p w14:paraId="34305F5B" w14:textId="3495F348" w:rsidR="00224BD0" w:rsidRPr="00224BD0" w:rsidRDefault="00224BD0" w:rsidP="00C353FC">
      <w:pPr>
        <w:ind w:firstLine="720"/>
        <w:jc w:val="both"/>
        <w:rPr>
          <w:lang w:val="en-US"/>
        </w:rPr>
      </w:pPr>
      <w:r w:rsidRPr="00224BD0">
        <w:rPr>
          <w:lang w:val="en-US"/>
        </w:rPr>
        <w:t>Biểu đồ bộc lộ sự bất bình đẳng dịch tễ học rõ rệt giữa các sắc tộc. Nhóm người da đen không thuộc gốc Tây Ban Nha (Non-Hisp Black) gánh chịu tỷ lệ cao huyết áp khủng khiếp nhất (vượt ngưỡng 40%). Trong khi đó, nhóm người gốc Mexico (Mexican-Am) và các nhóm da màu khác lại có tỷ lệ mắc tiểu đường (diabetes) cao hơn đáng kể so với người da trắng (Non-Hisp White). Nhóm người da trắng lại có tỷ lệ mắc các bệnh về cơ tim nhỉnh hơn.</w:t>
      </w:r>
    </w:p>
    <w:p w14:paraId="4B7F9091" w14:textId="00C9A881" w:rsidR="00224BD0" w:rsidRPr="008E1A80" w:rsidRDefault="00224BD0" w:rsidP="00C353FC">
      <w:pPr>
        <w:ind w:firstLine="720"/>
        <w:jc w:val="both"/>
        <w:rPr>
          <w:lang w:val="en-US"/>
        </w:rPr>
      </w:pPr>
      <w:r w:rsidRPr="00224BD0">
        <w:rPr>
          <w:b/>
          <w:bCs/>
          <w:lang w:val="en-US"/>
        </w:rPr>
        <w:t>Thực tiễn:</w:t>
      </w:r>
      <w:r w:rsidRPr="00224BD0">
        <w:rPr>
          <w:lang w:val="en-US"/>
        </w:rPr>
        <w:t xml:space="preserve"> Điều này phản ánh sự tổng hòa phức tạp giữa yếu tố di truyền chủng tộc (Genetics) và các rào cản về kinh tế - xã hội (thu nhập, điều kiện tiếp cận y tế, chế độ ăn uống đặc trưng của từng cộng đồng dân cư tại Mỹ).</w:t>
      </w:r>
    </w:p>
    <w:p w14:paraId="3ABB167F" w14:textId="72A5D2FB" w:rsidR="00224BD0" w:rsidRDefault="00224BD0" w:rsidP="00C353FC">
      <w:pPr>
        <w:jc w:val="both"/>
        <w:rPr>
          <w:b/>
          <w:bCs/>
          <w:lang w:val="en-US"/>
        </w:rPr>
      </w:pPr>
      <w:r>
        <w:rPr>
          <w:b/>
          <w:bCs/>
          <w:lang w:val="en-US"/>
        </w:rPr>
        <w:t>Ý nghĩa trong bài toán:</w:t>
      </w:r>
    </w:p>
    <w:p w14:paraId="1A8A9ADC" w14:textId="62EDCD84" w:rsidR="00224BD0" w:rsidRDefault="00DB065B" w:rsidP="00C353FC">
      <w:pPr>
        <w:jc w:val="both"/>
        <w:rPr>
          <w:b/>
        </w:rPr>
      </w:pPr>
      <w:r w:rsidRPr="00DB065B">
        <w:rPr>
          <w:b/>
          <w:bCs/>
        </w:rPr>
        <w:t>Bài toán 1: Khai phá luật kết hợp - Association Rules</w:t>
      </w:r>
    </w:p>
    <w:p w14:paraId="4768D031" w14:textId="241446F7" w:rsidR="00DB065B" w:rsidRDefault="00DB065B" w:rsidP="00C353FC">
      <w:pPr>
        <w:jc w:val="both"/>
      </w:pPr>
      <w:r>
        <w:t xml:space="preserve">Qua các biểu đồ, ta thấy các biến </w:t>
      </w:r>
      <w:r w:rsidR="008A082A">
        <w:t xml:space="preserve">có ảnh hưởng mạnh đến nguy cơ gây bệnh. Nên đây là những biến </w:t>
      </w:r>
      <w:r w:rsidR="00BE0C21">
        <w:t xml:space="preserve">mạnh, hỗ </w:t>
      </w:r>
      <w:r w:rsidR="00E7334E">
        <w:t>trợ, giải quyết triệt để bài toán nhiễu dữ liệu dinh dưỡng ở mục trước.</w:t>
      </w:r>
    </w:p>
    <w:p w14:paraId="00CEFDB7" w14:textId="072C052D" w:rsidR="00B14C6A" w:rsidRDefault="00E7334E" w:rsidP="00C353FC">
      <w:pPr>
        <w:jc w:val="both"/>
      </w:pPr>
      <w:r>
        <w:t xml:space="preserve">Ví </w:t>
      </w:r>
      <w:proofErr w:type="gramStart"/>
      <w:r>
        <w:t>dụ :</w:t>
      </w:r>
      <w:proofErr w:type="gramEnd"/>
      <w:r>
        <w:t xml:space="preserve"> </w:t>
      </w:r>
      <w:r w:rsidR="001136CA">
        <w:t>Nếu [Tuổi ≥</w:t>
      </w:r>
      <w:r w:rsidR="0020682D">
        <w:t xml:space="preserve"> 60</w:t>
      </w:r>
      <w:r w:rsidR="001136CA">
        <w:t>]</w:t>
      </w:r>
      <w:r w:rsidR="0020682D">
        <w:t xml:space="preserve"> + [Ăn nh</w:t>
      </w:r>
      <w:r w:rsidR="001109F4">
        <w:t>ạt (high_sodium =0)</w:t>
      </w:r>
      <w:r w:rsidR="0020682D">
        <w:t>]</w:t>
      </w:r>
      <w:r w:rsidR="001109F4">
        <w:t xml:space="preserve"> =&gt; Thì [Hype</w:t>
      </w:r>
      <w:r w:rsidR="0020682D">
        <w:t>]</w:t>
      </w:r>
    </w:p>
    <w:p w14:paraId="361FE9F9" w14:textId="502C7982" w:rsidR="00E97D22" w:rsidRDefault="00B14C6A" w:rsidP="00C353FC">
      <w:pPr>
        <w:ind w:firstLine="720"/>
        <w:jc w:val="both"/>
      </w:pPr>
      <w:r w:rsidRPr="00B14C6A">
        <w:t>Máy sẽ hiểu rằng người này bị bệnh do yếu tố tuổi tác chứ không phải hành vi ăn uống hiện tại.</w:t>
      </w:r>
    </w:p>
    <w:p w14:paraId="25437A5C" w14:textId="2A7E7E5D" w:rsidR="0000502D" w:rsidRDefault="00E97D22" w:rsidP="00C353FC">
      <w:pPr>
        <w:jc w:val="both"/>
        <w:rPr>
          <w:b/>
          <w:bCs/>
        </w:rPr>
      </w:pPr>
      <w:r w:rsidRPr="00F70DCD">
        <w:rPr>
          <w:b/>
          <w:bCs/>
        </w:rPr>
        <w:t>Bài toán 2: Mô hình Máy học dự báo nguy cơ – Classification</w:t>
      </w:r>
    </w:p>
    <w:p w14:paraId="4808EE1F" w14:textId="5490D83F" w:rsidR="00F70DCD" w:rsidRPr="0000502D" w:rsidRDefault="0000502D" w:rsidP="00C353FC">
      <w:pPr>
        <w:ind w:firstLine="720"/>
        <w:jc w:val="both"/>
        <w:rPr>
          <w:b/>
          <w:bCs/>
        </w:rPr>
      </w:pPr>
      <w:r w:rsidRPr="0000502D">
        <w:t>Tuổi, giới tính và sắc tộc là những đặc trưng có lực phân tách dữ liệu (Information Gain) cực kỳ lớn. Việc đưa các biến này vào mô hình sẽ cung cấp cho các thuật toán (như XGBoost, Random Forest) một hệ tọa độ tham chiếu nền tảng vững chắc.</w:t>
      </w:r>
    </w:p>
    <w:p w14:paraId="2A85DB35" w14:textId="1D10743B" w:rsidR="008F78FD" w:rsidRPr="00B23CCE" w:rsidRDefault="00916B4D" w:rsidP="00C353FC">
      <w:pPr>
        <w:pStyle w:val="Heading3"/>
        <w:rPr>
          <w:szCs w:val="26"/>
        </w:rPr>
      </w:pPr>
      <w:bookmarkStart w:id="93" w:name="_Toc230601881"/>
      <w:r w:rsidRPr="00B23CCE">
        <w:rPr>
          <w:szCs w:val="26"/>
        </w:rPr>
        <w:t>3.4.4 Phân tích đa biến (Multivariate Analysis)</w:t>
      </w:r>
      <w:bookmarkEnd w:id="93"/>
    </w:p>
    <w:p w14:paraId="7B9FAA69" w14:textId="05BCA525" w:rsidR="00C4657E" w:rsidRPr="004026B3" w:rsidRDefault="00C4657E" w:rsidP="00C353FC">
      <w:pPr>
        <w:rPr>
          <w:b/>
        </w:rPr>
      </w:pPr>
      <w:r w:rsidRPr="004026B3">
        <w:rPr>
          <w:b/>
        </w:rPr>
        <w:t>3.4.4.1 Ma trận tương quan (Correlation Analysis)</w:t>
      </w:r>
    </w:p>
    <w:p w14:paraId="474C5E0D" w14:textId="68557D93" w:rsidR="004808B3" w:rsidRPr="004808B3" w:rsidRDefault="004808B3" w:rsidP="00C353FC">
      <w:pPr>
        <w:keepNext/>
      </w:pPr>
      <w:r w:rsidRPr="004808B3">
        <w:rPr>
          <w:noProof/>
        </w:rPr>
        <w:lastRenderedPageBreak/>
        <w:drawing>
          <wp:inline distT="0" distB="0" distL="0" distR="0" wp14:anchorId="32BF4F90" wp14:editId="07B2D9EA">
            <wp:extent cx="5701202" cy="4853940"/>
            <wp:effectExtent l="0" t="0" r="0" b="3810"/>
            <wp:docPr id="18728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2672" name=""/>
                    <pic:cNvPicPr/>
                  </pic:nvPicPr>
                  <pic:blipFill>
                    <a:blip r:embed="rId71"/>
                    <a:stretch>
                      <a:fillRect/>
                    </a:stretch>
                  </pic:blipFill>
                  <pic:spPr>
                    <a:xfrm>
                      <a:off x="0" y="0"/>
                      <a:ext cx="5703143" cy="4855593"/>
                    </a:xfrm>
                    <a:prstGeom prst="rect">
                      <a:avLst/>
                    </a:prstGeom>
                  </pic:spPr>
                </pic:pic>
              </a:graphicData>
            </a:graphic>
          </wp:inline>
        </w:drawing>
      </w:r>
    </w:p>
    <w:p w14:paraId="2B13E218" w14:textId="34B2D223" w:rsidR="0099142E" w:rsidRPr="008E1A80" w:rsidRDefault="008E1A80" w:rsidP="00C353FC">
      <w:pPr>
        <w:pStyle w:val="Caption"/>
        <w:jc w:val="center"/>
        <w:rPr>
          <w:color w:val="000000" w:themeColor="text1"/>
          <w:sz w:val="26"/>
          <w:szCs w:val="26"/>
        </w:rPr>
      </w:pPr>
      <w:bookmarkStart w:id="94" w:name="_Toc230335496"/>
      <w:r w:rsidRPr="008E1A80">
        <w:rPr>
          <w:color w:val="000000" w:themeColor="text1"/>
          <w:sz w:val="26"/>
          <w:szCs w:val="26"/>
        </w:rPr>
        <w:t xml:space="preserve">Hình </w:t>
      </w:r>
      <w:r w:rsidRPr="008E1A80">
        <w:rPr>
          <w:color w:val="000000" w:themeColor="text1"/>
          <w:sz w:val="26"/>
          <w:szCs w:val="26"/>
        </w:rPr>
        <w:fldChar w:fldCharType="begin"/>
      </w:r>
      <w:r w:rsidRPr="008E1A80">
        <w:rPr>
          <w:color w:val="000000" w:themeColor="text1"/>
          <w:sz w:val="26"/>
          <w:szCs w:val="26"/>
        </w:rPr>
        <w:instrText xml:space="preserve"> SEQ Figure \* ARABIC </w:instrText>
      </w:r>
      <w:r w:rsidRPr="008E1A80">
        <w:rPr>
          <w:color w:val="000000" w:themeColor="text1"/>
          <w:sz w:val="26"/>
          <w:szCs w:val="26"/>
        </w:rPr>
        <w:fldChar w:fldCharType="separate"/>
      </w:r>
      <w:r>
        <w:rPr>
          <w:noProof/>
          <w:color w:val="000000" w:themeColor="text1"/>
          <w:sz w:val="26"/>
          <w:szCs w:val="26"/>
        </w:rPr>
        <w:t>40</w:t>
      </w:r>
      <w:r w:rsidRPr="008E1A80">
        <w:rPr>
          <w:color w:val="000000" w:themeColor="text1"/>
          <w:sz w:val="26"/>
          <w:szCs w:val="26"/>
        </w:rPr>
        <w:fldChar w:fldCharType="end"/>
      </w:r>
      <w:r w:rsidRPr="008E1A80">
        <w:rPr>
          <w:color w:val="000000" w:themeColor="text1"/>
          <w:sz w:val="26"/>
          <w:szCs w:val="26"/>
        </w:rPr>
        <w:t>:</w:t>
      </w:r>
      <w:r w:rsidR="0099142E" w:rsidRPr="008E1A80">
        <w:rPr>
          <w:color w:val="000000" w:themeColor="text1"/>
          <w:sz w:val="26"/>
          <w:szCs w:val="26"/>
        </w:rPr>
        <w:t xml:space="preserve"> </w:t>
      </w:r>
      <w:r w:rsidR="0099142E" w:rsidRPr="008E1A80">
        <w:rPr>
          <w:color w:val="000000" w:themeColor="text1"/>
          <w:sz w:val="26"/>
          <w:szCs w:val="26"/>
          <w:lang w:val="en-US"/>
        </w:rPr>
        <w:t>Ma trận hệ số tương quan hạng Spearman (p) giữa các đặc trưng dinh dưỡng, chỉ số lâm sàng và trạng thái bệnh lý</w:t>
      </w:r>
      <w:bookmarkEnd w:id="94"/>
    </w:p>
    <w:p w14:paraId="2D30C38E" w14:textId="42BEBADF" w:rsidR="009B2B0B" w:rsidRPr="00282345" w:rsidRDefault="00554CF9" w:rsidP="00C353FC">
      <w:pPr>
        <w:jc w:val="both"/>
        <w:rPr>
          <w:b/>
          <w:bCs/>
          <w:lang w:val="en-US"/>
        </w:rPr>
      </w:pPr>
      <w:r w:rsidRPr="00282345">
        <w:rPr>
          <w:b/>
          <w:bCs/>
          <w:lang w:val="en-US"/>
        </w:rPr>
        <w:t xml:space="preserve">-  </w:t>
      </w:r>
      <w:r w:rsidR="00766441" w:rsidRPr="00282345">
        <w:rPr>
          <w:b/>
          <w:bCs/>
          <w:lang w:val="en-US"/>
        </w:rPr>
        <w:t>Vùng tương quan nội bộ nhóm Dinh dưỡng (Màu đỏ sẫm góc bên trái trên cùng)</w:t>
      </w:r>
    </w:p>
    <w:p w14:paraId="599C59E7" w14:textId="0A03C932" w:rsidR="009E7C78" w:rsidRDefault="000035D0" w:rsidP="00C353FC">
      <w:pPr>
        <w:jc w:val="both"/>
        <w:rPr>
          <w:lang w:val="en-US"/>
        </w:rPr>
      </w:pPr>
      <w:r>
        <w:rPr>
          <w:lang w:val="en-US"/>
        </w:rPr>
        <w:t>Các biến dinh dưỡng có mối tương quan cực kỳ mạnh mẽ với nhau</w:t>
      </w:r>
      <w:r w:rsidR="009E7C78">
        <w:rPr>
          <w:lang w:val="en-US"/>
        </w:rPr>
        <w:t>.</w:t>
      </w:r>
      <w:r w:rsidR="000F4CD9">
        <w:rPr>
          <w:lang w:val="en-US"/>
        </w:rPr>
        <w:t xml:space="preserve"> Điển hình như: </w:t>
      </w:r>
    </w:p>
    <w:p w14:paraId="0F168F27" w14:textId="44838E55" w:rsidR="000F4CD9" w:rsidRDefault="000F4CD9" w:rsidP="00C353FC">
      <w:pPr>
        <w:jc w:val="both"/>
        <w:rPr>
          <w:lang w:val="en-US"/>
        </w:rPr>
      </w:pPr>
      <w:r>
        <w:rPr>
          <w:lang w:val="en-US"/>
        </w:rPr>
        <w:tab/>
        <w:t xml:space="preserve">+ </w:t>
      </w:r>
      <w:r w:rsidR="00AE6AC8">
        <w:rPr>
          <w:lang w:val="en-US"/>
        </w:rPr>
        <w:t>Năng lượng (energy_kcal) và Chất béo (fat_g) hệ số p = 0.88</w:t>
      </w:r>
    </w:p>
    <w:p w14:paraId="1D42BBBC" w14:textId="298797C4" w:rsidR="00AE6AC8" w:rsidRDefault="00AE6AC8" w:rsidP="00C353FC">
      <w:pPr>
        <w:jc w:val="both"/>
        <w:rPr>
          <w:lang w:val="en-US"/>
        </w:rPr>
      </w:pPr>
      <w:r>
        <w:rPr>
          <w:lang w:val="en-US"/>
        </w:rPr>
        <w:tab/>
        <w:t xml:space="preserve">+ Năng lượng và Muối (sodium_mg) với p = 0.81 </w:t>
      </w:r>
    </w:p>
    <w:p w14:paraId="2E3DCD21" w14:textId="5C7B3C77" w:rsidR="002B79F8" w:rsidRDefault="00AE6AC8" w:rsidP="00C353FC">
      <w:pPr>
        <w:jc w:val="both"/>
        <w:rPr>
          <w:lang w:val="en-US"/>
        </w:rPr>
      </w:pPr>
      <w:r>
        <w:rPr>
          <w:lang w:val="en-US"/>
        </w:rPr>
        <w:tab/>
        <w:t>+ Muối và Chất béo với p = 0.77</w:t>
      </w:r>
    </w:p>
    <w:p w14:paraId="772B649B" w14:textId="53FC7E9A" w:rsidR="002B79F8" w:rsidRDefault="002B79F8" w:rsidP="00C353FC">
      <w:pPr>
        <w:ind w:firstLine="720"/>
        <w:jc w:val="both"/>
        <w:rPr>
          <w:lang w:val="en-US"/>
        </w:rPr>
      </w:pPr>
      <w:r>
        <w:rPr>
          <w:lang w:val="en-US"/>
        </w:rPr>
        <w:t>Điều này phản ánh đúng với quy luật khẩu phần ăn thực tế</w:t>
      </w:r>
      <w:r w:rsidR="001500BB">
        <w:rPr>
          <w:lang w:val="en-US"/>
        </w:rPr>
        <w:t>: chế độ giàu calo thường đi với lượng dầu mỡ lớn, gia vị mặn (Thức ăn nhanh, đồ chiên rán,</w:t>
      </w:r>
      <w:r w:rsidR="008E1A80">
        <w:rPr>
          <w:lang w:val="en-US"/>
        </w:rPr>
        <w:t xml:space="preserve"> .</w:t>
      </w:r>
      <w:r w:rsidR="001500BB">
        <w:rPr>
          <w:lang w:val="en-US"/>
        </w:rPr>
        <w:t>..)</w:t>
      </w:r>
    </w:p>
    <w:p w14:paraId="2D74273C" w14:textId="3843D3EC" w:rsidR="00EE3607" w:rsidRDefault="00EE3607" w:rsidP="00C353FC">
      <w:pPr>
        <w:jc w:val="both"/>
        <w:rPr>
          <w:b/>
          <w:bCs/>
        </w:rPr>
      </w:pPr>
      <w:r w:rsidRPr="00EE3607">
        <w:rPr>
          <w:lang w:val="en-US"/>
        </w:rPr>
        <w:t>-</w:t>
      </w:r>
      <w:r>
        <w:rPr>
          <w:lang w:val="en-US"/>
        </w:rPr>
        <w:t xml:space="preserve"> </w:t>
      </w:r>
      <w:r w:rsidRPr="00EE3607">
        <w:rPr>
          <w:b/>
          <w:bCs/>
        </w:rPr>
        <w:t>Mối tương quan ngược giữa Dinh dưỡng và Bệnh lý (Các ô màu xanh nhạt/trắng)</w:t>
      </w:r>
    </w:p>
    <w:p w14:paraId="3BFE3468" w14:textId="14D890D6" w:rsidR="00E95102" w:rsidRDefault="00E95102" w:rsidP="00C353FC">
      <w:pPr>
        <w:ind w:firstLine="720"/>
        <w:jc w:val="both"/>
        <w:rPr>
          <w:lang w:val="en-US"/>
        </w:rPr>
      </w:pPr>
      <w:r w:rsidRPr="00E95102">
        <w:rPr>
          <w:lang w:val="en-US"/>
        </w:rPr>
        <w:t xml:space="preserve">Toàn bộ hệ số tương quan giữa các đặc trưng dinh dưỡng 24h (energy_kcal, sugar_g, sodium_mg, fat_g) với các nhãn bệnh lý (hypertension, diabetes, stroke) đều mang </w:t>
      </w:r>
      <w:r w:rsidRPr="00E95102">
        <w:rPr>
          <w:b/>
          <w:bCs/>
          <w:lang w:val="en-US"/>
        </w:rPr>
        <w:t>giá trị âm</w:t>
      </w:r>
      <w:r w:rsidRPr="00E95102">
        <w:rPr>
          <w:lang w:val="en-US"/>
        </w:rPr>
        <w:t xml:space="preserve"> (dao động từ -0.03 đến -0.10).</w:t>
      </w:r>
    </w:p>
    <w:p w14:paraId="5259DB36" w14:textId="77777777" w:rsidR="00E95102" w:rsidRPr="00E95102" w:rsidRDefault="00E95102" w:rsidP="00C353FC">
      <w:pPr>
        <w:rPr>
          <w:lang w:val="en-US"/>
        </w:rPr>
      </w:pPr>
    </w:p>
    <w:p w14:paraId="4EED0C31" w14:textId="334E4CD7" w:rsidR="00EE3607" w:rsidRPr="00306730" w:rsidRDefault="00306730" w:rsidP="00C353FC">
      <w:pPr>
        <w:jc w:val="both"/>
        <w:rPr>
          <w:b/>
          <w:lang w:val="en-US"/>
        </w:rPr>
      </w:pPr>
      <w:r w:rsidRPr="00306730">
        <w:rPr>
          <w:b/>
          <w:bCs/>
          <w:lang w:val="en-US"/>
        </w:rPr>
        <w:t xml:space="preserve">- </w:t>
      </w:r>
      <w:r w:rsidRPr="00306730">
        <w:rPr>
          <w:b/>
          <w:bCs/>
        </w:rPr>
        <w:t>Thể trạng và Nhân khẩu học (Vùng màu cam ở giữa)</w:t>
      </w:r>
    </w:p>
    <w:p w14:paraId="731F6BF1" w14:textId="67FC06AD" w:rsidR="00306730" w:rsidRPr="00FE2A8B" w:rsidRDefault="00FE2A8B" w:rsidP="00C353FC">
      <w:pPr>
        <w:spacing w:line="276" w:lineRule="auto"/>
        <w:ind w:firstLine="720"/>
        <w:jc w:val="both"/>
        <w:rPr>
          <w:lang w:val="en-US"/>
        </w:rPr>
      </w:pPr>
      <w:r w:rsidRPr="00FE2A8B">
        <w:rPr>
          <w:lang w:val="en-US"/>
        </w:rPr>
        <w:t>Tuổi tác (age), BMI và Vòng eo (waist_cm) thể hiện mối tương quan thuận rõ rệt và đồng nhất với tất cả các nhãn bệnh lý. Đáng chú ý là Tuổi tác tương quan mạnh với Cao huyết áp (</w:t>
      </w:r>
      <w:r>
        <w:rPr>
          <w:lang w:val="en-US"/>
        </w:rPr>
        <w:t>p</w:t>
      </w:r>
      <w:r w:rsidRPr="00FE2A8B">
        <w:rPr>
          <w:lang w:val="en-US"/>
        </w:rPr>
        <w:t xml:space="preserve"> = 0.4), Tiểu đường (</w:t>
      </w:r>
      <w:r>
        <w:rPr>
          <w:lang w:val="en-US"/>
        </w:rPr>
        <w:t>p</w:t>
      </w:r>
      <w:r w:rsidRPr="00FE2A8B">
        <w:rPr>
          <w:lang w:val="en-US"/>
        </w:rPr>
        <w:t>= 0.32). Vòng eo tương quan chặt chẽ với Cao huyết áp (</w:t>
      </w:r>
      <w:r>
        <w:rPr>
          <w:lang w:val="en-US"/>
        </w:rPr>
        <w:t>p</w:t>
      </w:r>
      <w:r w:rsidRPr="00FE2A8B">
        <w:rPr>
          <w:lang w:val="en-US"/>
        </w:rPr>
        <w:t xml:space="preserve"> = 0.30) và Tiểu đường (</w:t>
      </w:r>
      <w:r>
        <w:rPr>
          <w:lang w:val="en-US"/>
        </w:rPr>
        <w:t>p</w:t>
      </w:r>
      <w:r w:rsidRPr="00FE2A8B">
        <w:rPr>
          <w:lang w:val="en-US"/>
        </w:rPr>
        <w:t xml:space="preserve"> = 0.22)</w:t>
      </w:r>
    </w:p>
    <w:p w14:paraId="36575A6C" w14:textId="77777777" w:rsidR="000E713A" w:rsidRPr="00B23CCE" w:rsidRDefault="000E713A" w:rsidP="00C353FC">
      <w:pPr>
        <w:spacing w:line="276" w:lineRule="auto"/>
        <w:rPr>
          <w:b/>
          <w:bCs/>
        </w:rPr>
      </w:pPr>
      <w:r w:rsidRPr="00B23CCE">
        <w:rPr>
          <w:b/>
          <w:bCs/>
        </w:rPr>
        <w:lastRenderedPageBreak/>
        <w:t>3.4.4.2 Phân tích đồng thời hành vi – bệnh lý (Lifestyle Pattern Analysis)</w:t>
      </w:r>
    </w:p>
    <w:p w14:paraId="72DE8061" w14:textId="77777777" w:rsidR="008E1A80" w:rsidRDefault="00BD770A" w:rsidP="00C353FC">
      <w:pPr>
        <w:keepNext/>
        <w:spacing w:line="276" w:lineRule="auto"/>
      </w:pPr>
      <w:r w:rsidRPr="00BD770A">
        <w:rPr>
          <w:noProof/>
        </w:rPr>
        <w:drawing>
          <wp:inline distT="0" distB="0" distL="0" distR="0" wp14:anchorId="52569973" wp14:editId="4A1BBFFA">
            <wp:extent cx="5745480" cy="1784414"/>
            <wp:effectExtent l="0" t="0" r="7620" b="6350"/>
            <wp:docPr id="13232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8872" name=""/>
                    <pic:cNvPicPr/>
                  </pic:nvPicPr>
                  <pic:blipFill>
                    <a:blip r:embed="rId72"/>
                    <a:stretch>
                      <a:fillRect/>
                    </a:stretch>
                  </pic:blipFill>
                  <pic:spPr>
                    <a:xfrm>
                      <a:off x="0" y="0"/>
                      <a:ext cx="5752561" cy="1786613"/>
                    </a:xfrm>
                    <a:prstGeom prst="rect">
                      <a:avLst/>
                    </a:prstGeom>
                  </pic:spPr>
                </pic:pic>
              </a:graphicData>
            </a:graphic>
          </wp:inline>
        </w:drawing>
      </w:r>
    </w:p>
    <w:p w14:paraId="12193828" w14:textId="23BF81A1" w:rsidR="000E713A" w:rsidRPr="008F1549" w:rsidRDefault="008E1A80" w:rsidP="00C353FC">
      <w:pPr>
        <w:pStyle w:val="Caption"/>
        <w:jc w:val="center"/>
        <w:rPr>
          <w:color w:val="000000" w:themeColor="text1"/>
          <w:sz w:val="26"/>
          <w:szCs w:val="26"/>
        </w:rPr>
      </w:pPr>
      <w:bookmarkStart w:id="95" w:name="_Toc230335497"/>
      <w:r w:rsidRPr="008F1549">
        <w:rPr>
          <w:color w:val="000000" w:themeColor="text1"/>
          <w:sz w:val="26"/>
          <w:szCs w:val="26"/>
        </w:rPr>
        <w:t xml:space="preserve">Hình </w:t>
      </w:r>
      <w:r w:rsidRPr="008F1549">
        <w:rPr>
          <w:color w:val="000000" w:themeColor="text1"/>
          <w:sz w:val="26"/>
          <w:szCs w:val="26"/>
        </w:rPr>
        <w:fldChar w:fldCharType="begin"/>
      </w:r>
      <w:r w:rsidRPr="008F1549">
        <w:rPr>
          <w:color w:val="000000" w:themeColor="text1"/>
          <w:sz w:val="26"/>
          <w:szCs w:val="26"/>
        </w:rPr>
        <w:instrText xml:space="preserve"> SEQ Figure \* ARABIC </w:instrText>
      </w:r>
      <w:r w:rsidRPr="008F1549">
        <w:rPr>
          <w:color w:val="000000" w:themeColor="text1"/>
          <w:sz w:val="26"/>
          <w:szCs w:val="26"/>
        </w:rPr>
        <w:fldChar w:fldCharType="separate"/>
      </w:r>
      <w:r w:rsidRPr="008F1549">
        <w:rPr>
          <w:color w:val="000000" w:themeColor="text1"/>
          <w:sz w:val="26"/>
          <w:szCs w:val="26"/>
        </w:rPr>
        <w:t>41</w:t>
      </w:r>
      <w:r w:rsidRPr="008F1549">
        <w:rPr>
          <w:color w:val="000000" w:themeColor="text1"/>
          <w:sz w:val="26"/>
          <w:szCs w:val="26"/>
        </w:rPr>
        <w:fldChar w:fldCharType="end"/>
      </w:r>
      <w:r w:rsidRPr="008F1549">
        <w:rPr>
          <w:color w:val="000000" w:themeColor="text1"/>
          <w:sz w:val="26"/>
          <w:szCs w:val="26"/>
        </w:rPr>
        <w:t xml:space="preserve">: </w:t>
      </w:r>
      <w:r w:rsidR="00445EEC" w:rsidRPr="008F1549">
        <w:rPr>
          <w:color w:val="000000" w:themeColor="text1"/>
          <w:sz w:val="26"/>
          <w:szCs w:val="26"/>
        </w:rPr>
        <w:t>Đánh giá đồng thời mối liên hệ giữa điểm chế độ ăn không lành mạnh, yếu tố thể trạng phối hợp và hồ sơ dinh dưỡng chuẩn hóa theo số lượng bệnh mạn tính</w:t>
      </w:r>
      <w:bookmarkEnd w:id="95"/>
      <w:r w:rsidR="00445EEC" w:rsidRPr="008F1549">
        <w:rPr>
          <w:color w:val="000000" w:themeColor="text1"/>
          <w:sz w:val="26"/>
          <w:szCs w:val="26"/>
        </w:rPr>
        <w:t xml:space="preserve"> </w:t>
      </w:r>
    </w:p>
    <w:p w14:paraId="1AB325FE" w14:textId="60FD6DB4" w:rsidR="00F5681C" w:rsidRPr="00F5681C" w:rsidRDefault="00F5681C" w:rsidP="00C353FC">
      <w:pPr>
        <w:spacing w:line="276" w:lineRule="auto"/>
        <w:jc w:val="both"/>
        <w:rPr>
          <w:b/>
          <w:bCs/>
        </w:rPr>
      </w:pPr>
      <w:r>
        <w:rPr>
          <w:b/>
          <w:bCs/>
        </w:rPr>
        <w:t>Biểu đồ 1.</w:t>
      </w:r>
      <w:r w:rsidR="005808A3">
        <w:rPr>
          <w:b/>
          <w:bCs/>
        </w:rPr>
        <w:t xml:space="preserve"> </w:t>
      </w:r>
      <w:r w:rsidR="005808A3" w:rsidRPr="005808A3">
        <w:rPr>
          <w:b/>
          <w:bCs/>
        </w:rPr>
        <w:t>Điểm chế độ ăn không lành mạnh vs Số bệnh mắc</w:t>
      </w:r>
    </w:p>
    <w:p w14:paraId="5D0B5C7E" w14:textId="02CA6C91" w:rsidR="00E0007D" w:rsidRDefault="00E0569B" w:rsidP="00C353FC">
      <w:pPr>
        <w:spacing w:line="276" w:lineRule="auto"/>
        <w:ind w:firstLine="720"/>
        <w:jc w:val="both"/>
        <w:rPr>
          <w:bCs/>
          <w:lang w:val="en-US"/>
        </w:rPr>
      </w:pPr>
      <w:r w:rsidRPr="00E0569B">
        <w:rPr>
          <w:bCs/>
          <w:lang w:val="en-US"/>
        </w:rPr>
        <w:t>Để chuẩn bị dữ liệu cho các mô hình học máy ở giai đoạn sau, các biến dinh dưỡng liên tục được tính toán thành một chỉ số tổng hợp gọi là Điểm chế độ ăn không lành mạnh (Unhealthy Diet Score). Thang điểm này có giá trị từ $0.0$ đến $5.0$, tương ứng với số lượng các chất dinh dưỡng mà một cá thể nạp vào vượt ngưỡng rủi ro lâm sàng/thống kê.</w:t>
      </w:r>
    </w:p>
    <w:tbl>
      <w:tblPr>
        <w:tblStyle w:val="TableGrid"/>
        <w:tblW w:w="0" w:type="auto"/>
        <w:tblLook w:val="04A0" w:firstRow="1" w:lastRow="0" w:firstColumn="1" w:lastColumn="0" w:noHBand="0" w:noVBand="1"/>
      </w:tblPr>
      <w:tblGrid>
        <w:gridCol w:w="1690"/>
        <w:gridCol w:w="2832"/>
        <w:gridCol w:w="2248"/>
        <w:gridCol w:w="2246"/>
      </w:tblGrid>
      <w:tr w:rsidR="00E0569B" w14:paraId="24193444" w14:textId="77777777" w:rsidTr="00342D8A">
        <w:tc>
          <w:tcPr>
            <w:tcW w:w="1705" w:type="dxa"/>
          </w:tcPr>
          <w:p w14:paraId="010296DD" w14:textId="4F486C14" w:rsidR="00E0569B" w:rsidRDefault="00342D8A" w:rsidP="00C353FC">
            <w:pPr>
              <w:spacing w:line="276" w:lineRule="auto"/>
              <w:rPr>
                <w:bCs/>
                <w:lang w:val="en-US"/>
              </w:rPr>
            </w:pPr>
            <w:r>
              <w:rPr>
                <w:bCs/>
                <w:lang w:val="en-US"/>
              </w:rPr>
              <w:t>Tên biến</w:t>
            </w:r>
          </w:p>
        </w:tc>
        <w:tc>
          <w:tcPr>
            <w:tcW w:w="2969" w:type="dxa"/>
          </w:tcPr>
          <w:p w14:paraId="5B624605" w14:textId="16F245EC" w:rsidR="00E0569B" w:rsidRDefault="00342D8A" w:rsidP="00C353FC">
            <w:pPr>
              <w:spacing w:line="276" w:lineRule="auto"/>
              <w:rPr>
                <w:bCs/>
                <w:lang w:val="en-US"/>
              </w:rPr>
            </w:pPr>
            <w:r>
              <w:rPr>
                <w:bCs/>
                <w:lang w:val="en-US"/>
              </w:rPr>
              <w:t xml:space="preserve">Tiêu chuẩn phân ngưỡng </w:t>
            </w:r>
          </w:p>
        </w:tc>
        <w:tc>
          <w:tcPr>
            <w:tcW w:w="2338" w:type="dxa"/>
          </w:tcPr>
          <w:p w14:paraId="64250E53" w14:textId="0EBB9B30" w:rsidR="00E0569B" w:rsidRDefault="00342D8A" w:rsidP="00C353FC">
            <w:pPr>
              <w:spacing w:line="276" w:lineRule="auto"/>
              <w:rPr>
                <w:bCs/>
                <w:lang w:val="en-US"/>
              </w:rPr>
            </w:pPr>
            <w:r>
              <w:rPr>
                <w:bCs/>
                <w:lang w:val="en-US"/>
              </w:rPr>
              <w:t>Cơ sở xác định</w:t>
            </w:r>
          </w:p>
        </w:tc>
        <w:tc>
          <w:tcPr>
            <w:tcW w:w="2338" w:type="dxa"/>
          </w:tcPr>
          <w:p w14:paraId="7CA369A7" w14:textId="39E01577" w:rsidR="00E0569B" w:rsidRDefault="00342D8A" w:rsidP="00C353FC">
            <w:pPr>
              <w:spacing w:line="276" w:lineRule="auto"/>
              <w:rPr>
                <w:bCs/>
                <w:lang w:val="en-US"/>
              </w:rPr>
            </w:pPr>
            <w:r>
              <w:rPr>
                <w:bCs/>
                <w:lang w:val="en-US"/>
              </w:rPr>
              <w:t>Ý nghĩa y khoa</w:t>
            </w:r>
          </w:p>
        </w:tc>
      </w:tr>
      <w:tr w:rsidR="00E0569B" w14:paraId="455E4720" w14:textId="77777777" w:rsidTr="00342D8A">
        <w:tc>
          <w:tcPr>
            <w:tcW w:w="1705" w:type="dxa"/>
          </w:tcPr>
          <w:p w14:paraId="75F6CD45" w14:textId="327C6CF0" w:rsidR="00E0569B" w:rsidRDefault="00342D8A" w:rsidP="00C353FC">
            <w:pPr>
              <w:spacing w:line="276" w:lineRule="auto"/>
              <w:rPr>
                <w:bCs/>
                <w:lang w:val="en-US"/>
              </w:rPr>
            </w:pPr>
            <w:r>
              <w:rPr>
                <w:bCs/>
                <w:lang w:val="en-US"/>
              </w:rPr>
              <w:t>Sodium_mg</w:t>
            </w:r>
          </w:p>
        </w:tc>
        <w:tc>
          <w:tcPr>
            <w:tcW w:w="2969" w:type="dxa"/>
          </w:tcPr>
          <w:p w14:paraId="182DD597" w14:textId="10A92A1C" w:rsidR="00E0569B" w:rsidRDefault="00342D8A" w:rsidP="00C353FC">
            <w:pPr>
              <w:spacing w:line="276" w:lineRule="auto"/>
              <w:rPr>
                <w:bCs/>
                <w:lang w:val="en-US"/>
              </w:rPr>
            </w:pPr>
            <w:r>
              <w:rPr>
                <w:bCs/>
                <w:lang w:val="en-US"/>
              </w:rPr>
              <w:t>&gt;3500 mg</w:t>
            </w:r>
          </w:p>
        </w:tc>
        <w:tc>
          <w:tcPr>
            <w:tcW w:w="2338" w:type="dxa"/>
          </w:tcPr>
          <w:p w14:paraId="3167CFB5" w14:textId="56702426" w:rsidR="00E0569B" w:rsidRDefault="00342D8A" w:rsidP="00C353FC">
            <w:pPr>
              <w:spacing w:line="276" w:lineRule="auto"/>
              <w:rPr>
                <w:bCs/>
                <w:lang w:val="en-US"/>
              </w:rPr>
            </w:pPr>
            <w:r>
              <w:rPr>
                <w:bCs/>
                <w:lang w:val="en-US"/>
              </w:rPr>
              <w:t>Dải ngoại lai kịch trần Boxplot</w:t>
            </w:r>
          </w:p>
        </w:tc>
        <w:tc>
          <w:tcPr>
            <w:tcW w:w="2338" w:type="dxa"/>
          </w:tcPr>
          <w:p w14:paraId="76982206" w14:textId="11139746" w:rsidR="00E0569B" w:rsidRDefault="00342D8A" w:rsidP="00C353FC">
            <w:pPr>
              <w:spacing w:line="276" w:lineRule="auto"/>
              <w:rPr>
                <w:bCs/>
                <w:lang w:val="en-US"/>
              </w:rPr>
            </w:pPr>
            <w:r>
              <w:rPr>
                <w:bCs/>
                <w:lang w:val="en-US"/>
              </w:rPr>
              <w:t>Vượt ngưỡng muối an toàn</w:t>
            </w:r>
          </w:p>
        </w:tc>
      </w:tr>
      <w:tr w:rsidR="00E0569B" w14:paraId="6C15E4AD" w14:textId="77777777" w:rsidTr="00342D8A">
        <w:tc>
          <w:tcPr>
            <w:tcW w:w="1705" w:type="dxa"/>
          </w:tcPr>
          <w:p w14:paraId="4CDB75B5" w14:textId="4BCB1190" w:rsidR="00E0569B" w:rsidRDefault="00342D8A" w:rsidP="00C353FC">
            <w:pPr>
              <w:spacing w:line="276" w:lineRule="auto"/>
              <w:rPr>
                <w:bCs/>
                <w:lang w:val="en-US"/>
              </w:rPr>
            </w:pPr>
            <w:r>
              <w:rPr>
                <w:bCs/>
                <w:lang w:val="en-US"/>
              </w:rPr>
              <w:t>Sugar_g</w:t>
            </w:r>
          </w:p>
        </w:tc>
        <w:tc>
          <w:tcPr>
            <w:tcW w:w="2969" w:type="dxa"/>
          </w:tcPr>
          <w:p w14:paraId="1A3F8DDA" w14:textId="0B095BE9" w:rsidR="00E0569B" w:rsidRDefault="00342D8A" w:rsidP="00C353FC">
            <w:pPr>
              <w:spacing w:line="276" w:lineRule="auto"/>
              <w:rPr>
                <w:bCs/>
                <w:lang w:val="en-US"/>
              </w:rPr>
            </w:pPr>
            <w:r>
              <w:rPr>
                <w:bCs/>
                <w:lang w:val="en-US"/>
              </w:rPr>
              <w:t>&gt;120 g</w:t>
            </w:r>
          </w:p>
        </w:tc>
        <w:tc>
          <w:tcPr>
            <w:tcW w:w="2338" w:type="dxa"/>
          </w:tcPr>
          <w:p w14:paraId="1331A9A8" w14:textId="42293200" w:rsidR="00E0569B" w:rsidRDefault="00342D8A" w:rsidP="00C353FC">
            <w:pPr>
              <w:spacing w:line="276" w:lineRule="auto"/>
              <w:rPr>
                <w:bCs/>
                <w:lang w:val="en-US"/>
              </w:rPr>
            </w:pPr>
            <w:r>
              <w:rPr>
                <w:bCs/>
                <w:lang w:val="en-US"/>
              </w:rPr>
              <w:t>Dải ngoại lai kịch trần Boxplot</w:t>
            </w:r>
          </w:p>
        </w:tc>
        <w:tc>
          <w:tcPr>
            <w:tcW w:w="2338" w:type="dxa"/>
          </w:tcPr>
          <w:p w14:paraId="7346541D" w14:textId="2816CBE5" w:rsidR="00E0569B" w:rsidRDefault="00A632F6" w:rsidP="00C353FC">
            <w:pPr>
              <w:spacing w:line="276" w:lineRule="auto"/>
              <w:rPr>
                <w:bCs/>
                <w:lang w:val="en-US"/>
              </w:rPr>
            </w:pPr>
            <w:r w:rsidRPr="00A632F6">
              <w:rPr>
                <w:bCs/>
              </w:rPr>
              <w:t>Lạm dụng đường thô quá mức</w:t>
            </w:r>
          </w:p>
        </w:tc>
      </w:tr>
      <w:tr w:rsidR="00E0569B" w14:paraId="056EF7A3" w14:textId="77777777" w:rsidTr="00342D8A">
        <w:tc>
          <w:tcPr>
            <w:tcW w:w="1705" w:type="dxa"/>
          </w:tcPr>
          <w:p w14:paraId="1EF2C2B3" w14:textId="2D5D181F" w:rsidR="00E0569B" w:rsidRDefault="005D5622" w:rsidP="00C353FC">
            <w:pPr>
              <w:spacing w:line="276" w:lineRule="auto"/>
              <w:rPr>
                <w:bCs/>
                <w:lang w:val="en-US"/>
              </w:rPr>
            </w:pPr>
            <w:r w:rsidRPr="005D5622">
              <w:rPr>
                <w:bCs/>
              </w:rPr>
              <w:t>fat_g</w:t>
            </w:r>
          </w:p>
        </w:tc>
        <w:tc>
          <w:tcPr>
            <w:tcW w:w="2969" w:type="dxa"/>
          </w:tcPr>
          <w:p w14:paraId="62241E9F" w14:textId="1BF5207B" w:rsidR="00E0569B" w:rsidRDefault="005D5622" w:rsidP="00C353FC">
            <w:pPr>
              <w:spacing w:line="276" w:lineRule="auto"/>
              <w:rPr>
                <w:bCs/>
                <w:lang w:val="en-US"/>
              </w:rPr>
            </w:pPr>
            <w:r>
              <w:rPr>
                <w:bCs/>
                <w:lang w:val="en-US"/>
              </w:rPr>
              <w:t>&gt;100g</w:t>
            </w:r>
          </w:p>
        </w:tc>
        <w:tc>
          <w:tcPr>
            <w:tcW w:w="2338" w:type="dxa"/>
          </w:tcPr>
          <w:p w14:paraId="1EB7B28C" w14:textId="29AE75C6" w:rsidR="00E0569B" w:rsidRDefault="00786D13" w:rsidP="00C353FC">
            <w:pPr>
              <w:spacing w:line="276" w:lineRule="auto"/>
              <w:rPr>
                <w:bCs/>
                <w:lang w:val="en-US"/>
              </w:rPr>
            </w:pPr>
            <w:r w:rsidRPr="00786D13">
              <w:rPr>
                <w:bCs/>
              </w:rPr>
              <w:t>Dải ngoại lai kịch trần Boxplot</w:t>
            </w:r>
          </w:p>
        </w:tc>
        <w:tc>
          <w:tcPr>
            <w:tcW w:w="2338" w:type="dxa"/>
          </w:tcPr>
          <w:p w14:paraId="08497736" w14:textId="10B255DE" w:rsidR="00E0569B" w:rsidRDefault="000F3CA4" w:rsidP="00C353FC">
            <w:pPr>
              <w:spacing w:line="276" w:lineRule="auto"/>
              <w:rPr>
                <w:bCs/>
                <w:lang w:val="en-US"/>
              </w:rPr>
            </w:pPr>
            <w:r w:rsidRPr="000F3CA4">
              <w:rPr>
                <w:bCs/>
              </w:rPr>
              <w:t>Khẩu phần ăn quá nhiều chất béo</w:t>
            </w:r>
          </w:p>
        </w:tc>
      </w:tr>
      <w:tr w:rsidR="00E0569B" w14:paraId="14D8A827" w14:textId="77777777" w:rsidTr="00342D8A">
        <w:tc>
          <w:tcPr>
            <w:tcW w:w="1705" w:type="dxa"/>
          </w:tcPr>
          <w:p w14:paraId="0D1ED15B" w14:textId="5E7B4A71" w:rsidR="00E0569B" w:rsidRDefault="005D4185" w:rsidP="00C353FC">
            <w:pPr>
              <w:spacing w:line="276" w:lineRule="auto"/>
              <w:rPr>
                <w:bCs/>
                <w:lang w:val="en-US"/>
              </w:rPr>
            </w:pPr>
            <w:r>
              <w:rPr>
                <w:bCs/>
                <w:lang w:val="en-US"/>
              </w:rPr>
              <w:t>Alcohol_g</w:t>
            </w:r>
          </w:p>
        </w:tc>
        <w:tc>
          <w:tcPr>
            <w:tcW w:w="2969" w:type="dxa"/>
          </w:tcPr>
          <w:p w14:paraId="725238D1" w14:textId="1952D885" w:rsidR="00E0569B" w:rsidRDefault="005D4185" w:rsidP="00C353FC">
            <w:pPr>
              <w:spacing w:line="276" w:lineRule="auto"/>
              <w:rPr>
                <w:bCs/>
                <w:lang w:val="en-US"/>
              </w:rPr>
            </w:pPr>
            <w:r>
              <w:rPr>
                <w:bCs/>
                <w:lang w:val="en-US"/>
              </w:rPr>
              <w:t>&gt;15g</w:t>
            </w:r>
          </w:p>
        </w:tc>
        <w:tc>
          <w:tcPr>
            <w:tcW w:w="2338" w:type="dxa"/>
          </w:tcPr>
          <w:p w14:paraId="575AA2EF" w14:textId="5311ED0A" w:rsidR="00E0569B" w:rsidRDefault="005D4185" w:rsidP="00C353FC">
            <w:pPr>
              <w:spacing w:line="276" w:lineRule="auto"/>
              <w:rPr>
                <w:bCs/>
                <w:lang w:val="en-US"/>
              </w:rPr>
            </w:pPr>
            <w:r>
              <w:rPr>
                <w:bCs/>
                <w:lang w:val="en-US"/>
              </w:rPr>
              <w:t>Biên độ phân phối ngoại lai</w:t>
            </w:r>
          </w:p>
        </w:tc>
        <w:tc>
          <w:tcPr>
            <w:tcW w:w="2338" w:type="dxa"/>
          </w:tcPr>
          <w:p w14:paraId="4B299226" w14:textId="6FAB160B" w:rsidR="00E0569B" w:rsidRDefault="00057800" w:rsidP="00C353FC">
            <w:pPr>
              <w:spacing w:line="276" w:lineRule="auto"/>
              <w:rPr>
                <w:bCs/>
                <w:lang w:val="en-US"/>
              </w:rPr>
            </w:pPr>
            <w:r w:rsidRPr="00057800">
              <w:rPr>
                <w:bCs/>
              </w:rPr>
              <w:t>Tiêu thụ rượu bia liều lượng nặng</w:t>
            </w:r>
          </w:p>
        </w:tc>
      </w:tr>
      <w:tr w:rsidR="00E0569B" w14:paraId="2D9438A7" w14:textId="77777777" w:rsidTr="00342D8A">
        <w:tc>
          <w:tcPr>
            <w:tcW w:w="1705" w:type="dxa"/>
          </w:tcPr>
          <w:p w14:paraId="56B7ACAB" w14:textId="24D4A387" w:rsidR="00E0569B" w:rsidRDefault="00057800" w:rsidP="00C353FC">
            <w:pPr>
              <w:spacing w:line="276" w:lineRule="auto"/>
              <w:rPr>
                <w:bCs/>
                <w:lang w:val="en-US"/>
              </w:rPr>
            </w:pPr>
            <w:r>
              <w:rPr>
                <w:bCs/>
                <w:lang w:val="en-US"/>
              </w:rPr>
              <w:t>Fiber_g</w:t>
            </w:r>
          </w:p>
        </w:tc>
        <w:tc>
          <w:tcPr>
            <w:tcW w:w="2969" w:type="dxa"/>
          </w:tcPr>
          <w:p w14:paraId="5F68076B" w14:textId="426C7388" w:rsidR="00E0569B" w:rsidRDefault="00057800" w:rsidP="00C353FC">
            <w:pPr>
              <w:spacing w:line="276" w:lineRule="auto"/>
              <w:rPr>
                <w:bCs/>
                <w:lang w:val="en-US"/>
              </w:rPr>
            </w:pPr>
            <w:r>
              <w:rPr>
                <w:bCs/>
                <w:lang w:val="en-US"/>
              </w:rPr>
              <w:t>&lt;10g</w:t>
            </w:r>
          </w:p>
        </w:tc>
        <w:tc>
          <w:tcPr>
            <w:tcW w:w="2338" w:type="dxa"/>
          </w:tcPr>
          <w:p w14:paraId="34F171E8" w14:textId="5FF6AFC5" w:rsidR="00E0569B" w:rsidRDefault="009B7462" w:rsidP="00C353FC">
            <w:pPr>
              <w:spacing w:line="276" w:lineRule="auto"/>
              <w:rPr>
                <w:bCs/>
                <w:lang w:val="en-US"/>
              </w:rPr>
            </w:pPr>
            <w:r w:rsidRPr="009B7462">
              <w:rPr>
                <w:bCs/>
              </w:rPr>
              <w:t>Cận dưới thân hộp Boxplot</w:t>
            </w:r>
          </w:p>
        </w:tc>
        <w:tc>
          <w:tcPr>
            <w:tcW w:w="2338" w:type="dxa"/>
          </w:tcPr>
          <w:p w14:paraId="2DABA98C" w14:textId="696F85CC" w:rsidR="00E0569B" w:rsidRDefault="009B7462" w:rsidP="00C353FC">
            <w:pPr>
              <w:keepNext/>
              <w:spacing w:line="276" w:lineRule="auto"/>
              <w:rPr>
                <w:bCs/>
                <w:lang w:val="en-US"/>
              </w:rPr>
            </w:pPr>
            <w:r w:rsidRPr="009B7462">
              <w:rPr>
                <w:bCs/>
              </w:rPr>
              <w:t>Thiếu hụt chất xơ bảo vệ thành mạch</w:t>
            </w:r>
          </w:p>
        </w:tc>
      </w:tr>
    </w:tbl>
    <w:p w14:paraId="604D7C0A" w14:textId="69E253C3" w:rsidR="00E0569B" w:rsidRPr="004C14D2" w:rsidRDefault="004C14D2" w:rsidP="00C353FC">
      <w:pPr>
        <w:pStyle w:val="Caption"/>
        <w:jc w:val="center"/>
        <w:rPr>
          <w:color w:val="000000" w:themeColor="text1"/>
          <w:sz w:val="26"/>
          <w:szCs w:val="26"/>
          <w:lang w:val="en-US"/>
        </w:rPr>
      </w:pPr>
      <w:bookmarkStart w:id="96" w:name="_Toc230329675"/>
      <w:r w:rsidRPr="004C14D2">
        <w:rPr>
          <w:color w:val="000000" w:themeColor="text1"/>
          <w:sz w:val="26"/>
          <w:szCs w:val="26"/>
        </w:rPr>
        <w:t xml:space="preserve">Bảng </w:t>
      </w:r>
      <w:r w:rsidRPr="004C14D2">
        <w:rPr>
          <w:color w:val="000000" w:themeColor="text1"/>
          <w:sz w:val="26"/>
          <w:szCs w:val="26"/>
        </w:rPr>
        <w:fldChar w:fldCharType="begin"/>
      </w:r>
      <w:r w:rsidRPr="004C14D2">
        <w:rPr>
          <w:color w:val="000000" w:themeColor="text1"/>
          <w:sz w:val="26"/>
          <w:szCs w:val="26"/>
        </w:rPr>
        <w:instrText xml:space="preserve"> SEQ Table \* ARABIC </w:instrText>
      </w:r>
      <w:r w:rsidRPr="004C14D2">
        <w:rPr>
          <w:color w:val="000000" w:themeColor="text1"/>
          <w:sz w:val="26"/>
          <w:szCs w:val="26"/>
        </w:rPr>
        <w:fldChar w:fldCharType="separate"/>
      </w:r>
      <w:r w:rsidRPr="004C14D2">
        <w:rPr>
          <w:noProof/>
          <w:color w:val="000000" w:themeColor="text1"/>
          <w:sz w:val="26"/>
          <w:szCs w:val="26"/>
        </w:rPr>
        <w:t>18</w:t>
      </w:r>
      <w:r w:rsidRPr="004C14D2">
        <w:rPr>
          <w:color w:val="000000" w:themeColor="text1"/>
          <w:sz w:val="26"/>
          <w:szCs w:val="26"/>
        </w:rPr>
        <w:fldChar w:fldCharType="end"/>
      </w:r>
      <w:r w:rsidRPr="004C14D2">
        <w:rPr>
          <w:color w:val="000000" w:themeColor="text1"/>
          <w:sz w:val="26"/>
          <w:szCs w:val="26"/>
        </w:rPr>
        <w:t xml:space="preserve">: </w:t>
      </w:r>
      <w:r w:rsidRPr="004C14D2">
        <w:rPr>
          <w:bCs/>
          <w:color w:val="000000" w:themeColor="text1"/>
          <w:sz w:val="26"/>
          <w:szCs w:val="26"/>
        </w:rPr>
        <w:t>Quy ước phân ngưỡng nhị phân cho các biến dinh dưỡng cấu thành</w:t>
      </w:r>
      <w:bookmarkEnd w:id="96"/>
    </w:p>
    <w:p w14:paraId="196CFCA0" w14:textId="4FB1ECBD" w:rsidR="00B074BD" w:rsidRDefault="00C42372" w:rsidP="00C353FC">
      <w:pPr>
        <w:spacing w:line="276" w:lineRule="auto"/>
        <w:ind w:firstLine="720"/>
        <w:jc w:val="both"/>
      </w:pPr>
      <w:r w:rsidRPr="00C42372">
        <w:rPr>
          <w:bCs/>
        </w:rPr>
        <w:t xml:space="preserve">Tập trung cao nhất tại tọa độ </w:t>
      </w:r>
      <w:r w:rsidRPr="00C42372">
        <w:rPr>
          <w:b/>
          <w:bCs/>
        </w:rPr>
        <w:t>(Điểm ăn uống = 3.0, Số bệnh = 0)</w:t>
      </w:r>
      <w:r w:rsidRPr="00C42372">
        <w:rPr>
          <w:bCs/>
        </w:rPr>
        <w:t xml:space="preserve"> với </w:t>
      </w:r>
      <w:r w:rsidRPr="00C42372">
        <w:rPr>
          <w:b/>
          <w:bCs/>
        </w:rPr>
        <w:t>1,141 người</w:t>
      </w:r>
      <w:r w:rsidRPr="00C42372">
        <w:rPr>
          <w:bCs/>
        </w:rPr>
        <w:t xml:space="preserve">. Vùng lân cận Điểm 4.0 và 2.0 ở nhóm 0 bệnh cũng đạt </w:t>
      </w:r>
      <w:r w:rsidRPr="00C42372">
        <w:rPr>
          <w:b/>
          <w:bCs/>
        </w:rPr>
        <w:t>972</w:t>
      </w:r>
      <w:r w:rsidRPr="00C42372">
        <w:rPr>
          <w:bCs/>
        </w:rPr>
        <w:t xml:space="preserve"> và </w:t>
      </w:r>
      <w:r w:rsidRPr="00C42372">
        <w:rPr>
          <w:b/>
          <w:bCs/>
        </w:rPr>
        <w:t>670 người</w:t>
      </w:r>
      <w:r w:rsidRPr="00C42372">
        <w:rPr>
          <w:bCs/>
        </w:rPr>
        <w:t>.</w:t>
      </w:r>
    </w:p>
    <w:p w14:paraId="7422C143" w14:textId="3028650D" w:rsidR="00C42372" w:rsidRDefault="00C42372" w:rsidP="00C353FC">
      <w:pPr>
        <w:spacing w:line="276" w:lineRule="auto"/>
        <w:jc w:val="both"/>
        <w:rPr>
          <w:b/>
        </w:rPr>
      </w:pPr>
      <w:r>
        <w:rPr>
          <w:b/>
        </w:rPr>
        <w:t>Kết luận &amp; Hướng xử lý máy học:</w:t>
      </w:r>
    </w:p>
    <w:p w14:paraId="2A94515E" w14:textId="383ED8AC" w:rsidR="001908C7" w:rsidRPr="001908C7" w:rsidRDefault="001908C7" w:rsidP="00C353FC">
      <w:pPr>
        <w:spacing w:line="276" w:lineRule="auto"/>
        <w:ind w:firstLine="720"/>
        <w:jc w:val="both"/>
        <w:rPr>
          <w:bCs/>
          <w:lang w:val="en-US"/>
        </w:rPr>
      </w:pPr>
      <w:r w:rsidRPr="001908C7">
        <w:rPr>
          <w:bCs/>
          <w:i/>
          <w:iCs/>
          <w:lang w:val="en-US"/>
        </w:rPr>
        <w:t>Kết luận:</w:t>
      </w:r>
      <w:r w:rsidRPr="001908C7">
        <w:rPr>
          <w:bCs/>
          <w:lang w:val="en-US"/>
        </w:rPr>
        <w:t xml:space="preserve"> Có hơn </w:t>
      </w:r>
      <w:r w:rsidRPr="001908C7">
        <w:rPr>
          <w:b/>
          <w:bCs/>
          <w:lang w:val="en-US"/>
        </w:rPr>
        <w:t>2,700 người</w:t>
      </w:r>
      <w:r w:rsidRPr="001908C7">
        <w:rPr>
          <w:bCs/>
          <w:lang w:val="en-US"/>
        </w:rPr>
        <w:t xml:space="preserve"> ăn uống rất độc hại nhưng chưa phát bệnh (rủi ro tiềm ẩn do độ trễ sinh học).</w:t>
      </w:r>
    </w:p>
    <w:p w14:paraId="4985C336" w14:textId="43DDF81D" w:rsidR="00B51187" w:rsidRPr="004C14D2" w:rsidRDefault="001908C7" w:rsidP="00C353FC">
      <w:pPr>
        <w:spacing w:line="276" w:lineRule="auto"/>
        <w:ind w:firstLine="720"/>
        <w:jc w:val="both"/>
        <w:rPr>
          <w:lang w:val="en-US"/>
        </w:rPr>
      </w:pPr>
      <w:r w:rsidRPr="001908C7">
        <w:rPr>
          <w:bCs/>
          <w:i/>
          <w:iCs/>
          <w:lang w:val="en-US"/>
        </w:rPr>
        <w:t>Giải pháp:</w:t>
      </w:r>
      <w:r w:rsidRPr="001908C7">
        <w:rPr>
          <w:bCs/>
          <w:lang w:val="en-US"/>
        </w:rPr>
        <w:t xml:space="preserve"> Nhóm này gây nhiễu nhãn rất lớn cho mô hình phân loại. Bắt buộc phải dùng thêm đặc trưng thể trạng tĩnh (BMI, Vòng eo) để làm trọng số đối trọng giúp máy gỡ nhiễu.</w:t>
      </w:r>
    </w:p>
    <w:p w14:paraId="36709C24" w14:textId="00B87C0C" w:rsidR="005808A3" w:rsidRPr="008345A7" w:rsidRDefault="005808A3" w:rsidP="00C353FC">
      <w:pPr>
        <w:spacing w:line="276" w:lineRule="auto"/>
        <w:jc w:val="both"/>
        <w:rPr>
          <w:b/>
          <w:lang w:val="en-US"/>
        </w:rPr>
      </w:pPr>
      <w:r>
        <w:rPr>
          <w:b/>
          <w:bCs/>
        </w:rPr>
        <w:t>Biểu đồ 2.</w:t>
      </w:r>
      <w:r w:rsidR="008345A7">
        <w:rPr>
          <w:b/>
          <w:bCs/>
        </w:rPr>
        <w:t xml:space="preserve"> </w:t>
      </w:r>
      <w:r w:rsidR="008345A7" w:rsidRPr="008345A7">
        <w:rPr>
          <w:b/>
          <w:bCs/>
          <w:lang w:val="en-US"/>
        </w:rPr>
        <w:t xml:space="preserve">Đồng thời Béo phì + Tăng huyết áp </w:t>
      </w:r>
      <w:r w:rsidR="008345A7">
        <w:rPr>
          <w:b/>
          <w:bCs/>
          <w:lang w:val="en-US"/>
        </w:rPr>
        <w:t xml:space="preserve">=&gt; </w:t>
      </w:r>
      <w:r w:rsidR="008345A7" w:rsidRPr="008345A7">
        <w:rPr>
          <w:b/>
          <w:bCs/>
          <w:lang w:val="en-US"/>
        </w:rPr>
        <w:t>Nguy cơ Đái tháo đường</w:t>
      </w:r>
    </w:p>
    <w:p w14:paraId="6366F565" w14:textId="5BD626D7" w:rsidR="001813FE" w:rsidRDefault="00A40F37" w:rsidP="00C353FC">
      <w:pPr>
        <w:spacing w:line="276" w:lineRule="auto"/>
        <w:jc w:val="both"/>
        <w:rPr>
          <w:bCs/>
          <w:lang w:val="en-US"/>
        </w:rPr>
      </w:pPr>
      <w:r>
        <w:rPr>
          <w:bCs/>
          <w:lang w:val="en-US"/>
        </w:rPr>
        <w:lastRenderedPageBreak/>
        <w:t>B</w:t>
      </w:r>
      <w:r w:rsidR="003873BA">
        <w:rPr>
          <w:bCs/>
          <w:lang w:val="en-US"/>
        </w:rPr>
        <w:t>iểu đồ trả lời cho câu hỏi “</w:t>
      </w:r>
      <w:r w:rsidR="001813FE" w:rsidRPr="001813FE">
        <w:rPr>
          <w:bCs/>
        </w:rPr>
        <w:t>Nếu một người vừa béo phì, vừa bị cao huyết áp thì nguy cơ bị tiểu đường của họ có tăng khủng khiếp hơn so với người bình thường không?</w:t>
      </w:r>
      <w:r w:rsidR="003873BA">
        <w:rPr>
          <w:bCs/>
          <w:lang w:val="en-US"/>
        </w:rPr>
        <w:t>”</w:t>
      </w:r>
    </w:p>
    <w:tbl>
      <w:tblPr>
        <w:tblStyle w:val="TableGrid"/>
        <w:tblW w:w="0" w:type="auto"/>
        <w:tblLook w:val="04A0" w:firstRow="1" w:lastRow="0" w:firstColumn="1" w:lastColumn="0" w:noHBand="0" w:noVBand="1"/>
      </w:tblPr>
      <w:tblGrid>
        <w:gridCol w:w="4508"/>
        <w:gridCol w:w="4508"/>
      </w:tblGrid>
      <w:tr w:rsidR="001813FE" w14:paraId="7F33BFB1" w14:textId="77777777" w:rsidTr="001813FE">
        <w:tc>
          <w:tcPr>
            <w:tcW w:w="4675" w:type="dxa"/>
          </w:tcPr>
          <w:p w14:paraId="7C6143E7" w14:textId="4FAD5906" w:rsidR="001813FE" w:rsidRDefault="001813FE" w:rsidP="00C353FC">
            <w:pPr>
              <w:spacing w:line="276" w:lineRule="auto"/>
              <w:rPr>
                <w:bCs/>
                <w:lang w:val="en-US"/>
              </w:rPr>
            </w:pPr>
            <w:r>
              <w:rPr>
                <w:bCs/>
                <w:lang w:val="en-US"/>
              </w:rPr>
              <w:t>Cột 1 (Màu xanh dương) – Hoàn hảo</w:t>
            </w:r>
          </w:p>
        </w:tc>
        <w:tc>
          <w:tcPr>
            <w:tcW w:w="4675" w:type="dxa"/>
          </w:tcPr>
          <w:p w14:paraId="3A76EB75" w14:textId="41364A4B" w:rsidR="001813FE" w:rsidRDefault="001813FE" w:rsidP="00C353FC">
            <w:pPr>
              <w:spacing w:line="276" w:lineRule="auto"/>
              <w:rPr>
                <w:bCs/>
                <w:lang w:val="en-US"/>
              </w:rPr>
            </w:pPr>
            <w:r>
              <w:rPr>
                <w:bCs/>
                <w:lang w:val="en-US"/>
              </w:rPr>
              <w:t>Không béo phì và cũng không bị cao huyết áp</w:t>
            </w:r>
            <w:r w:rsidR="00697748">
              <w:rPr>
                <w:bCs/>
                <w:lang w:val="en-US"/>
              </w:rPr>
              <w:t>. T</w:t>
            </w:r>
            <w:r w:rsidR="00697748" w:rsidRPr="00697748">
              <w:rPr>
                <w:bCs/>
                <w:lang w:val="en-US"/>
              </w:rPr>
              <w:t xml:space="preserve">ỉ lệ mắc tiểu đường của họ rất thấp, chỉ có </w:t>
            </w:r>
            <w:r w:rsidR="00697748" w:rsidRPr="00697748">
              <w:rPr>
                <w:b/>
                <w:bCs/>
                <w:lang w:val="en-US"/>
              </w:rPr>
              <w:t>5.9%</w:t>
            </w:r>
          </w:p>
        </w:tc>
      </w:tr>
      <w:tr w:rsidR="001813FE" w14:paraId="7435DDEE" w14:textId="77777777" w:rsidTr="001813FE">
        <w:tc>
          <w:tcPr>
            <w:tcW w:w="4675" w:type="dxa"/>
          </w:tcPr>
          <w:p w14:paraId="7F4DE17B" w14:textId="25EA1343" w:rsidR="001813FE" w:rsidRDefault="00B53939" w:rsidP="00C353FC">
            <w:pPr>
              <w:spacing w:line="276" w:lineRule="auto"/>
              <w:rPr>
                <w:bCs/>
                <w:lang w:val="en-US"/>
              </w:rPr>
            </w:pPr>
            <w:r w:rsidRPr="00B53939">
              <w:rPr>
                <w:bCs/>
              </w:rPr>
              <w:t>Cột 2 (Màu cam) - Nhóm người "Chỉ bị cao huyết áp</w:t>
            </w:r>
          </w:p>
        </w:tc>
        <w:tc>
          <w:tcPr>
            <w:tcW w:w="4675" w:type="dxa"/>
          </w:tcPr>
          <w:p w14:paraId="69D0395F" w14:textId="1663A8A1" w:rsidR="001813FE" w:rsidRDefault="003D1412" w:rsidP="00C353FC">
            <w:pPr>
              <w:spacing w:line="276" w:lineRule="auto"/>
              <w:rPr>
                <w:bCs/>
                <w:lang w:val="en-US"/>
              </w:rPr>
            </w:pPr>
            <w:r w:rsidRPr="003D1412">
              <w:rPr>
                <w:bCs/>
                <w:lang w:val="en-US"/>
              </w:rPr>
              <w:t xml:space="preserve">Những người này người ngợm bình thường (không béo) nhưng mạch máu bị cao huyết áp. Tỉ lệ tiểu đường của họ vọt lên </w:t>
            </w:r>
            <w:r w:rsidRPr="003D1412">
              <w:rPr>
                <w:b/>
                <w:bCs/>
                <w:lang w:val="en-US"/>
              </w:rPr>
              <w:t>23.8%</w:t>
            </w:r>
          </w:p>
        </w:tc>
      </w:tr>
      <w:tr w:rsidR="001813FE" w14:paraId="2739F663" w14:textId="77777777" w:rsidTr="001813FE">
        <w:tc>
          <w:tcPr>
            <w:tcW w:w="4675" w:type="dxa"/>
          </w:tcPr>
          <w:p w14:paraId="518FED4B" w14:textId="00F881E5" w:rsidR="001813FE" w:rsidRDefault="00E14B29" w:rsidP="00C353FC">
            <w:pPr>
              <w:spacing w:line="276" w:lineRule="auto"/>
              <w:rPr>
                <w:bCs/>
                <w:lang w:val="en-US"/>
              </w:rPr>
            </w:pPr>
            <w:r w:rsidRPr="00E14B29">
              <w:t>Cột 3 (Màu cam) - Nhóm người "Chỉ bị béo phì"</w:t>
            </w:r>
          </w:p>
        </w:tc>
        <w:tc>
          <w:tcPr>
            <w:tcW w:w="4675" w:type="dxa"/>
          </w:tcPr>
          <w:p w14:paraId="198F3D93" w14:textId="078A7E36" w:rsidR="001813FE" w:rsidRDefault="00D57E3D" w:rsidP="00C353FC">
            <w:pPr>
              <w:spacing w:line="276" w:lineRule="auto"/>
              <w:rPr>
                <w:bCs/>
                <w:lang w:val="en-US"/>
              </w:rPr>
            </w:pPr>
            <w:r w:rsidRPr="00D57E3D">
              <w:rPr>
                <w:bCs/>
                <w:lang w:val="en-US"/>
              </w:rPr>
              <w:t xml:space="preserve">Những người này huyết áp bình thường nhưng cân nặng quá khổ (BMI </w:t>
            </w:r>
            <w:r w:rsidR="00646FE9">
              <w:rPr>
                <w:bCs/>
                <w:lang w:val="en-US"/>
              </w:rPr>
              <w:t>≥</w:t>
            </w:r>
            <w:r w:rsidRPr="00D57E3D">
              <w:rPr>
                <w:bCs/>
                <w:lang w:val="en-US"/>
              </w:rPr>
              <w:t xml:space="preserve"> 30). Tỉ lệ tiểu đường của họ là </w:t>
            </w:r>
            <w:r w:rsidRPr="00D57E3D">
              <w:rPr>
                <w:b/>
                <w:bCs/>
                <w:lang w:val="en-US"/>
              </w:rPr>
              <w:t>9.0%</w:t>
            </w:r>
            <w:r>
              <w:rPr>
                <w:b/>
                <w:bCs/>
                <w:lang w:val="en-US"/>
              </w:rPr>
              <w:t>.</w:t>
            </w:r>
          </w:p>
        </w:tc>
      </w:tr>
      <w:tr w:rsidR="001813FE" w14:paraId="616AD914" w14:textId="77777777" w:rsidTr="001813FE">
        <w:tc>
          <w:tcPr>
            <w:tcW w:w="4675" w:type="dxa"/>
          </w:tcPr>
          <w:p w14:paraId="75AE0077" w14:textId="1404E44A" w:rsidR="001813FE" w:rsidRDefault="00646FE9" w:rsidP="00C353FC">
            <w:pPr>
              <w:spacing w:line="276" w:lineRule="auto"/>
              <w:rPr>
                <w:bCs/>
                <w:lang w:val="en-US"/>
              </w:rPr>
            </w:pPr>
            <w:r>
              <w:rPr>
                <w:bCs/>
                <w:lang w:val="en-US"/>
              </w:rPr>
              <w:t>Cột 4 (Màu đỏ) – Béo phì + Cao huyết áp</w:t>
            </w:r>
          </w:p>
        </w:tc>
        <w:tc>
          <w:tcPr>
            <w:tcW w:w="4675" w:type="dxa"/>
          </w:tcPr>
          <w:p w14:paraId="2F54C087" w14:textId="590714E1" w:rsidR="001813FE" w:rsidRDefault="00560A2C" w:rsidP="00C353FC">
            <w:pPr>
              <w:spacing w:line="276" w:lineRule="auto"/>
              <w:rPr>
                <w:bCs/>
                <w:lang w:val="en-US"/>
              </w:rPr>
            </w:pPr>
            <w:r w:rsidRPr="00560A2C">
              <w:rPr>
                <w:bCs/>
                <w:lang w:val="en-US"/>
              </w:rPr>
              <w:t xml:space="preserve">Tỉ lệ mắc tiểu đường của họ bùng nổ lên tới </w:t>
            </w:r>
            <w:r w:rsidRPr="00560A2C">
              <w:rPr>
                <w:b/>
                <w:bCs/>
                <w:lang w:val="en-US"/>
              </w:rPr>
              <w:t>33.1</w:t>
            </w:r>
            <w:r w:rsidR="00B27881" w:rsidRPr="00560A2C">
              <w:rPr>
                <w:b/>
                <w:bCs/>
                <w:lang w:val="en-US"/>
              </w:rPr>
              <w:t>%</w:t>
            </w:r>
            <w:r w:rsidR="00B27881" w:rsidRPr="00560A2C">
              <w:rPr>
                <w:bCs/>
                <w:lang w:val="en-US"/>
              </w:rPr>
              <w:t xml:space="preserve"> (</w:t>
            </w:r>
            <w:r w:rsidRPr="00560A2C">
              <w:rPr>
                <w:bCs/>
                <w:lang w:val="en-US"/>
              </w:rPr>
              <w:t>cao nhất trong 4 nhóm).</w:t>
            </w:r>
          </w:p>
        </w:tc>
      </w:tr>
    </w:tbl>
    <w:p w14:paraId="226D2DCF" w14:textId="0E1A2CF8" w:rsidR="00560A2C" w:rsidRDefault="00560A2C" w:rsidP="00C353FC">
      <w:pPr>
        <w:spacing w:line="276" w:lineRule="auto"/>
        <w:ind w:firstLine="720"/>
        <w:jc w:val="both"/>
        <w:rPr>
          <w:bCs/>
          <w:lang w:val="en-US"/>
        </w:rPr>
      </w:pPr>
      <w:r>
        <w:rPr>
          <w:b/>
          <w:lang w:val="en-US"/>
        </w:rPr>
        <w:t xml:space="preserve">Về thực tế: </w:t>
      </w:r>
      <w:r>
        <w:rPr>
          <w:bCs/>
          <w:lang w:val="en-US"/>
        </w:rPr>
        <w:t>Béo phì và cao huyết áp thường không riêng lẻ. Khi chúng xảy ra cùng lúc, người bệnh sẽ rất dễ bị bệnh tiểu đường</w:t>
      </w:r>
    </w:p>
    <w:p w14:paraId="1BAF0C5F" w14:textId="58C6F1FF" w:rsidR="00560A2C" w:rsidRPr="00560A2C" w:rsidRDefault="00560A2C" w:rsidP="00C353FC">
      <w:pPr>
        <w:spacing w:line="276" w:lineRule="auto"/>
        <w:ind w:firstLine="720"/>
        <w:jc w:val="both"/>
        <w:rPr>
          <w:bCs/>
          <w:lang w:val="en-US"/>
        </w:rPr>
      </w:pPr>
      <w:r>
        <w:rPr>
          <w:b/>
          <w:lang w:val="en-US"/>
        </w:rPr>
        <w:t xml:space="preserve">Về máy học: </w:t>
      </w:r>
      <w:r>
        <w:rPr>
          <w:bCs/>
          <w:lang w:val="en-US"/>
        </w:rPr>
        <w:t>Nên có thêm biến kết hợp cả 2 (Béo phì và cao huyết áp)</w:t>
      </w:r>
      <w:r w:rsidR="00E3128D">
        <w:rPr>
          <w:bCs/>
          <w:lang w:val="en-US"/>
        </w:rPr>
        <w:t>. Khi thấy biến kết hợp này, mô hình sẽ biết đây là rủi ro cao gắn nhãn để dự báo chính xác hơn.</w:t>
      </w:r>
    </w:p>
    <w:p w14:paraId="75FEAB2C" w14:textId="0B9ED357" w:rsidR="005808A3" w:rsidRPr="00F5681C" w:rsidRDefault="005808A3" w:rsidP="00C353FC">
      <w:pPr>
        <w:spacing w:line="276" w:lineRule="auto"/>
        <w:jc w:val="both"/>
        <w:rPr>
          <w:b/>
          <w:bCs/>
        </w:rPr>
      </w:pPr>
      <w:r>
        <w:rPr>
          <w:b/>
          <w:bCs/>
        </w:rPr>
        <w:t>Biểu đồ 3.</w:t>
      </w:r>
      <w:r w:rsidR="004C0D34">
        <w:rPr>
          <w:b/>
          <w:bCs/>
        </w:rPr>
        <w:t xml:space="preserve"> </w:t>
      </w:r>
      <w:r w:rsidR="004C0D34" w:rsidRPr="004C0D34">
        <w:rPr>
          <w:b/>
          <w:bCs/>
        </w:rPr>
        <w:t>Profile dinh dưỡng chuẩn hóa theo số bệnh mắc</w:t>
      </w:r>
    </w:p>
    <w:p w14:paraId="77C9CAEB" w14:textId="6006B60A" w:rsidR="007E13B8" w:rsidRPr="00B27881" w:rsidRDefault="007E13B8" w:rsidP="00C353FC">
      <w:pPr>
        <w:spacing w:line="276" w:lineRule="auto"/>
        <w:jc w:val="both"/>
      </w:pPr>
      <w:r w:rsidRPr="007E13B8">
        <w:t xml:space="preserve">Biểu đồ này đang muốn trả lời câu hỏi: </w:t>
      </w:r>
      <w:r w:rsidRPr="00B27881">
        <w:t>"Khi một người mắc thêm nhiều bệnh mạn tính cùng lúc, thói quen ăn uống thực tế của họ sẽ biến đổi như thế nào?"</w:t>
      </w:r>
    </w:p>
    <w:tbl>
      <w:tblPr>
        <w:tblStyle w:val="TableGrid"/>
        <w:tblW w:w="9355" w:type="dxa"/>
        <w:tblLook w:val="04A0" w:firstRow="1" w:lastRow="0" w:firstColumn="1" w:lastColumn="0" w:noHBand="0" w:noVBand="1"/>
      </w:tblPr>
      <w:tblGrid>
        <w:gridCol w:w="1795"/>
        <w:gridCol w:w="7560"/>
      </w:tblGrid>
      <w:tr w:rsidR="0066216B" w14:paraId="576057E5" w14:textId="77777777" w:rsidTr="002C45F6">
        <w:tc>
          <w:tcPr>
            <w:tcW w:w="1795" w:type="dxa"/>
          </w:tcPr>
          <w:p w14:paraId="528DEA86" w14:textId="0E9D064D" w:rsidR="0066216B" w:rsidRDefault="0066216B" w:rsidP="00C353FC">
            <w:pPr>
              <w:spacing w:line="276" w:lineRule="auto"/>
            </w:pPr>
            <w:r>
              <w:t>Đường xanh dương – 0 bệnh (khỏe mạnh)</w:t>
            </w:r>
          </w:p>
        </w:tc>
        <w:tc>
          <w:tcPr>
            <w:tcW w:w="7560" w:type="dxa"/>
          </w:tcPr>
          <w:p w14:paraId="6B281E2A" w14:textId="424D78CB" w:rsidR="002C45F6" w:rsidRDefault="0074074C" w:rsidP="00C353FC">
            <w:pPr>
              <w:spacing w:line="276" w:lineRule="auto"/>
              <w:rPr>
                <w:lang w:val="en-US"/>
              </w:rPr>
            </w:pPr>
            <w:r w:rsidRPr="0074074C">
              <w:rPr>
                <w:lang w:val="en-US"/>
              </w:rPr>
              <w:t xml:space="preserve">Họ ăn rất ít Muối (0.2), ít Chất béo, ít Kali, ít Xơ. Nhưng riêng tại trạm </w:t>
            </w:r>
            <w:r w:rsidRPr="0074074C">
              <w:rPr>
                <w:b/>
                <w:bCs/>
                <w:lang w:val="en-US"/>
              </w:rPr>
              <w:t>Đường</w:t>
            </w:r>
            <w:r w:rsidRPr="0074074C">
              <w:rPr>
                <w:lang w:val="en-US"/>
              </w:rPr>
              <w:t>, họ vọt lên rất cao (</w:t>
            </w:r>
            <w:r w:rsidRPr="0074074C">
              <w:rPr>
                <w:b/>
                <w:bCs/>
                <w:lang w:val="en-US"/>
              </w:rPr>
              <w:t>0.88</w:t>
            </w:r>
            <w:r w:rsidRPr="0074074C">
              <w:rPr>
                <w:lang w:val="en-US"/>
              </w:rPr>
              <w:t>).</w:t>
            </w:r>
          </w:p>
          <w:p w14:paraId="296B08CC" w14:textId="36C49E07" w:rsidR="0066216B" w:rsidRPr="00CD4AB1" w:rsidRDefault="00634FB7" w:rsidP="00C353FC">
            <w:pPr>
              <w:spacing w:line="276" w:lineRule="auto"/>
              <w:rPr>
                <w:lang w:val="en-US"/>
              </w:rPr>
            </w:pPr>
            <w:r w:rsidRPr="00634FB7">
              <w:rPr>
                <w:lang w:val="en-US"/>
              </w:rPr>
              <w:t>=</w:t>
            </w:r>
            <w:r>
              <w:t xml:space="preserve">&gt; </w:t>
            </w:r>
            <w:r w:rsidRPr="00634FB7">
              <w:t>Đây là nhóm người trẻ, khỏe, cơ thể chưa có bệnh nên ăn uống hoàn toàn theo sở thích cá nhân, thoải mái ăn đồ ngọt mà không cần lo nghĩ.</w:t>
            </w:r>
          </w:p>
        </w:tc>
      </w:tr>
      <w:tr w:rsidR="0066216B" w14:paraId="440C1691" w14:textId="77777777" w:rsidTr="002C45F6">
        <w:tc>
          <w:tcPr>
            <w:tcW w:w="1795" w:type="dxa"/>
          </w:tcPr>
          <w:p w14:paraId="2618C1D6" w14:textId="4228D83D" w:rsidR="0066216B" w:rsidRDefault="006E7D23" w:rsidP="00C353FC">
            <w:pPr>
              <w:spacing w:line="276" w:lineRule="auto"/>
            </w:pPr>
            <w:r>
              <w:t>Đường Cam, xanh lá, đỏ</w:t>
            </w:r>
            <w:r w:rsidR="00B27881">
              <w:t xml:space="preserve"> </w:t>
            </w:r>
            <w:r>
              <w:t>(1,2,3 bệnh)</w:t>
            </w:r>
          </w:p>
        </w:tc>
        <w:tc>
          <w:tcPr>
            <w:tcW w:w="7560" w:type="dxa"/>
          </w:tcPr>
          <w:p w14:paraId="766A9163" w14:textId="797248D0" w:rsidR="00710018" w:rsidRPr="00710018" w:rsidRDefault="00710018" w:rsidP="00C353FC">
            <w:pPr>
              <w:spacing w:line="276" w:lineRule="auto"/>
              <w:rPr>
                <w:lang w:val="en-US"/>
              </w:rPr>
            </w:pPr>
            <w:r w:rsidRPr="00710018">
              <w:rPr>
                <w:lang w:val="en-US"/>
              </w:rPr>
              <w:t>Các chất khác vẫn giữ mức thấp, nhưng riêng tại trạm Đường bị kéo tụt thẳng xuống đáy (</w:t>
            </w:r>
            <w:r w:rsidRPr="00710018">
              <w:rPr>
                <w:b/>
                <w:bCs/>
                <w:lang w:val="en-US"/>
              </w:rPr>
              <w:t>0.0 - 0.2</w:t>
            </w:r>
            <w:r w:rsidRPr="00710018">
              <w:rPr>
                <w:lang w:val="en-US"/>
              </w:rPr>
              <w:t>), thấp hơn hẳn nhóm khỏe mạnh.</w:t>
            </w:r>
          </w:p>
          <w:p w14:paraId="1ED0F9D3" w14:textId="29B83ABB" w:rsidR="0066216B" w:rsidRPr="000561DE" w:rsidRDefault="000561DE" w:rsidP="00C353FC">
            <w:pPr>
              <w:spacing w:line="276" w:lineRule="auto"/>
              <w:rPr>
                <w:lang w:val="en-US"/>
              </w:rPr>
            </w:pPr>
            <w:r>
              <w:rPr>
                <w:b/>
                <w:bCs/>
                <w:lang w:val="en-US"/>
              </w:rPr>
              <w:t>=&gt;</w:t>
            </w:r>
            <w:r w:rsidRPr="000561DE">
              <w:rPr>
                <w:lang w:val="en-US"/>
              </w:rPr>
              <w:t xml:space="preserve"> </w:t>
            </w:r>
            <w:r w:rsidR="006760B7" w:rsidRPr="006760B7">
              <w:rPr>
                <w:b/>
                <w:bCs/>
              </w:rPr>
              <w:t>Suy luận:</w:t>
            </w:r>
            <w:r w:rsidR="006760B7" w:rsidRPr="006760B7">
              <w:t xml:space="preserve"> </w:t>
            </w:r>
            <w:r w:rsidRPr="006760B7">
              <w:t xml:space="preserve">Phản ứng kiêng cữ chủ quan. Khi mới phát hiện chớm bệnh, họ </w:t>
            </w:r>
            <w:r w:rsidR="006760B7" w:rsidRPr="006760B7">
              <w:t xml:space="preserve">có ý thức sợ bệnh nên ngay lập tức </w:t>
            </w:r>
            <w:r w:rsidRPr="006760B7">
              <w:t xml:space="preserve">chủ động cắt giảm </w:t>
            </w:r>
            <w:r w:rsidR="006760B7" w:rsidRPr="006760B7">
              <w:t xml:space="preserve">triệt để </w:t>
            </w:r>
            <w:r w:rsidRPr="006760B7">
              <w:t>lượng đường nạp vào để kiểm soát sức khỏe.</w:t>
            </w:r>
          </w:p>
        </w:tc>
      </w:tr>
      <w:tr w:rsidR="0066216B" w14:paraId="760F0C08" w14:textId="77777777" w:rsidTr="002C45F6">
        <w:tc>
          <w:tcPr>
            <w:tcW w:w="1795" w:type="dxa"/>
          </w:tcPr>
          <w:p w14:paraId="1ECA87A7" w14:textId="10601EBE" w:rsidR="0066216B" w:rsidRDefault="007F10DD" w:rsidP="00C353FC">
            <w:pPr>
              <w:spacing w:line="276" w:lineRule="auto"/>
            </w:pPr>
            <w:r w:rsidRPr="007F10DD">
              <w:t xml:space="preserve">Người Bệnh Nặng &amp; Đa Bệnh (4, 5, 6 bệnh </w:t>
            </w:r>
            <w:r w:rsidR="00842BA8">
              <w:t>–</w:t>
            </w:r>
            <w:r w:rsidRPr="007F10DD">
              <w:t xml:space="preserve"> Đường màu tím, nâu, hồng)</w:t>
            </w:r>
          </w:p>
        </w:tc>
        <w:tc>
          <w:tcPr>
            <w:tcW w:w="7560" w:type="dxa"/>
          </w:tcPr>
          <w:p w14:paraId="1895F43C" w14:textId="4B5CB199" w:rsidR="002C45F6" w:rsidRPr="00706B62" w:rsidRDefault="00706B62" w:rsidP="00C353FC">
            <w:pPr>
              <w:spacing w:line="276" w:lineRule="auto"/>
              <w:rPr>
                <w:lang w:val="en-US"/>
              </w:rPr>
            </w:pPr>
            <w:r w:rsidRPr="00706B62">
              <w:rPr>
                <w:lang w:val="en-US"/>
              </w:rPr>
              <w:t xml:space="preserve">Biến động cực đoan ở trạm Đường (0.2 - 1.0). Riêng nhóm nặng nhất (6 bệnh </w:t>
            </w:r>
            <w:r w:rsidR="00842BA8">
              <w:rPr>
                <w:lang w:val="en-US"/>
              </w:rPr>
              <w:t>–</w:t>
            </w:r>
            <w:r w:rsidRPr="00706B62">
              <w:rPr>
                <w:lang w:val="en-US"/>
              </w:rPr>
              <w:t xml:space="preserve"> đường màu hồng) chiếm trọn đỉnh cao nhất (</w:t>
            </w:r>
            <w:r w:rsidRPr="00706B62">
              <w:rPr>
                <w:b/>
                <w:bCs/>
                <w:lang w:val="en-US"/>
              </w:rPr>
              <w:t>1.0</w:t>
            </w:r>
            <w:r w:rsidRPr="00706B62">
              <w:rPr>
                <w:lang w:val="en-US"/>
              </w:rPr>
              <w:t>) ở tất cả các trạm còn lại (Muối, Béo, Xơ, Kali).</w:t>
            </w:r>
          </w:p>
          <w:p w14:paraId="5AC2D660" w14:textId="2B611350" w:rsidR="0066216B" w:rsidRPr="00706B62" w:rsidRDefault="000316F2" w:rsidP="00C353FC">
            <w:pPr>
              <w:spacing w:line="276" w:lineRule="auto"/>
              <w:rPr>
                <w:lang w:val="en-US"/>
              </w:rPr>
            </w:pPr>
            <w:r>
              <w:rPr>
                <w:lang w:val="en-US"/>
              </w:rPr>
              <w:t>=&gt;</w:t>
            </w:r>
            <w:r w:rsidR="006E55FE" w:rsidRPr="006E55FE">
              <w:rPr>
                <w:b/>
                <w:bCs/>
                <w:lang w:val="en-US"/>
              </w:rPr>
              <w:t>Suy luận:</w:t>
            </w:r>
            <w:r w:rsidR="006E55FE" w:rsidRPr="006E55FE">
              <w:rPr>
                <w:lang w:val="en-US"/>
              </w:rPr>
              <w:t xml:space="preserve"> Người bệnh nặng </w:t>
            </w:r>
            <w:r w:rsidR="006E55FE" w:rsidRPr="006E55FE">
              <w:rPr>
                <w:b/>
                <w:bCs/>
                <w:lang w:val="en-US"/>
              </w:rPr>
              <w:t>vẫn đang kiêng đường rất nghiêm ngặt</w:t>
            </w:r>
            <w:r w:rsidR="006E55FE" w:rsidRPr="006E55FE">
              <w:rPr>
                <w:lang w:val="en-US"/>
              </w:rPr>
              <w:t xml:space="preserve"> (nên cột Đường mới giảm xuống 0.9). Tuy nhiên, vì họ ôm quá nhiều bệnh nên hệ chuyển hóa bên trong đã </w:t>
            </w:r>
            <w:r w:rsidR="006E55FE" w:rsidRPr="006E55FE">
              <w:rPr>
                <w:b/>
                <w:bCs/>
                <w:lang w:val="en-US"/>
              </w:rPr>
              <w:t>suy sụp hoàn toàn</w:t>
            </w:r>
            <w:r w:rsidR="006E55FE" w:rsidRPr="006E55FE">
              <w:rPr>
                <w:lang w:val="en-US"/>
              </w:rPr>
              <w:t>, dẫn đến các chỉ số sinh học còn lại tự động bị đẩy lên mức báo động đỏ (1.0) bất kể họ có ăn ít đi chăng nữa.</w:t>
            </w:r>
          </w:p>
        </w:tc>
      </w:tr>
    </w:tbl>
    <w:p w14:paraId="1DE894D2" w14:textId="77777777" w:rsidR="00542FED" w:rsidRPr="007E13B8" w:rsidRDefault="00542FED" w:rsidP="00C353FC">
      <w:pPr>
        <w:spacing w:line="276" w:lineRule="auto"/>
      </w:pPr>
    </w:p>
    <w:p w14:paraId="6FDDA181" w14:textId="049AD109" w:rsidR="00B23CCE" w:rsidRPr="00B23CCE" w:rsidRDefault="00B23CCE" w:rsidP="00C353FC">
      <w:pPr>
        <w:pStyle w:val="Heading2"/>
        <w:spacing w:line="276" w:lineRule="auto"/>
        <w:ind w:firstLine="0"/>
        <w:rPr>
          <w:sz w:val="26"/>
          <w:szCs w:val="26"/>
        </w:rPr>
      </w:pPr>
      <w:bookmarkStart w:id="97" w:name="_Toc230601882"/>
      <w:r w:rsidRPr="00B23CCE">
        <w:rPr>
          <w:sz w:val="26"/>
          <w:szCs w:val="26"/>
        </w:rPr>
        <w:lastRenderedPageBreak/>
        <w:t>3.4.5 Tổng kết EDA (EDA Summary)</w:t>
      </w:r>
      <w:r w:rsidR="00320939">
        <w:rPr>
          <w:sz w:val="26"/>
          <w:szCs w:val="26"/>
        </w:rPr>
        <w:t xml:space="preserve"> và Định hướng mô hình</w:t>
      </w:r>
      <w:bookmarkEnd w:id="97"/>
    </w:p>
    <w:p w14:paraId="5E5CC0C1" w14:textId="0AA4509E" w:rsidR="00320939" w:rsidRDefault="00320939" w:rsidP="00C353FC">
      <w:pPr>
        <w:jc w:val="both"/>
        <w:rPr>
          <w:b/>
          <w:bCs/>
        </w:rPr>
      </w:pPr>
      <w:r>
        <w:rPr>
          <w:b/>
          <w:bCs/>
        </w:rPr>
        <w:t>1. Hiện tượng độ trễ sinh học ở nhóm rủi ro ẩn mình</w:t>
      </w:r>
    </w:p>
    <w:p w14:paraId="2C971721" w14:textId="723F4446" w:rsidR="00344D17" w:rsidRPr="00344D17" w:rsidRDefault="00344D17" w:rsidP="00C353FC">
      <w:pPr>
        <w:jc w:val="both"/>
        <w:rPr>
          <w:lang w:val="en-US"/>
        </w:rPr>
      </w:pPr>
      <w:r w:rsidRPr="00344D17">
        <w:rPr>
          <w:lang w:val="en-US"/>
        </w:rPr>
        <w:t xml:space="preserve">Phát hiện quần thể hơn 2,700 cá thể có lối sống độc hại (Điểm ăn uống từ 2.0 </w:t>
      </w:r>
      <w:r w:rsidR="00C705B2">
        <w:rPr>
          <w:lang w:val="en-US"/>
        </w:rPr>
        <w:t xml:space="preserve">→ </w:t>
      </w:r>
      <w:r w:rsidRPr="00344D17">
        <w:rPr>
          <w:lang w:val="en-US"/>
        </w:rPr>
        <w:t>4.0) nhưng lâm sàng vẫn ghi nhận chưa mắc bệnh (Số bệnh = 0).</w:t>
      </w:r>
    </w:p>
    <w:p w14:paraId="428895B8" w14:textId="62602872" w:rsidR="00D9224B" w:rsidRDefault="00D9224B" w:rsidP="00C353FC">
      <w:pPr>
        <w:jc w:val="both"/>
      </w:pPr>
      <w:r w:rsidRPr="00D9224B">
        <w:rPr>
          <w:b/>
          <w:bCs/>
        </w:rPr>
        <w:t>Bản chất thực tế:</w:t>
      </w:r>
      <w:r w:rsidRPr="00D9224B">
        <w:t xml:space="preserve"> Tổn thương do dinh dưỡng xấu cần thời gian tích tụ để phát tác thành bệnh. Nhóm này mang hành vi của người bệnh nhưng mang nhãn của người khỏe, gây ra hiện tượng chồng lấn dữ liệu cực kỳ nghiêm trọng.</w:t>
      </w:r>
    </w:p>
    <w:p w14:paraId="6DDC0388" w14:textId="155EC86D" w:rsidR="00E83431" w:rsidRDefault="00E83431" w:rsidP="00C353FC">
      <w:pPr>
        <w:jc w:val="both"/>
        <w:rPr>
          <w:b/>
          <w:bCs/>
        </w:rPr>
      </w:pPr>
      <w:r>
        <w:rPr>
          <w:b/>
          <w:bCs/>
        </w:rPr>
        <w:t xml:space="preserve">Định hướng xử lý: </w:t>
      </w:r>
    </w:p>
    <w:p w14:paraId="3F385E3A" w14:textId="6C9795AC" w:rsidR="00E83431" w:rsidRDefault="00E83431" w:rsidP="00C353FC">
      <w:pPr>
        <w:jc w:val="both"/>
        <w:rPr>
          <w:b/>
        </w:rPr>
      </w:pPr>
      <w:r>
        <w:rPr>
          <w:b/>
          <w:bCs/>
        </w:rPr>
        <w:t>Bài toán 1</w:t>
      </w:r>
      <w:r w:rsidR="00F8688C">
        <w:rPr>
          <w:b/>
          <w:bCs/>
        </w:rPr>
        <w:t>: Khai phá luật kết hợp giữa sức khỏe và bệnh mãn tính</w:t>
      </w:r>
      <w:r w:rsidR="002B45A7">
        <w:rPr>
          <w:b/>
          <w:bCs/>
        </w:rPr>
        <w:t>.</w:t>
      </w:r>
    </w:p>
    <w:p w14:paraId="0EDA3161" w14:textId="5DFC10FC" w:rsidR="002B45A7" w:rsidRPr="00B27881" w:rsidRDefault="0016288E" w:rsidP="00C353FC">
      <w:pPr>
        <w:jc w:val="both"/>
      </w:pPr>
      <w:r w:rsidRPr="0016288E">
        <w:t>Tránh đưa nhóm 0 bệnh nhưng ăn uống độc hại này vào chung tập luật với nhóm khỏe mạnh hoàn toàn, để không làm giảm độ tin cậy (Confidence) của các luật hành vi rủi ro.</w:t>
      </w:r>
    </w:p>
    <w:p w14:paraId="37AF7370" w14:textId="73C51967" w:rsidR="00320939" w:rsidRPr="00511979" w:rsidRDefault="00511979" w:rsidP="00C353FC">
      <w:pPr>
        <w:jc w:val="both"/>
      </w:pPr>
      <w:r w:rsidRPr="00CC4553">
        <w:rPr>
          <w:b/>
          <w:bCs/>
        </w:rPr>
        <w:t>Bài toán 2 (Mô hình Máy học dự báo nguy cơ):</w:t>
      </w:r>
      <w:r w:rsidRPr="00511979">
        <w:t xml:space="preserve"> Bắt buộc phải kết hợp thêm các biến thể trạng tĩnh (BMI, Vòng eo) để làm trọng số đối trọng, giúp các mô hình (Random Forest, XGBoost) gỡ nhiễu và phân lớp chính xác ở vùng nhãn chồng lấn này.</w:t>
      </w:r>
    </w:p>
    <w:p w14:paraId="73F9C61E" w14:textId="77777777" w:rsidR="001B2752" w:rsidRDefault="001B2752" w:rsidP="00C353FC">
      <w:pPr>
        <w:jc w:val="both"/>
      </w:pPr>
    </w:p>
    <w:p w14:paraId="241016EF" w14:textId="77777777" w:rsidR="001B2752" w:rsidRPr="001B2752" w:rsidRDefault="001B2752" w:rsidP="00C353FC">
      <w:pPr>
        <w:jc w:val="both"/>
        <w:rPr>
          <w:b/>
          <w:bCs/>
          <w:lang w:val="en-US"/>
        </w:rPr>
      </w:pPr>
      <w:r w:rsidRPr="001B2752">
        <w:rPr>
          <w:b/>
          <w:bCs/>
          <w:lang w:val="en-US"/>
        </w:rPr>
        <w:t>2. Cơ chế tương tác phi tuyến tính của thể chất nền</w:t>
      </w:r>
    </w:p>
    <w:p w14:paraId="184C88AC" w14:textId="3C6A11DE" w:rsidR="001B2752" w:rsidRPr="001B2752" w:rsidRDefault="001B2752" w:rsidP="00C353FC">
      <w:pPr>
        <w:jc w:val="both"/>
        <w:rPr>
          <w:lang w:val="en-US"/>
        </w:rPr>
      </w:pPr>
      <w:r w:rsidRPr="001B2752">
        <w:rPr>
          <w:b/>
          <w:bCs/>
          <w:lang w:val="en-US"/>
        </w:rPr>
        <w:t>Kết quả EDA:</w:t>
      </w:r>
      <w:r w:rsidRPr="001B2752">
        <w:rPr>
          <w:lang w:val="en-US"/>
        </w:rPr>
        <w:t xml:space="preserve"> Khi một người vừa béo phì vừa tăng huyết áp, tỷ lệ mắc đái tháo đường bùng nổ lên </w:t>
      </w:r>
      <w:r w:rsidRPr="001B2752">
        <w:rPr>
          <w:b/>
          <w:bCs/>
          <w:lang w:val="en-US"/>
        </w:rPr>
        <w:t>33.1%</w:t>
      </w:r>
      <w:r w:rsidRPr="001B2752">
        <w:rPr>
          <w:lang w:val="en-US"/>
        </w:rPr>
        <w:t xml:space="preserve"> (tăng gấp 5.6 lần mức nền), vượt xa tổng tác động của hai yếu tố khi đứng riêng lẻ.</w:t>
      </w:r>
    </w:p>
    <w:p w14:paraId="41BB3D7C" w14:textId="2A2469B7" w:rsidR="009E1773" w:rsidRDefault="001B2752" w:rsidP="00C353FC">
      <w:pPr>
        <w:tabs>
          <w:tab w:val="num" w:pos="1440"/>
        </w:tabs>
        <w:jc w:val="both"/>
        <w:rPr>
          <w:b/>
          <w:bCs/>
          <w:lang w:val="en-US"/>
        </w:rPr>
      </w:pPr>
      <w:r w:rsidRPr="001B2752">
        <w:rPr>
          <w:b/>
          <w:bCs/>
          <w:lang w:val="en-US"/>
        </w:rPr>
        <w:t>Định hướng xử lý</w:t>
      </w:r>
      <w:r w:rsidR="009E1773">
        <w:rPr>
          <w:b/>
          <w:bCs/>
          <w:lang w:val="en-US"/>
        </w:rPr>
        <w:t>:</w:t>
      </w:r>
    </w:p>
    <w:p w14:paraId="3BEDDD0A" w14:textId="77777777" w:rsidR="001B2752" w:rsidRPr="001B2752" w:rsidRDefault="001B2752" w:rsidP="00C353FC">
      <w:pPr>
        <w:tabs>
          <w:tab w:val="num" w:pos="1440"/>
        </w:tabs>
        <w:jc w:val="both"/>
        <w:rPr>
          <w:lang w:val="en-US"/>
        </w:rPr>
      </w:pPr>
      <w:r w:rsidRPr="001B2752">
        <w:rPr>
          <w:b/>
          <w:bCs/>
          <w:lang w:val="en-US"/>
        </w:rPr>
        <w:t>Bài toán 1 (Khai phá luật kết hợp):</w:t>
      </w:r>
      <w:r w:rsidRPr="001B2752">
        <w:rPr>
          <w:lang w:val="en-US"/>
        </w:rPr>
        <w:t xml:space="preserve"> Chủ động tạo ra các itemset gộp sẵn dạng {Béo phì, Tăng huyết áp} thay vì để hai item đơn lẻ, giúp thuật toán Apriori/FP-Growth tìm được các luật có độ mạnh cao (Lift cao) dẫn đến hệ quả {Mắc bệnh Đái tháo đường}.</w:t>
      </w:r>
    </w:p>
    <w:p w14:paraId="2F459057" w14:textId="77777777" w:rsidR="001B2752" w:rsidRPr="001B2752" w:rsidRDefault="001B2752" w:rsidP="00C353FC">
      <w:pPr>
        <w:jc w:val="both"/>
        <w:rPr>
          <w:lang w:val="en-US"/>
        </w:rPr>
      </w:pPr>
      <w:r w:rsidRPr="001B2752">
        <w:rPr>
          <w:b/>
          <w:bCs/>
          <w:lang w:val="en-US"/>
        </w:rPr>
        <w:t>Bài toán 2 (Mô hình Máy học dự báo):</w:t>
      </w:r>
      <w:r w:rsidRPr="001B2752">
        <w:rPr>
          <w:lang w:val="en-US"/>
        </w:rPr>
        <w:t xml:space="preserve"> Đây là căn cứ cho bước </w:t>
      </w:r>
      <w:r w:rsidRPr="001B2752">
        <w:rPr>
          <w:b/>
          <w:bCs/>
          <w:lang w:val="en-US"/>
        </w:rPr>
        <w:t>Kỹ nghệ đặc trưng (Feature Engineering)</w:t>
      </w:r>
      <w:r w:rsidRPr="001B2752">
        <w:rPr>
          <w:lang w:val="en-US"/>
        </w:rPr>
        <w:t>. Trong code cần tạo ra biến tương tác tích số (BMI * Hypertension) để giúp mô hình cây cắt được đường ranh giới phân lớp phi tuyến phức tạp này.</w:t>
      </w:r>
    </w:p>
    <w:p w14:paraId="705D1823" w14:textId="77777777" w:rsidR="00B27881" w:rsidRPr="001B2752" w:rsidRDefault="00B27881" w:rsidP="00C353FC">
      <w:pPr>
        <w:jc w:val="both"/>
        <w:rPr>
          <w:lang w:val="en-US"/>
        </w:rPr>
      </w:pPr>
    </w:p>
    <w:p w14:paraId="398E99B7" w14:textId="77777777" w:rsidR="009E1773" w:rsidRPr="009E1773" w:rsidRDefault="009E1773" w:rsidP="00C353FC">
      <w:pPr>
        <w:jc w:val="both"/>
        <w:rPr>
          <w:b/>
          <w:bCs/>
          <w:lang w:val="en-US"/>
        </w:rPr>
      </w:pPr>
      <w:r w:rsidRPr="009E1773">
        <w:rPr>
          <w:b/>
          <w:bCs/>
          <w:lang w:val="en-US"/>
        </w:rPr>
        <w:t>3. Hiện tượng nghịch lý dữ liệu do hành vi kiêng cữ sau chẩn đoán</w:t>
      </w:r>
    </w:p>
    <w:p w14:paraId="2EABDEC4" w14:textId="57E40E2B" w:rsidR="009E1773" w:rsidRPr="009E1773" w:rsidRDefault="009E1773" w:rsidP="00C353FC">
      <w:pPr>
        <w:jc w:val="both"/>
        <w:rPr>
          <w:lang w:val="en-US"/>
        </w:rPr>
      </w:pPr>
      <w:r w:rsidRPr="009E1773">
        <w:rPr>
          <w:b/>
          <w:bCs/>
          <w:lang w:val="en-US"/>
        </w:rPr>
        <w:t>Kết quả EDA:</w:t>
      </w:r>
      <w:r w:rsidRPr="009E1773">
        <w:rPr>
          <w:lang w:val="en-US"/>
        </w:rPr>
        <w:t xml:space="preserve"> Nhóm mắc bệnh nặng nhất (6 bệnh) chủ động kiêng đường để giữ mạng sống nên lượng đường nạp vào thấp đột ngột (0.9). Tuy nhiên, do thể chất đã suy sụp nên các chỉ số sinh học khác (Muối, Béo, Kali) vẫn kẹt cứng ở đỉnh báo động (1.0).</w:t>
      </w:r>
    </w:p>
    <w:p w14:paraId="128DE484" w14:textId="35FCA9C3" w:rsidR="009E1773" w:rsidRPr="009E1773" w:rsidRDefault="009E1773" w:rsidP="00C353FC">
      <w:pPr>
        <w:jc w:val="both"/>
        <w:rPr>
          <w:lang w:val="en-US"/>
        </w:rPr>
      </w:pPr>
      <w:r w:rsidRPr="009E1773">
        <w:rPr>
          <w:b/>
          <w:bCs/>
          <w:lang w:val="en-US"/>
        </w:rPr>
        <w:t xml:space="preserve"> Định hướng xử lý:</w:t>
      </w:r>
    </w:p>
    <w:p w14:paraId="6884513A" w14:textId="4627BBD5" w:rsidR="009E1773" w:rsidRPr="009E1773" w:rsidRDefault="009E1773" w:rsidP="00C353FC">
      <w:pPr>
        <w:jc w:val="both"/>
        <w:rPr>
          <w:lang w:val="en-US"/>
        </w:rPr>
      </w:pPr>
      <w:r w:rsidRPr="009E1773">
        <w:rPr>
          <w:b/>
          <w:bCs/>
          <w:lang w:val="en-US"/>
        </w:rPr>
        <w:t>Bài toán 1 (Khai phá luật kết hợp):</w:t>
      </w:r>
      <w:r w:rsidRPr="009E1773">
        <w:rPr>
          <w:lang w:val="en-US"/>
        </w:rPr>
        <w:t xml:space="preserve"> </w:t>
      </w:r>
      <w:r w:rsidRPr="009E1773">
        <w:rPr>
          <w:b/>
          <w:bCs/>
          <w:lang w:val="en-US"/>
        </w:rPr>
        <w:t>Bắt buộc phải Rời rạc hóa (Discretization)</w:t>
      </w:r>
      <w:r w:rsidRPr="009E1773">
        <w:rPr>
          <w:lang w:val="en-US"/>
        </w:rPr>
        <w:t xml:space="preserve"> biến Đường liên tục thành biến nhị phân (0/1) dựa trên dải ngoại lai của Boxplot. Nếu không, thuật toán Apriori sẽ sinh ra các luật rác nghịch lý y khoa (Ví dụ: {Ăn ít đường} </w:t>
      </w:r>
      <w:r w:rsidR="00687694">
        <w:rPr>
          <w:lang w:val="en-US"/>
        </w:rPr>
        <w:t>→</w:t>
      </w:r>
      <w:r w:rsidRPr="009E1773">
        <w:rPr>
          <w:lang w:val="en-US"/>
        </w:rPr>
        <w:t xml:space="preserve"> {Mắc nhiều bệnh mạn tính}).</w:t>
      </w:r>
    </w:p>
    <w:p w14:paraId="35715F95" w14:textId="16B4F56D" w:rsidR="001B2752" w:rsidRPr="001B2752" w:rsidRDefault="009E1773" w:rsidP="00C353FC">
      <w:pPr>
        <w:jc w:val="both"/>
        <w:rPr>
          <w:lang w:val="en-US"/>
        </w:rPr>
      </w:pPr>
      <w:r w:rsidRPr="009E1773">
        <w:rPr>
          <w:b/>
          <w:bCs/>
          <w:lang w:val="en-US"/>
        </w:rPr>
        <w:t>Bài toán 2 (Mô hình Máy học dự báo):</w:t>
      </w:r>
      <w:r w:rsidRPr="009E1773">
        <w:rPr>
          <w:lang w:val="en-US"/>
        </w:rPr>
        <w:t xml:space="preserve"> Biểu đồ cảnh báo lỗi </w:t>
      </w:r>
      <w:r w:rsidRPr="009E1773">
        <w:rPr>
          <w:b/>
          <w:bCs/>
          <w:lang w:val="en-US"/>
        </w:rPr>
        <w:t>Tương quan âm tính giả</w:t>
      </w:r>
      <w:r w:rsidRPr="009E1773">
        <w:rPr>
          <w:lang w:val="en-US"/>
        </w:rPr>
        <w:t xml:space="preserve"> (Ăn ít đường </w:t>
      </w:r>
      <w:r w:rsidR="00687694">
        <w:rPr>
          <w:lang w:val="en-US"/>
        </w:rPr>
        <w:t>→</w:t>
      </w:r>
      <w:r w:rsidRPr="009E1773">
        <w:rPr>
          <w:lang w:val="en-US"/>
        </w:rPr>
        <w:t xml:space="preserve"> Bệnh nặng) dễ làm mô hình học sai ranh giới quyết định. Cần áp dụng chuẩn hóa Min-Max hoặc xử lý loại bỏ trọng số phụ thuộc tuyến tính của biến đường đối với nhóm đa bệnh trước khi cho máy học.</w:t>
      </w:r>
    </w:p>
    <w:p w14:paraId="00916EB3" w14:textId="5DC72794" w:rsidR="005876A4" w:rsidRPr="00B23CCE" w:rsidRDefault="005876A4" w:rsidP="00C353FC">
      <w:pPr>
        <w:pStyle w:val="Heading2"/>
        <w:spacing w:line="276" w:lineRule="auto"/>
        <w:ind w:firstLine="0"/>
        <w:rPr>
          <w:sz w:val="26"/>
          <w:szCs w:val="26"/>
          <w:lang w:val="en-US"/>
        </w:rPr>
      </w:pPr>
      <w:bookmarkStart w:id="98" w:name="_Toc230601883"/>
      <w:r w:rsidRPr="00B23CCE">
        <w:rPr>
          <w:sz w:val="26"/>
          <w:szCs w:val="26"/>
          <w:lang w:val="en-US"/>
        </w:rPr>
        <w:lastRenderedPageBreak/>
        <w:t>3.5 Khai thác dữ liệu</w:t>
      </w:r>
      <w:bookmarkEnd w:id="98"/>
    </w:p>
    <w:p w14:paraId="4BE7E200" w14:textId="221EAB19" w:rsidR="00C61B4D" w:rsidRDefault="00F77DB6" w:rsidP="00C353FC">
      <w:pPr>
        <w:pStyle w:val="Heading3"/>
        <w:spacing w:line="276" w:lineRule="auto"/>
        <w:rPr>
          <w:lang w:val="en-US"/>
        </w:rPr>
      </w:pPr>
      <w:bookmarkStart w:id="99" w:name="_Toc230601884"/>
      <w:r>
        <w:rPr>
          <w:lang w:val="en-US"/>
        </w:rPr>
        <w:t>3.5.1</w:t>
      </w:r>
      <w:r w:rsidR="00C61B4D" w:rsidRPr="00C61B4D">
        <w:rPr>
          <w:lang w:val="en-US"/>
        </w:rPr>
        <w:t xml:space="preserve"> Bài toán 1: Khai phá luật kết hợp</w:t>
      </w:r>
      <w:r w:rsidR="00B21355">
        <w:rPr>
          <w:lang w:val="en-US"/>
        </w:rPr>
        <w:t xml:space="preserve"> giữa sức khỏe và bệnh mãn tính</w:t>
      </w:r>
      <w:bookmarkEnd w:id="99"/>
    </w:p>
    <w:p w14:paraId="6ABD6C7C" w14:textId="3E77C17F" w:rsidR="009029D7" w:rsidRPr="004026B3" w:rsidRDefault="009029D7" w:rsidP="00C353FC">
      <w:pPr>
        <w:pStyle w:val="Heading4"/>
        <w:rPr>
          <w:b w:val="0"/>
          <w:lang w:val="en-US"/>
        </w:rPr>
      </w:pPr>
      <w:r w:rsidRPr="004026B3">
        <w:rPr>
          <w:lang w:val="en-US"/>
        </w:rPr>
        <w:t>3.5.1.</w:t>
      </w:r>
      <w:r w:rsidR="001C2F38">
        <w:rPr>
          <w:lang w:val="en-US"/>
        </w:rPr>
        <w:t>1</w:t>
      </w:r>
      <w:r w:rsidRPr="004026B3">
        <w:rPr>
          <w:lang w:val="en-US"/>
        </w:rPr>
        <w:t>. Feature Engineering</w:t>
      </w:r>
    </w:p>
    <w:p w14:paraId="06C3B46A" w14:textId="35BD7B7B" w:rsidR="009029D7" w:rsidRDefault="009029D7" w:rsidP="00C353FC">
      <w:pPr>
        <w:spacing w:line="276" w:lineRule="auto"/>
        <w:ind w:firstLine="720"/>
        <w:jc w:val="both"/>
      </w:pPr>
      <w:r w:rsidRPr="009029D7">
        <w:t>Do dữ liệu NHANES chứa nhiều thuộc tính dạng liên tục (continuous variables) và các biến khảo sát có cấu trúc phức tạp, nhóm tiến hành xây dựng thêm các đặc trưng dẫn xuất (derived features) dưới dạng nhị phân nhằm phục vụ quá trình phân tích thống kê và khai phá luật kết hợp (Association Rule Mining – ARM).</w:t>
      </w:r>
    </w:p>
    <w:p w14:paraId="0B202EA5" w14:textId="2F058639" w:rsidR="00191156" w:rsidRPr="00DE3D74" w:rsidRDefault="00DE3D74" w:rsidP="00C353FC">
      <w:pPr>
        <w:spacing w:line="276" w:lineRule="auto"/>
        <w:rPr>
          <w:b/>
          <w:bCs/>
        </w:rPr>
      </w:pPr>
      <w:r w:rsidRPr="00DE3D74">
        <w:rPr>
          <w:b/>
          <w:bCs/>
        </w:rPr>
        <w:t>a.</w:t>
      </w:r>
      <w:r w:rsidR="00B27881" w:rsidRPr="00DE3D74">
        <w:rPr>
          <w:b/>
          <w:bCs/>
        </w:rPr>
        <w:t xml:space="preserve"> </w:t>
      </w:r>
      <w:r w:rsidRPr="00DE3D74">
        <w:rPr>
          <w:b/>
          <w:bCs/>
        </w:rPr>
        <w:t>Biến dẫn xuất về thể trạng và nhân khẩu học</w:t>
      </w:r>
    </w:p>
    <w:tbl>
      <w:tblPr>
        <w:tblStyle w:val="TableGrid"/>
        <w:tblW w:w="0" w:type="auto"/>
        <w:tblLook w:val="04A0" w:firstRow="1" w:lastRow="0" w:firstColumn="1" w:lastColumn="0" w:noHBand="0" w:noVBand="1"/>
      </w:tblPr>
      <w:tblGrid>
        <w:gridCol w:w="2541"/>
        <w:gridCol w:w="1949"/>
        <w:gridCol w:w="1380"/>
        <w:gridCol w:w="1443"/>
        <w:gridCol w:w="1703"/>
      </w:tblGrid>
      <w:tr w:rsidR="00AD1C0C" w:rsidRPr="00363842" w14:paraId="08A9015C" w14:textId="77777777" w:rsidTr="00015408">
        <w:tc>
          <w:tcPr>
            <w:tcW w:w="2541" w:type="dxa"/>
            <w:hideMark/>
          </w:tcPr>
          <w:p w14:paraId="5A4E8522" w14:textId="77777777" w:rsidR="00AD1C0C" w:rsidRPr="00363842" w:rsidRDefault="00AD1C0C" w:rsidP="00C353FC">
            <w:pPr>
              <w:jc w:val="center"/>
              <w:rPr>
                <w:b/>
                <w:bCs/>
                <w:lang w:val="en-US" w:eastAsia="zh-CN"/>
              </w:rPr>
            </w:pPr>
            <w:r w:rsidRPr="00363842">
              <w:rPr>
                <w:b/>
                <w:bCs/>
                <w:lang w:val="en-US" w:eastAsia="zh-CN"/>
              </w:rPr>
              <w:t>Biến dẫn xuất</w:t>
            </w:r>
          </w:p>
        </w:tc>
        <w:tc>
          <w:tcPr>
            <w:tcW w:w="1949" w:type="dxa"/>
            <w:hideMark/>
          </w:tcPr>
          <w:p w14:paraId="115645F7" w14:textId="77777777" w:rsidR="00AD1C0C" w:rsidRPr="00363842" w:rsidRDefault="00AD1C0C" w:rsidP="00C353FC">
            <w:pPr>
              <w:jc w:val="center"/>
              <w:rPr>
                <w:b/>
                <w:bCs/>
                <w:lang w:val="en-US" w:eastAsia="zh-CN"/>
              </w:rPr>
            </w:pPr>
            <w:r w:rsidRPr="00363842">
              <w:rPr>
                <w:b/>
                <w:bCs/>
                <w:lang w:val="en-US" w:eastAsia="zh-CN"/>
              </w:rPr>
              <w:t>Biến nguồn</w:t>
            </w:r>
          </w:p>
        </w:tc>
        <w:tc>
          <w:tcPr>
            <w:tcW w:w="1601" w:type="dxa"/>
            <w:hideMark/>
          </w:tcPr>
          <w:p w14:paraId="35C6DBB0" w14:textId="77777777" w:rsidR="00AD1C0C" w:rsidRPr="00363842" w:rsidRDefault="00AD1C0C" w:rsidP="00C353FC">
            <w:pPr>
              <w:jc w:val="center"/>
              <w:rPr>
                <w:b/>
                <w:bCs/>
                <w:lang w:val="en-US" w:eastAsia="zh-CN"/>
              </w:rPr>
            </w:pPr>
            <w:r w:rsidRPr="00363842">
              <w:rPr>
                <w:b/>
                <w:bCs/>
                <w:lang w:val="en-US" w:eastAsia="zh-CN"/>
              </w:rPr>
              <w:t>Điều kiện</w:t>
            </w:r>
          </w:p>
        </w:tc>
        <w:tc>
          <w:tcPr>
            <w:tcW w:w="1556" w:type="dxa"/>
            <w:hideMark/>
          </w:tcPr>
          <w:p w14:paraId="28E6C94E" w14:textId="77777777" w:rsidR="00AD1C0C" w:rsidRPr="00363842" w:rsidRDefault="00AD1C0C" w:rsidP="00C353FC">
            <w:pPr>
              <w:jc w:val="center"/>
              <w:rPr>
                <w:b/>
                <w:bCs/>
                <w:lang w:val="en-US" w:eastAsia="zh-CN"/>
              </w:rPr>
            </w:pPr>
            <w:r w:rsidRPr="00363842">
              <w:rPr>
                <w:b/>
                <w:bCs/>
                <w:lang w:val="en-US" w:eastAsia="zh-CN"/>
              </w:rPr>
              <w:t>Ý nghĩa</w:t>
            </w:r>
          </w:p>
        </w:tc>
        <w:tc>
          <w:tcPr>
            <w:tcW w:w="0" w:type="auto"/>
            <w:hideMark/>
          </w:tcPr>
          <w:p w14:paraId="38C56B0F" w14:textId="77777777" w:rsidR="00AD1C0C" w:rsidRPr="00363842" w:rsidRDefault="00AD1C0C" w:rsidP="00C353FC">
            <w:pPr>
              <w:jc w:val="center"/>
              <w:rPr>
                <w:b/>
                <w:bCs/>
                <w:lang w:val="en-US" w:eastAsia="zh-CN"/>
              </w:rPr>
            </w:pPr>
            <w:r w:rsidRPr="00363842">
              <w:rPr>
                <w:b/>
                <w:bCs/>
                <w:lang w:val="en-US" w:eastAsia="zh-CN"/>
              </w:rPr>
              <w:t>Cơ sở chọn ngưỡng</w:t>
            </w:r>
          </w:p>
        </w:tc>
      </w:tr>
      <w:tr w:rsidR="00AD1C0C" w:rsidRPr="00363842" w14:paraId="71503A3C" w14:textId="77777777" w:rsidTr="00015408">
        <w:tc>
          <w:tcPr>
            <w:tcW w:w="2541" w:type="dxa"/>
            <w:hideMark/>
          </w:tcPr>
          <w:p w14:paraId="56A5D0E8" w14:textId="77777777" w:rsidR="00AD1C0C" w:rsidRPr="00363842" w:rsidRDefault="00AD1C0C" w:rsidP="00C353FC">
            <w:pPr>
              <w:rPr>
                <w:lang w:val="en-US" w:eastAsia="zh-CN"/>
              </w:rPr>
            </w:pPr>
            <w:r w:rsidRPr="00363842">
              <w:rPr>
                <w:lang w:val="en-US" w:eastAsia="zh-CN"/>
              </w:rPr>
              <w:t>obese</w:t>
            </w:r>
          </w:p>
        </w:tc>
        <w:tc>
          <w:tcPr>
            <w:tcW w:w="1949" w:type="dxa"/>
            <w:hideMark/>
          </w:tcPr>
          <w:p w14:paraId="324C2DBF" w14:textId="77777777" w:rsidR="00AD1C0C" w:rsidRPr="00363842" w:rsidRDefault="00AD1C0C" w:rsidP="00C353FC">
            <w:pPr>
              <w:rPr>
                <w:lang w:val="en-US" w:eastAsia="zh-CN"/>
              </w:rPr>
            </w:pPr>
            <w:r w:rsidRPr="00363842">
              <w:rPr>
                <w:lang w:val="en-US" w:eastAsia="zh-CN"/>
              </w:rPr>
              <w:t>bmi</w:t>
            </w:r>
          </w:p>
        </w:tc>
        <w:tc>
          <w:tcPr>
            <w:tcW w:w="1601" w:type="dxa"/>
            <w:hideMark/>
          </w:tcPr>
          <w:p w14:paraId="2F83CD95" w14:textId="77777777" w:rsidR="00AD1C0C" w:rsidRPr="00363842" w:rsidRDefault="00AD1C0C" w:rsidP="00C353FC">
            <w:pPr>
              <w:rPr>
                <w:lang w:val="en-US" w:eastAsia="zh-CN"/>
              </w:rPr>
            </w:pPr>
            <w:r w:rsidRPr="00363842">
              <w:rPr>
                <w:lang w:val="en-US" w:eastAsia="zh-CN"/>
              </w:rPr>
              <w:t>BMI ≥ 30</w:t>
            </w:r>
          </w:p>
        </w:tc>
        <w:tc>
          <w:tcPr>
            <w:tcW w:w="1556" w:type="dxa"/>
            <w:hideMark/>
          </w:tcPr>
          <w:p w14:paraId="6E7294C2" w14:textId="77777777" w:rsidR="00AD1C0C" w:rsidRPr="00363842" w:rsidRDefault="00AD1C0C" w:rsidP="00C353FC">
            <w:pPr>
              <w:rPr>
                <w:lang w:val="en-US" w:eastAsia="zh-CN"/>
              </w:rPr>
            </w:pPr>
            <w:r w:rsidRPr="00363842">
              <w:rPr>
                <w:lang w:val="en-US" w:eastAsia="zh-CN"/>
              </w:rPr>
              <w:t>Thuộc nhóm béo phì</w:t>
            </w:r>
          </w:p>
        </w:tc>
        <w:tc>
          <w:tcPr>
            <w:tcW w:w="0" w:type="auto"/>
            <w:hideMark/>
          </w:tcPr>
          <w:p w14:paraId="3CC1C931" w14:textId="77777777" w:rsidR="00AD1C0C" w:rsidRPr="00363842" w:rsidRDefault="00AD1C0C" w:rsidP="00C353FC">
            <w:pPr>
              <w:rPr>
                <w:lang w:val="en-US" w:eastAsia="zh-CN"/>
              </w:rPr>
            </w:pPr>
            <w:r w:rsidRPr="00363842">
              <w:rPr>
                <w:lang w:val="en-US" w:eastAsia="zh-CN"/>
              </w:rPr>
              <w:t>WHO BMI Classification</w:t>
            </w:r>
          </w:p>
        </w:tc>
      </w:tr>
      <w:tr w:rsidR="00AD1C0C" w:rsidRPr="00363842" w14:paraId="1D67546A" w14:textId="77777777" w:rsidTr="00015408">
        <w:tc>
          <w:tcPr>
            <w:tcW w:w="2541" w:type="dxa"/>
            <w:hideMark/>
          </w:tcPr>
          <w:p w14:paraId="2DD6FD0B" w14:textId="77777777" w:rsidR="00AD1C0C" w:rsidRPr="00363842" w:rsidRDefault="00AD1C0C" w:rsidP="00C353FC">
            <w:pPr>
              <w:rPr>
                <w:lang w:val="en-US" w:eastAsia="zh-CN"/>
              </w:rPr>
            </w:pPr>
            <w:r w:rsidRPr="00363842">
              <w:rPr>
                <w:lang w:val="en-US" w:eastAsia="zh-CN"/>
              </w:rPr>
              <w:t>overweight</w:t>
            </w:r>
          </w:p>
        </w:tc>
        <w:tc>
          <w:tcPr>
            <w:tcW w:w="1949" w:type="dxa"/>
            <w:hideMark/>
          </w:tcPr>
          <w:p w14:paraId="2BB6628B" w14:textId="77777777" w:rsidR="00AD1C0C" w:rsidRPr="00363842" w:rsidRDefault="00AD1C0C" w:rsidP="00C353FC">
            <w:pPr>
              <w:rPr>
                <w:lang w:val="en-US" w:eastAsia="zh-CN"/>
              </w:rPr>
            </w:pPr>
            <w:r w:rsidRPr="00363842">
              <w:rPr>
                <w:lang w:val="en-US" w:eastAsia="zh-CN"/>
              </w:rPr>
              <w:t>bmi</w:t>
            </w:r>
          </w:p>
        </w:tc>
        <w:tc>
          <w:tcPr>
            <w:tcW w:w="1601" w:type="dxa"/>
            <w:hideMark/>
          </w:tcPr>
          <w:p w14:paraId="0EEF3648" w14:textId="77777777" w:rsidR="00AD1C0C" w:rsidRPr="00363842" w:rsidRDefault="00AD1C0C" w:rsidP="00C353FC">
            <w:pPr>
              <w:rPr>
                <w:lang w:val="en-US" w:eastAsia="zh-CN"/>
              </w:rPr>
            </w:pPr>
            <w:r w:rsidRPr="00363842">
              <w:rPr>
                <w:lang w:val="en-US" w:eastAsia="zh-CN"/>
              </w:rPr>
              <w:t>25 ≤ BMI &lt; 30</w:t>
            </w:r>
          </w:p>
        </w:tc>
        <w:tc>
          <w:tcPr>
            <w:tcW w:w="1556" w:type="dxa"/>
            <w:hideMark/>
          </w:tcPr>
          <w:p w14:paraId="0A021C16" w14:textId="77777777" w:rsidR="00AD1C0C" w:rsidRPr="00363842" w:rsidRDefault="00AD1C0C" w:rsidP="00C353FC">
            <w:pPr>
              <w:rPr>
                <w:lang w:val="en-US" w:eastAsia="zh-CN"/>
              </w:rPr>
            </w:pPr>
            <w:r w:rsidRPr="00363842">
              <w:rPr>
                <w:lang w:val="en-US" w:eastAsia="zh-CN"/>
              </w:rPr>
              <w:t>Thuộc nhóm thừa cân</w:t>
            </w:r>
          </w:p>
        </w:tc>
        <w:tc>
          <w:tcPr>
            <w:tcW w:w="0" w:type="auto"/>
            <w:hideMark/>
          </w:tcPr>
          <w:p w14:paraId="0DFC26C0" w14:textId="77777777" w:rsidR="00AD1C0C" w:rsidRPr="00363842" w:rsidRDefault="00AD1C0C" w:rsidP="00C353FC">
            <w:pPr>
              <w:rPr>
                <w:lang w:val="en-US" w:eastAsia="zh-CN"/>
              </w:rPr>
            </w:pPr>
            <w:r w:rsidRPr="00363842">
              <w:rPr>
                <w:lang w:val="en-US" w:eastAsia="zh-CN"/>
              </w:rPr>
              <w:t>WHO BMI Classification</w:t>
            </w:r>
          </w:p>
        </w:tc>
      </w:tr>
      <w:tr w:rsidR="00AD1C0C" w:rsidRPr="00363842" w14:paraId="4C2E3818" w14:textId="77777777" w:rsidTr="00015408">
        <w:tc>
          <w:tcPr>
            <w:tcW w:w="2541" w:type="dxa"/>
            <w:hideMark/>
          </w:tcPr>
          <w:p w14:paraId="201E36FC" w14:textId="77777777" w:rsidR="00AD1C0C" w:rsidRPr="00363842" w:rsidRDefault="00AD1C0C" w:rsidP="00C353FC">
            <w:pPr>
              <w:rPr>
                <w:lang w:val="en-US" w:eastAsia="zh-CN"/>
              </w:rPr>
            </w:pPr>
            <w:r w:rsidRPr="00363842">
              <w:rPr>
                <w:lang w:val="en-US" w:eastAsia="zh-CN"/>
              </w:rPr>
              <w:t>normal_weight</w:t>
            </w:r>
          </w:p>
        </w:tc>
        <w:tc>
          <w:tcPr>
            <w:tcW w:w="1949" w:type="dxa"/>
            <w:hideMark/>
          </w:tcPr>
          <w:p w14:paraId="4230182B" w14:textId="77777777" w:rsidR="00AD1C0C" w:rsidRPr="00363842" w:rsidRDefault="00AD1C0C" w:rsidP="00C353FC">
            <w:pPr>
              <w:rPr>
                <w:lang w:val="en-US" w:eastAsia="zh-CN"/>
              </w:rPr>
            </w:pPr>
            <w:r w:rsidRPr="00363842">
              <w:rPr>
                <w:lang w:val="en-US" w:eastAsia="zh-CN"/>
              </w:rPr>
              <w:t>bmi</w:t>
            </w:r>
          </w:p>
        </w:tc>
        <w:tc>
          <w:tcPr>
            <w:tcW w:w="1601" w:type="dxa"/>
            <w:hideMark/>
          </w:tcPr>
          <w:p w14:paraId="4A1C136B" w14:textId="77777777" w:rsidR="00AD1C0C" w:rsidRPr="00363842" w:rsidRDefault="00AD1C0C" w:rsidP="00C353FC">
            <w:pPr>
              <w:rPr>
                <w:lang w:val="en-US" w:eastAsia="zh-CN"/>
              </w:rPr>
            </w:pPr>
            <w:r w:rsidRPr="00363842">
              <w:rPr>
                <w:lang w:val="en-US" w:eastAsia="zh-CN"/>
              </w:rPr>
              <w:t>18.5 ≤ BMI &lt; 25</w:t>
            </w:r>
          </w:p>
        </w:tc>
        <w:tc>
          <w:tcPr>
            <w:tcW w:w="1556" w:type="dxa"/>
            <w:hideMark/>
          </w:tcPr>
          <w:p w14:paraId="3221DBFE" w14:textId="77777777" w:rsidR="00AD1C0C" w:rsidRPr="00363842" w:rsidRDefault="00AD1C0C" w:rsidP="00C353FC">
            <w:pPr>
              <w:rPr>
                <w:lang w:val="en-US" w:eastAsia="zh-CN"/>
              </w:rPr>
            </w:pPr>
            <w:r w:rsidRPr="00363842">
              <w:rPr>
                <w:lang w:val="en-US" w:eastAsia="zh-CN"/>
              </w:rPr>
              <w:t>Cân nặng bình thường</w:t>
            </w:r>
          </w:p>
        </w:tc>
        <w:tc>
          <w:tcPr>
            <w:tcW w:w="0" w:type="auto"/>
            <w:hideMark/>
          </w:tcPr>
          <w:p w14:paraId="58017D3B" w14:textId="77777777" w:rsidR="00AD1C0C" w:rsidRPr="00363842" w:rsidRDefault="00AD1C0C" w:rsidP="00C353FC">
            <w:pPr>
              <w:rPr>
                <w:lang w:val="en-US" w:eastAsia="zh-CN"/>
              </w:rPr>
            </w:pPr>
            <w:r w:rsidRPr="00363842">
              <w:rPr>
                <w:lang w:val="en-US" w:eastAsia="zh-CN"/>
              </w:rPr>
              <w:t>WHO BMI Classification</w:t>
            </w:r>
          </w:p>
        </w:tc>
      </w:tr>
      <w:tr w:rsidR="00AD1C0C" w:rsidRPr="00363842" w14:paraId="5A4D368E" w14:textId="77777777" w:rsidTr="00015408">
        <w:tc>
          <w:tcPr>
            <w:tcW w:w="2541" w:type="dxa"/>
            <w:hideMark/>
          </w:tcPr>
          <w:p w14:paraId="242ACDA2" w14:textId="77777777" w:rsidR="00AD1C0C" w:rsidRPr="00363842" w:rsidRDefault="00AD1C0C" w:rsidP="00C353FC">
            <w:pPr>
              <w:rPr>
                <w:lang w:val="en-US" w:eastAsia="zh-CN"/>
              </w:rPr>
            </w:pPr>
            <w:r w:rsidRPr="00363842">
              <w:rPr>
                <w:lang w:val="en-US" w:eastAsia="zh-CN"/>
              </w:rPr>
              <w:t>abdominal_obese</w:t>
            </w:r>
          </w:p>
        </w:tc>
        <w:tc>
          <w:tcPr>
            <w:tcW w:w="1949" w:type="dxa"/>
            <w:hideMark/>
          </w:tcPr>
          <w:p w14:paraId="191F7C52" w14:textId="77777777" w:rsidR="00AD1C0C" w:rsidRPr="00363842" w:rsidRDefault="00AD1C0C" w:rsidP="00C353FC">
            <w:pPr>
              <w:rPr>
                <w:lang w:val="en-US" w:eastAsia="zh-CN"/>
              </w:rPr>
            </w:pPr>
            <w:r w:rsidRPr="00363842">
              <w:rPr>
                <w:lang w:val="en-US" w:eastAsia="zh-CN"/>
              </w:rPr>
              <w:t>waist_cm, gender</w:t>
            </w:r>
          </w:p>
        </w:tc>
        <w:tc>
          <w:tcPr>
            <w:tcW w:w="1601" w:type="dxa"/>
            <w:hideMark/>
          </w:tcPr>
          <w:p w14:paraId="67F11FAB" w14:textId="77777777" w:rsidR="00AD1C0C" w:rsidRPr="00363842" w:rsidRDefault="00AD1C0C" w:rsidP="00C353FC">
            <w:pPr>
              <w:rPr>
                <w:lang w:val="en-US" w:eastAsia="zh-CN"/>
              </w:rPr>
            </w:pPr>
            <w:r w:rsidRPr="00363842">
              <w:rPr>
                <w:lang w:val="en-US" w:eastAsia="zh-CN"/>
              </w:rPr>
              <w:t>Nam &gt;102 cm hoặc Nữ &gt;88 cm</w:t>
            </w:r>
          </w:p>
        </w:tc>
        <w:tc>
          <w:tcPr>
            <w:tcW w:w="1556" w:type="dxa"/>
            <w:hideMark/>
          </w:tcPr>
          <w:p w14:paraId="2858C0B5" w14:textId="77777777" w:rsidR="00AD1C0C" w:rsidRPr="00363842" w:rsidRDefault="00AD1C0C" w:rsidP="00C353FC">
            <w:pPr>
              <w:rPr>
                <w:lang w:val="en-US" w:eastAsia="zh-CN"/>
              </w:rPr>
            </w:pPr>
            <w:r w:rsidRPr="00363842">
              <w:rPr>
                <w:lang w:val="en-US" w:eastAsia="zh-CN"/>
              </w:rPr>
              <w:t>Béo bụng</w:t>
            </w:r>
          </w:p>
        </w:tc>
        <w:tc>
          <w:tcPr>
            <w:tcW w:w="0" w:type="auto"/>
            <w:hideMark/>
          </w:tcPr>
          <w:p w14:paraId="6FE5B492" w14:textId="77777777" w:rsidR="00AD1C0C" w:rsidRPr="00363842" w:rsidRDefault="00AD1C0C" w:rsidP="00C353FC">
            <w:pPr>
              <w:rPr>
                <w:lang w:val="en-US" w:eastAsia="zh-CN"/>
              </w:rPr>
            </w:pPr>
            <w:r w:rsidRPr="00363842">
              <w:rPr>
                <w:lang w:val="en-US" w:eastAsia="zh-CN"/>
              </w:rPr>
              <w:t>WHO waist circumference guideline</w:t>
            </w:r>
          </w:p>
        </w:tc>
      </w:tr>
      <w:tr w:rsidR="00AD1C0C" w:rsidRPr="00363842" w14:paraId="335A5002" w14:textId="77777777" w:rsidTr="00015408">
        <w:tc>
          <w:tcPr>
            <w:tcW w:w="2541" w:type="dxa"/>
            <w:hideMark/>
          </w:tcPr>
          <w:p w14:paraId="5F32C69E" w14:textId="77777777" w:rsidR="00AD1C0C" w:rsidRPr="00363842" w:rsidRDefault="00AD1C0C" w:rsidP="00C353FC">
            <w:pPr>
              <w:rPr>
                <w:lang w:val="en-US" w:eastAsia="zh-CN"/>
              </w:rPr>
            </w:pPr>
            <w:r w:rsidRPr="00363842">
              <w:rPr>
                <w:lang w:val="en-US" w:eastAsia="zh-CN"/>
              </w:rPr>
              <w:t>elderly</w:t>
            </w:r>
          </w:p>
        </w:tc>
        <w:tc>
          <w:tcPr>
            <w:tcW w:w="1949" w:type="dxa"/>
            <w:hideMark/>
          </w:tcPr>
          <w:p w14:paraId="39FA7DDB" w14:textId="77777777" w:rsidR="00AD1C0C" w:rsidRPr="00363842" w:rsidRDefault="00AD1C0C" w:rsidP="00C353FC">
            <w:pPr>
              <w:rPr>
                <w:lang w:val="en-US" w:eastAsia="zh-CN"/>
              </w:rPr>
            </w:pPr>
            <w:r w:rsidRPr="00363842">
              <w:rPr>
                <w:lang w:val="en-US" w:eastAsia="zh-CN"/>
              </w:rPr>
              <w:t>age</w:t>
            </w:r>
          </w:p>
        </w:tc>
        <w:tc>
          <w:tcPr>
            <w:tcW w:w="1601" w:type="dxa"/>
            <w:hideMark/>
          </w:tcPr>
          <w:p w14:paraId="59BB07F5" w14:textId="77777777" w:rsidR="00AD1C0C" w:rsidRPr="00363842" w:rsidRDefault="00AD1C0C" w:rsidP="00C353FC">
            <w:pPr>
              <w:rPr>
                <w:lang w:val="en-US" w:eastAsia="zh-CN"/>
              </w:rPr>
            </w:pPr>
            <w:r w:rsidRPr="00363842">
              <w:rPr>
                <w:lang w:val="en-US" w:eastAsia="zh-CN"/>
              </w:rPr>
              <w:t>age ≥ 60</w:t>
            </w:r>
          </w:p>
        </w:tc>
        <w:tc>
          <w:tcPr>
            <w:tcW w:w="1556" w:type="dxa"/>
            <w:hideMark/>
          </w:tcPr>
          <w:p w14:paraId="772D3431" w14:textId="77777777" w:rsidR="00AD1C0C" w:rsidRPr="00363842" w:rsidRDefault="00AD1C0C" w:rsidP="00C353FC">
            <w:pPr>
              <w:rPr>
                <w:lang w:val="en-US" w:eastAsia="zh-CN"/>
              </w:rPr>
            </w:pPr>
            <w:r w:rsidRPr="00363842">
              <w:rPr>
                <w:lang w:val="en-US" w:eastAsia="zh-CN"/>
              </w:rPr>
              <w:t>Người cao tuổi</w:t>
            </w:r>
          </w:p>
        </w:tc>
        <w:tc>
          <w:tcPr>
            <w:tcW w:w="0" w:type="auto"/>
            <w:hideMark/>
          </w:tcPr>
          <w:p w14:paraId="1C38351D" w14:textId="77777777" w:rsidR="00AD1C0C" w:rsidRPr="00363842" w:rsidRDefault="00AD1C0C" w:rsidP="00C353FC">
            <w:pPr>
              <w:rPr>
                <w:lang w:val="en-US" w:eastAsia="zh-CN"/>
              </w:rPr>
            </w:pPr>
            <w:r w:rsidRPr="00363842">
              <w:rPr>
                <w:lang w:val="en-US" w:eastAsia="zh-CN"/>
              </w:rPr>
              <w:t>Phân nhóm dịch tễ học</w:t>
            </w:r>
          </w:p>
        </w:tc>
      </w:tr>
      <w:tr w:rsidR="00AD1C0C" w:rsidRPr="00363842" w14:paraId="300403B8" w14:textId="77777777" w:rsidTr="00015408">
        <w:tc>
          <w:tcPr>
            <w:tcW w:w="2541" w:type="dxa"/>
            <w:hideMark/>
          </w:tcPr>
          <w:p w14:paraId="2ABC3897" w14:textId="77777777" w:rsidR="00AD1C0C" w:rsidRPr="00363842" w:rsidRDefault="00AD1C0C" w:rsidP="00C353FC">
            <w:pPr>
              <w:rPr>
                <w:lang w:val="en-US" w:eastAsia="zh-CN"/>
              </w:rPr>
            </w:pPr>
            <w:r w:rsidRPr="00363842">
              <w:rPr>
                <w:lang w:val="en-US" w:eastAsia="zh-CN"/>
              </w:rPr>
              <w:t>middle_aged</w:t>
            </w:r>
          </w:p>
        </w:tc>
        <w:tc>
          <w:tcPr>
            <w:tcW w:w="1949" w:type="dxa"/>
            <w:hideMark/>
          </w:tcPr>
          <w:p w14:paraId="11D3C6DC" w14:textId="77777777" w:rsidR="00AD1C0C" w:rsidRPr="00363842" w:rsidRDefault="00AD1C0C" w:rsidP="00C353FC">
            <w:pPr>
              <w:rPr>
                <w:lang w:val="en-US" w:eastAsia="zh-CN"/>
              </w:rPr>
            </w:pPr>
            <w:r w:rsidRPr="00363842">
              <w:rPr>
                <w:lang w:val="en-US" w:eastAsia="zh-CN"/>
              </w:rPr>
              <w:t>age</w:t>
            </w:r>
          </w:p>
        </w:tc>
        <w:tc>
          <w:tcPr>
            <w:tcW w:w="1601" w:type="dxa"/>
            <w:hideMark/>
          </w:tcPr>
          <w:p w14:paraId="04809CC6" w14:textId="77777777" w:rsidR="00AD1C0C" w:rsidRPr="00363842" w:rsidRDefault="00AD1C0C" w:rsidP="00C353FC">
            <w:pPr>
              <w:rPr>
                <w:lang w:val="en-US" w:eastAsia="zh-CN"/>
              </w:rPr>
            </w:pPr>
            <w:r w:rsidRPr="00363842">
              <w:rPr>
                <w:lang w:val="en-US" w:eastAsia="zh-CN"/>
              </w:rPr>
              <w:t>40 ≤ age &lt; 60</w:t>
            </w:r>
          </w:p>
        </w:tc>
        <w:tc>
          <w:tcPr>
            <w:tcW w:w="1556" w:type="dxa"/>
            <w:hideMark/>
          </w:tcPr>
          <w:p w14:paraId="550B09E8" w14:textId="77777777" w:rsidR="00AD1C0C" w:rsidRPr="00363842" w:rsidRDefault="00AD1C0C" w:rsidP="00C353FC">
            <w:pPr>
              <w:rPr>
                <w:lang w:val="en-US" w:eastAsia="zh-CN"/>
              </w:rPr>
            </w:pPr>
            <w:r w:rsidRPr="00363842">
              <w:rPr>
                <w:lang w:val="en-US" w:eastAsia="zh-CN"/>
              </w:rPr>
              <w:t>Trung niên</w:t>
            </w:r>
          </w:p>
        </w:tc>
        <w:tc>
          <w:tcPr>
            <w:tcW w:w="0" w:type="auto"/>
            <w:hideMark/>
          </w:tcPr>
          <w:p w14:paraId="2387E90B" w14:textId="77777777" w:rsidR="00AD1C0C" w:rsidRPr="00363842" w:rsidRDefault="00AD1C0C" w:rsidP="00C353FC">
            <w:pPr>
              <w:rPr>
                <w:lang w:val="en-US" w:eastAsia="zh-CN"/>
              </w:rPr>
            </w:pPr>
            <w:r w:rsidRPr="00363842">
              <w:rPr>
                <w:lang w:val="en-US" w:eastAsia="zh-CN"/>
              </w:rPr>
              <w:t>Phân tầng sức khỏe cộng đồng</w:t>
            </w:r>
          </w:p>
        </w:tc>
      </w:tr>
      <w:tr w:rsidR="00AD1C0C" w:rsidRPr="00363842" w14:paraId="6382BCDF" w14:textId="77777777" w:rsidTr="00015408">
        <w:tc>
          <w:tcPr>
            <w:tcW w:w="2541" w:type="dxa"/>
            <w:hideMark/>
          </w:tcPr>
          <w:p w14:paraId="250F7094" w14:textId="77777777" w:rsidR="00AD1C0C" w:rsidRPr="00363842" w:rsidRDefault="00AD1C0C" w:rsidP="00C353FC">
            <w:pPr>
              <w:rPr>
                <w:lang w:val="en-US" w:eastAsia="zh-CN"/>
              </w:rPr>
            </w:pPr>
            <w:r w:rsidRPr="00363842">
              <w:rPr>
                <w:lang w:val="en-US" w:eastAsia="zh-CN"/>
              </w:rPr>
              <w:t>young_adult</w:t>
            </w:r>
          </w:p>
        </w:tc>
        <w:tc>
          <w:tcPr>
            <w:tcW w:w="1949" w:type="dxa"/>
            <w:hideMark/>
          </w:tcPr>
          <w:p w14:paraId="5C5EA339" w14:textId="77777777" w:rsidR="00AD1C0C" w:rsidRPr="00363842" w:rsidRDefault="00AD1C0C" w:rsidP="00C353FC">
            <w:pPr>
              <w:rPr>
                <w:lang w:val="en-US" w:eastAsia="zh-CN"/>
              </w:rPr>
            </w:pPr>
            <w:r w:rsidRPr="00363842">
              <w:rPr>
                <w:lang w:val="en-US" w:eastAsia="zh-CN"/>
              </w:rPr>
              <w:t>age</w:t>
            </w:r>
          </w:p>
        </w:tc>
        <w:tc>
          <w:tcPr>
            <w:tcW w:w="1601" w:type="dxa"/>
            <w:hideMark/>
          </w:tcPr>
          <w:p w14:paraId="35A8AA28" w14:textId="77777777" w:rsidR="00AD1C0C" w:rsidRPr="00363842" w:rsidRDefault="00AD1C0C" w:rsidP="00C353FC">
            <w:pPr>
              <w:rPr>
                <w:lang w:val="en-US" w:eastAsia="zh-CN"/>
              </w:rPr>
            </w:pPr>
            <w:r w:rsidRPr="00363842">
              <w:rPr>
                <w:lang w:val="en-US" w:eastAsia="zh-CN"/>
              </w:rPr>
              <w:t>age &lt; 40</w:t>
            </w:r>
          </w:p>
        </w:tc>
        <w:tc>
          <w:tcPr>
            <w:tcW w:w="1556" w:type="dxa"/>
            <w:hideMark/>
          </w:tcPr>
          <w:p w14:paraId="2294A251" w14:textId="77777777" w:rsidR="00AD1C0C" w:rsidRPr="00363842" w:rsidRDefault="00AD1C0C" w:rsidP="00C353FC">
            <w:pPr>
              <w:rPr>
                <w:lang w:val="en-US" w:eastAsia="zh-CN"/>
              </w:rPr>
            </w:pPr>
            <w:r w:rsidRPr="00363842">
              <w:rPr>
                <w:lang w:val="en-US" w:eastAsia="zh-CN"/>
              </w:rPr>
              <w:t>Người trưởng thành trẻ</w:t>
            </w:r>
          </w:p>
        </w:tc>
        <w:tc>
          <w:tcPr>
            <w:tcW w:w="0" w:type="auto"/>
            <w:hideMark/>
          </w:tcPr>
          <w:p w14:paraId="3B23B27A" w14:textId="77777777" w:rsidR="00AD1C0C" w:rsidRPr="00363842" w:rsidRDefault="00AD1C0C" w:rsidP="00C353FC">
            <w:pPr>
              <w:rPr>
                <w:lang w:val="en-US" w:eastAsia="zh-CN"/>
              </w:rPr>
            </w:pPr>
            <w:r w:rsidRPr="00363842">
              <w:rPr>
                <w:lang w:val="en-US" w:eastAsia="zh-CN"/>
              </w:rPr>
              <w:t>Phân nhóm nhân khẩu học</w:t>
            </w:r>
          </w:p>
        </w:tc>
      </w:tr>
      <w:tr w:rsidR="00AD1C0C" w:rsidRPr="00363842" w14:paraId="523E28BD" w14:textId="77777777" w:rsidTr="00015408">
        <w:tc>
          <w:tcPr>
            <w:tcW w:w="2541" w:type="dxa"/>
            <w:hideMark/>
          </w:tcPr>
          <w:p w14:paraId="2994ACF3" w14:textId="77777777" w:rsidR="00AD1C0C" w:rsidRPr="00363842" w:rsidRDefault="00AD1C0C" w:rsidP="00C353FC">
            <w:pPr>
              <w:rPr>
                <w:lang w:val="en-US" w:eastAsia="zh-CN"/>
              </w:rPr>
            </w:pPr>
            <w:r w:rsidRPr="00363842">
              <w:rPr>
                <w:lang w:val="en-US" w:eastAsia="zh-CN"/>
              </w:rPr>
              <w:t>male</w:t>
            </w:r>
          </w:p>
        </w:tc>
        <w:tc>
          <w:tcPr>
            <w:tcW w:w="1949" w:type="dxa"/>
            <w:hideMark/>
          </w:tcPr>
          <w:p w14:paraId="47BBBC5F" w14:textId="77777777" w:rsidR="00AD1C0C" w:rsidRPr="00363842" w:rsidRDefault="00AD1C0C" w:rsidP="00C353FC">
            <w:pPr>
              <w:rPr>
                <w:lang w:val="en-US" w:eastAsia="zh-CN"/>
              </w:rPr>
            </w:pPr>
            <w:r w:rsidRPr="00363842">
              <w:rPr>
                <w:lang w:val="en-US" w:eastAsia="zh-CN"/>
              </w:rPr>
              <w:t>gender</w:t>
            </w:r>
          </w:p>
        </w:tc>
        <w:tc>
          <w:tcPr>
            <w:tcW w:w="1601" w:type="dxa"/>
            <w:hideMark/>
          </w:tcPr>
          <w:p w14:paraId="0836570A" w14:textId="77777777" w:rsidR="00AD1C0C" w:rsidRPr="00363842" w:rsidRDefault="00AD1C0C" w:rsidP="00C353FC">
            <w:pPr>
              <w:rPr>
                <w:lang w:val="en-US" w:eastAsia="zh-CN"/>
              </w:rPr>
            </w:pPr>
            <w:r w:rsidRPr="00363842">
              <w:rPr>
                <w:lang w:val="en-US" w:eastAsia="zh-CN"/>
              </w:rPr>
              <w:t>gender = 1</w:t>
            </w:r>
          </w:p>
        </w:tc>
        <w:tc>
          <w:tcPr>
            <w:tcW w:w="1556" w:type="dxa"/>
            <w:hideMark/>
          </w:tcPr>
          <w:p w14:paraId="27B5DBE6" w14:textId="77777777" w:rsidR="00AD1C0C" w:rsidRPr="00363842" w:rsidRDefault="00AD1C0C" w:rsidP="00C353FC">
            <w:pPr>
              <w:rPr>
                <w:lang w:val="en-US" w:eastAsia="zh-CN"/>
              </w:rPr>
            </w:pPr>
            <w:r w:rsidRPr="00363842">
              <w:rPr>
                <w:lang w:val="en-US" w:eastAsia="zh-CN"/>
              </w:rPr>
              <w:t>Giới tính nam</w:t>
            </w:r>
          </w:p>
        </w:tc>
        <w:tc>
          <w:tcPr>
            <w:tcW w:w="0" w:type="auto"/>
            <w:hideMark/>
          </w:tcPr>
          <w:p w14:paraId="06C1C20D" w14:textId="77777777" w:rsidR="00AD1C0C" w:rsidRPr="00363842" w:rsidRDefault="00AD1C0C" w:rsidP="00C353FC">
            <w:pPr>
              <w:rPr>
                <w:lang w:val="en-US" w:eastAsia="zh-CN"/>
              </w:rPr>
            </w:pPr>
            <w:r w:rsidRPr="00363842">
              <w:rPr>
                <w:lang w:val="en-US" w:eastAsia="zh-CN"/>
              </w:rPr>
              <w:t>Quy ước mã hóa NHANES</w:t>
            </w:r>
          </w:p>
        </w:tc>
      </w:tr>
      <w:tr w:rsidR="00AD1C0C" w:rsidRPr="00363842" w14:paraId="5BCA2ED5" w14:textId="77777777" w:rsidTr="00015408">
        <w:tc>
          <w:tcPr>
            <w:tcW w:w="2541" w:type="dxa"/>
            <w:hideMark/>
          </w:tcPr>
          <w:p w14:paraId="35ADC775" w14:textId="77777777" w:rsidR="00AD1C0C" w:rsidRPr="00363842" w:rsidRDefault="00AD1C0C" w:rsidP="00C353FC">
            <w:pPr>
              <w:rPr>
                <w:lang w:val="en-US" w:eastAsia="zh-CN"/>
              </w:rPr>
            </w:pPr>
            <w:r w:rsidRPr="00363842">
              <w:rPr>
                <w:lang w:val="en-US" w:eastAsia="zh-CN"/>
              </w:rPr>
              <w:t>high_cholesterol</w:t>
            </w:r>
          </w:p>
        </w:tc>
        <w:tc>
          <w:tcPr>
            <w:tcW w:w="1949" w:type="dxa"/>
            <w:hideMark/>
          </w:tcPr>
          <w:p w14:paraId="66C9A373" w14:textId="77777777" w:rsidR="00AD1C0C" w:rsidRPr="00363842" w:rsidRDefault="00AD1C0C" w:rsidP="00C353FC">
            <w:pPr>
              <w:rPr>
                <w:lang w:val="en-US" w:eastAsia="zh-CN"/>
              </w:rPr>
            </w:pPr>
            <w:r w:rsidRPr="00363842">
              <w:rPr>
                <w:lang w:val="en-US" w:eastAsia="zh-CN"/>
              </w:rPr>
              <w:t>total_cholesterol</w:t>
            </w:r>
          </w:p>
        </w:tc>
        <w:tc>
          <w:tcPr>
            <w:tcW w:w="1601" w:type="dxa"/>
            <w:hideMark/>
          </w:tcPr>
          <w:p w14:paraId="60906BB6" w14:textId="77777777" w:rsidR="00AD1C0C" w:rsidRPr="00363842" w:rsidRDefault="00AD1C0C" w:rsidP="00C353FC">
            <w:pPr>
              <w:rPr>
                <w:lang w:val="en-US" w:eastAsia="zh-CN"/>
              </w:rPr>
            </w:pPr>
            <w:r w:rsidRPr="00363842">
              <w:rPr>
                <w:lang w:val="en-US" w:eastAsia="zh-CN"/>
              </w:rPr>
              <w:t>&gt; 200 mg/dL</w:t>
            </w:r>
          </w:p>
        </w:tc>
        <w:tc>
          <w:tcPr>
            <w:tcW w:w="1556" w:type="dxa"/>
            <w:hideMark/>
          </w:tcPr>
          <w:p w14:paraId="1F810567" w14:textId="77777777" w:rsidR="00AD1C0C" w:rsidRPr="00363842" w:rsidRDefault="00AD1C0C" w:rsidP="00C353FC">
            <w:pPr>
              <w:rPr>
                <w:lang w:val="en-US" w:eastAsia="zh-CN"/>
              </w:rPr>
            </w:pPr>
            <w:r w:rsidRPr="00363842">
              <w:rPr>
                <w:lang w:val="en-US" w:eastAsia="zh-CN"/>
              </w:rPr>
              <w:t>Cholesterol cao</w:t>
            </w:r>
          </w:p>
        </w:tc>
        <w:tc>
          <w:tcPr>
            <w:tcW w:w="0" w:type="auto"/>
            <w:hideMark/>
          </w:tcPr>
          <w:p w14:paraId="33B9038E" w14:textId="77777777" w:rsidR="00AD1C0C" w:rsidRPr="00363842" w:rsidRDefault="00AD1C0C" w:rsidP="00C353FC">
            <w:pPr>
              <w:rPr>
                <w:lang w:val="en-US" w:eastAsia="zh-CN"/>
              </w:rPr>
            </w:pPr>
            <w:r w:rsidRPr="00363842">
              <w:rPr>
                <w:lang w:val="en-US" w:eastAsia="zh-CN"/>
              </w:rPr>
              <w:t>CDC/AHA guideline</w:t>
            </w:r>
          </w:p>
        </w:tc>
      </w:tr>
      <w:tr w:rsidR="00AD1C0C" w:rsidRPr="00363842" w14:paraId="15F85753" w14:textId="77777777" w:rsidTr="00015408">
        <w:tc>
          <w:tcPr>
            <w:tcW w:w="2541" w:type="dxa"/>
            <w:hideMark/>
          </w:tcPr>
          <w:p w14:paraId="76738FD2" w14:textId="77777777" w:rsidR="00AD1C0C" w:rsidRPr="00363842" w:rsidRDefault="00AD1C0C" w:rsidP="00C353FC">
            <w:pPr>
              <w:rPr>
                <w:lang w:val="en-US" w:eastAsia="zh-CN"/>
              </w:rPr>
            </w:pPr>
            <w:r w:rsidRPr="00363842">
              <w:rPr>
                <w:lang w:val="en-US" w:eastAsia="zh-CN"/>
              </w:rPr>
              <w:t>very_high_cholesterol</w:t>
            </w:r>
          </w:p>
        </w:tc>
        <w:tc>
          <w:tcPr>
            <w:tcW w:w="1949" w:type="dxa"/>
            <w:hideMark/>
          </w:tcPr>
          <w:p w14:paraId="4A616173" w14:textId="77777777" w:rsidR="00AD1C0C" w:rsidRPr="00363842" w:rsidRDefault="00AD1C0C" w:rsidP="00C353FC">
            <w:pPr>
              <w:rPr>
                <w:lang w:val="en-US" w:eastAsia="zh-CN"/>
              </w:rPr>
            </w:pPr>
            <w:r w:rsidRPr="00363842">
              <w:rPr>
                <w:lang w:val="en-US" w:eastAsia="zh-CN"/>
              </w:rPr>
              <w:t>total_cholesterol</w:t>
            </w:r>
          </w:p>
        </w:tc>
        <w:tc>
          <w:tcPr>
            <w:tcW w:w="1601" w:type="dxa"/>
            <w:hideMark/>
          </w:tcPr>
          <w:p w14:paraId="14E463DA" w14:textId="77777777" w:rsidR="00AD1C0C" w:rsidRPr="00363842" w:rsidRDefault="00AD1C0C" w:rsidP="00C353FC">
            <w:pPr>
              <w:rPr>
                <w:lang w:val="en-US" w:eastAsia="zh-CN"/>
              </w:rPr>
            </w:pPr>
            <w:r w:rsidRPr="00363842">
              <w:rPr>
                <w:lang w:val="en-US" w:eastAsia="zh-CN"/>
              </w:rPr>
              <w:t>&gt; 240 mg/dL</w:t>
            </w:r>
          </w:p>
        </w:tc>
        <w:tc>
          <w:tcPr>
            <w:tcW w:w="1556" w:type="dxa"/>
            <w:hideMark/>
          </w:tcPr>
          <w:p w14:paraId="18D76B54" w14:textId="77777777" w:rsidR="00AD1C0C" w:rsidRPr="00363842" w:rsidRDefault="00AD1C0C" w:rsidP="00C353FC">
            <w:pPr>
              <w:rPr>
                <w:lang w:val="en-US" w:eastAsia="zh-CN"/>
              </w:rPr>
            </w:pPr>
            <w:r w:rsidRPr="00363842">
              <w:rPr>
                <w:lang w:val="en-US" w:eastAsia="zh-CN"/>
              </w:rPr>
              <w:t>Cholesterol rất cao</w:t>
            </w:r>
          </w:p>
        </w:tc>
        <w:tc>
          <w:tcPr>
            <w:tcW w:w="0" w:type="auto"/>
            <w:hideMark/>
          </w:tcPr>
          <w:p w14:paraId="1B3D33C9" w14:textId="77777777" w:rsidR="00AD1C0C" w:rsidRPr="00363842" w:rsidRDefault="00AD1C0C" w:rsidP="00C353FC">
            <w:pPr>
              <w:rPr>
                <w:lang w:val="en-US" w:eastAsia="zh-CN"/>
              </w:rPr>
            </w:pPr>
            <w:r w:rsidRPr="00363842">
              <w:rPr>
                <w:lang w:val="en-US" w:eastAsia="zh-CN"/>
              </w:rPr>
              <w:t>Ngưỡng nguy cơ tim mạch</w:t>
            </w:r>
          </w:p>
        </w:tc>
      </w:tr>
    </w:tbl>
    <w:p w14:paraId="10F6DD49" w14:textId="77777777" w:rsidR="00D93C73" w:rsidRDefault="00D93C73" w:rsidP="00C353FC">
      <w:pPr>
        <w:spacing w:line="276" w:lineRule="auto"/>
        <w:rPr>
          <w:lang w:val="en-US"/>
        </w:rPr>
      </w:pPr>
    </w:p>
    <w:p w14:paraId="24195869" w14:textId="40771F79" w:rsidR="00D93C73" w:rsidRPr="00441891" w:rsidRDefault="001616AA" w:rsidP="00C353FC">
      <w:pPr>
        <w:spacing w:line="276" w:lineRule="auto"/>
        <w:rPr>
          <w:b/>
          <w:lang w:val="en-US"/>
        </w:rPr>
      </w:pPr>
      <w:r w:rsidRPr="00441891">
        <w:rPr>
          <w:b/>
          <w:lang w:val="en-US"/>
        </w:rPr>
        <w:t>b. Biến dẫn xuất về mặt dinh dưỡng</w:t>
      </w:r>
    </w:p>
    <w:tbl>
      <w:tblPr>
        <w:tblStyle w:val="TableGrid"/>
        <w:tblW w:w="0" w:type="auto"/>
        <w:tblLook w:val="04A0" w:firstRow="1" w:lastRow="0" w:firstColumn="1" w:lastColumn="0" w:noHBand="0" w:noVBand="1"/>
      </w:tblPr>
      <w:tblGrid>
        <w:gridCol w:w="2166"/>
        <w:gridCol w:w="1845"/>
        <w:gridCol w:w="1824"/>
        <w:gridCol w:w="1300"/>
        <w:gridCol w:w="1881"/>
      </w:tblGrid>
      <w:tr w:rsidR="00D93C73" w:rsidRPr="00363842" w14:paraId="4F111BA7" w14:textId="77777777" w:rsidTr="00D93C73">
        <w:tc>
          <w:tcPr>
            <w:tcW w:w="0" w:type="auto"/>
            <w:hideMark/>
          </w:tcPr>
          <w:p w14:paraId="566ABA06" w14:textId="77777777" w:rsidR="00D93C73" w:rsidRPr="00363842" w:rsidRDefault="00D93C73" w:rsidP="00C353FC">
            <w:pPr>
              <w:jc w:val="center"/>
              <w:rPr>
                <w:b/>
                <w:bCs/>
                <w:lang w:val="en-US" w:eastAsia="zh-CN"/>
              </w:rPr>
            </w:pPr>
            <w:r w:rsidRPr="00363842">
              <w:rPr>
                <w:b/>
                <w:bCs/>
                <w:lang w:val="en-US" w:eastAsia="zh-CN"/>
              </w:rPr>
              <w:t>Biến dẫn xuất</w:t>
            </w:r>
          </w:p>
        </w:tc>
        <w:tc>
          <w:tcPr>
            <w:tcW w:w="0" w:type="auto"/>
            <w:hideMark/>
          </w:tcPr>
          <w:p w14:paraId="576F5CF5" w14:textId="77777777" w:rsidR="00D93C73" w:rsidRPr="00363842" w:rsidRDefault="00D93C73" w:rsidP="00C353FC">
            <w:pPr>
              <w:jc w:val="center"/>
              <w:rPr>
                <w:b/>
                <w:bCs/>
                <w:lang w:val="en-US" w:eastAsia="zh-CN"/>
              </w:rPr>
            </w:pPr>
            <w:r w:rsidRPr="00363842">
              <w:rPr>
                <w:b/>
                <w:bCs/>
                <w:lang w:val="en-US" w:eastAsia="zh-CN"/>
              </w:rPr>
              <w:t>Biến nguồn</w:t>
            </w:r>
          </w:p>
        </w:tc>
        <w:tc>
          <w:tcPr>
            <w:tcW w:w="0" w:type="auto"/>
            <w:hideMark/>
          </w:tcPr>
          <w:p w14:paraId="664E089B" w14:textId="77777777" w:rsidR="00D93C73" w:rsidRPr="00363842" w:rsidRDefault="00D93C73" w:rsidP="00C353FC">
            <w:pPr>
              <w:jc w:val="center"/>
              <w:rPr>
                <w:b/>
                <w:bCs/>
                <w:lang w:val="en-US" w:eastAsia="zh-CN"/>
              </w:rPr>
            </w:pPr>
            <w:r w:rsidRPr="00363842">
              <w:rPr>
                <w:b/>
                <w:bCs/>
                <w:lang w:val="en-US" w:eastAsia="zh-CN"/>
              </w:rPr>
              <w:t>Điều kiện</w:t>
            </w:r>
          </w:p>
        </w:tc>
        <w:tc>
          <w:tcPr>
            <w:tcW w:w="0" w:type="auto"/>
            <w:hideMark/>
          </w:tcPr>
          <w:p w14:paraId="5AAD07D6" w14:textId="77777777" w:rsidR="00D93C73" w:rsidRPr="00363842" w:rsidRDefault="00D93C73" w:rsidP="00C353FC">
            <w:pPr>
              <w:jc w:val="center"/>
              <w:rPr>
                <w:b/>
                <w:bCs/>
                <w:lang w:val="en-US" w:eastAsia="zh-CN"/>
              </w:rPr>
            </w:pPr>
            <w:r w:rsidRPr="00363842">
              <w:rPr>
                <w:b/>
                <w:bCs/>
                <w:lang w:val="en-US" w:eastAsia="zh-CN"/>
              </w:rPr>
              <w:t>Ý nghĩa</w:t>
            </w:r>
          </w:p>
        </w:tc>
        <w:tc>
          <w:tcPr>
            <w:tcW w:w="0" w:type="auto"/>
            <w:hideMark/>
          </w:tcPr>
          <w:p w14:paraId="3B127B4D" w14:textId="77777777" w:rsidR="00D93C73" w:rsidRPr="00363842" w:rsidRDefault="00D93C73" w:rsidP="00C353FC">
            <w:pPr>
              <w:jc w:val="center"/>
              <w:rPr>
                <w:b/>
                <w:bCs/>
                <w:lang w:val="en-US" w:eastAsia="zh-CN"/>
              </w:rPr>
            </w:pPr>
            <w:r w:rsidRPr="00363842">
              <w:rPr>
                <w:b/>
                <w:bCs/>
                <w:lang w:val="en-US" w:eastAsia="zh-CN"/>
              </w:rPr>
              <w:t>Cơ sở chọn ngưỡng</w:t>
            </w:r>
          </w:p>
        </w:tc>
      </w:tr>
      <w:tr w:rsidR="00D93C73" w:rsidRPr="00363842" w14:paraId="61F7246F" w14:textId="77777777" w:rsidTr="00D93C73">
        <w:tc>
          <w:tcPr>
            <w:tcW w:w="0" w:type="auto"/>
            <w:hideMark/>
          </w:tcPr>
          <w:p w14:paraId="5E5EB7F9" w14:textId="77777777" w:rsidR="00D93C73" w:rsidRPr="00363842" w:rsidRDefault="00D93C73" w:rsidP="00C353FC">
            <w:pPr>
              <w:rPr>
                <w:lang w:val="en-US" w:eastAsia="zh-CN"/>
              </w:rPr>
            </w:pPr>
            <w:r w:rsidRPr="00363842">
              <w:rPr>
                <w:lang w:val="en-US" w:eastAsia="zh-CN"/>
              </w:rPr>
              <w:lastRenderedPageBreak/>
              <w:t>very_high_sodium</w:t>
            </w:r>
          </w:p>
        </w:tc>
        <w:tc>
          <w:tcPr>
            <w:tcW w:w="0" w:type="auto"/>
            <w:hideMark/>
          </w:tcPr>
          <w:p w14:paraId="72C4B148" w14:textId="77777777" w:rsidR="00D93C73" w:rsidRPr="00363842" w:rsidRDefault="00D93C73" w:rsidP="00C353FC">
            <w:pPr>
              <w:rPr>
                <w:lang w:val="en-US" w:eastAsia="zh-CN"/>
              </w:rPr>
            </w:pPr>
            <w:r w:rsidRPr="00363842">
              <w:rPr>
                <w:lang w:val="en-US" w:eastAsia="zh-CN"/>
              </w:rPr>
              <w:t>sodium_mg</w:t>
            </w:r>
          </w:p>
        </w:tc>
        <w:tc>
          <w:tcPr>
            <w:tcW w:w="0" w:type="auto"/>
            <w:hideMark/>
          </w:tcPr>
          <w:p w14:paraId="7ED21196" w14:textId="77777777" w:rsidR="00D93C73" w:rsidRPr="00363842" w:rsidRDefault="00D93C73" w:rsidP="00C353FC">
            <w:pPr>
              <w:rPr>
                <w:lang w:val="en-US" w:eastAsia="zh-CN"/>
              </w:rPr>
            </w:pPr>
            <w:r w:rsidRPr="00363842">
              <w:rPr>
                <w:lang w:val="en-US" w:eastAsia="zh-CN"/>
              </w:rPr>
              <w:t>&gt; Q3 + 1.5×IQR</w:t>
            </w:r>
          </w:p>
        </w:tc>
        <w:tc>
          <w:tcPr>
            <w:tcW w:w="0" w:type="auto"/>
            <w:hideMark/>
          </w:tcPr>
          <w:p w14:paraId="5BF9A033" w14:textId="77777777" w:rsidR="00D93C73" w:rsidRPr="00363842" w:rsidRDefault="00D93C73" w:rsidP="00C353FC">
            <w:pPr>
              <w:rPr>
                <w:lang w:val="en-US" w:eastAsia="zh-CN"/>
              </w:rPr>
            </w:pPr>
            <w:r w:rsidRPr="00363842">
              <w:rPr>
                <w:lang w:val="en-US" w:eastAsia="zh-CN"/>
              </w:rPr>
              <w:t>Natri rất cao</w:t>
            </w:r>
          </w:p>
        </w:tc>
        <w:tc>
          <w:tcPr>
            <w:tcW w:w="0" w:type="auto"/>
            <w:hideMark/>
          </w:tcPr>
          <w:p w14:paraId="1283B659" w14:textId="77777777" w:rsidR="00D93C73" w:rsidRPr="00363842" w:rsidRDefault="00D93C73" w:rsidP="00C353FC">
            <w:pPr>
              <w:rPr>
                <w:lang w:val="en-US" w:eastAsia="zh-CN"/>
              </w:rPr>
            </w:pPr>
            <w:r w:rsidRPr="00363842">
              <w:rPr>
                <w:lang w:val="en-US" w:eastAsia="zh-CN"/>
              </w:rPr>
              <w:t>Boxplot outlier</w:t>
            </w:r>
          </w:p>
        </w:tc>
      </w:tr>
      <w:tr w:rsidR="00D93C73" w:rsidRPr="00363842" w14:paraId="0D335483" w14:textId="77777777" w:rsidTr="00D93C73">
        <w:tc>
          <w:tcPr>
            <w:tcW w:w="0" w:type="auto"/>
            <w:hideMark/>
          </w:tcPr>
          <w:p w14:paraId="613DA7B0" w14:textId="77777777" w:rsidR="00D93C73" w:rsidRPr="00363842" w:rsidRDefault="00D93C73" w:rsidP="00C353FC">
            <w:pPr>
              <w:rPr>
                <w:lang w:val="en-US" w:eastAsia="zh-CN"/>
              </w:rPr>
            </w:pPr>
            <w:r w:rsidRPr="00363842">
              <w:rPr>
                <w:lang w:val="en-US" w:eastAsia="zh-CN"/>
              </w:rPr>
              <w:t>very_high_sugar</w:t>
            </w:r>
          </w:p>
        </w:tc>
        <w:tc>
          <w:tcPr>
            <w:tcW w:w="0" w:type="auto"/>
            <w:hideMark/>
          </w:tcPr>
          <w:p w14:paraId="15570453" w14:textId="77777777" w:rsidR="00D93C73" w:rsidRPr="00363842" w:rsidRDefault="00D93C73" w:rsidP="00C353FC">
            <w:pPr>
              <w:rPr>
                <w:lang w:val="en-US" w:eastAsia="zh-CN"/>
              </w:rPr>
            </w:pPr>
            <w:r w:rsidRPr="00363842">
              <w:rPr>
                <w:lang w:val="en-US" w:eastAsia="zh-CN"/>
              </w:rPr>
              <w:t>sugar_g</w:t>
            </w:r>
          </w:p>
        </w:tc>
        <w:tc>
          <w:tcPr>
            <w:tcW w:w="0" w:type="auto"/>
            <w:hideMark/>
          </w:tcPr>
          <w:p w14:paraId="464DA185" w14:textId="77777777" w:rsidR="00D93C73" w:rsidRPr="00363842" w:rsidRDefault="00D93C73" w:rsidP="00C353FC">
            <w:pPr>
              <w:rPr>
                <w:lang w:val="en-US" w:eastAsia="zh-CN"/>
              </w:rPr>
            </w:pPr>
            <w:r w:rsidRPr="00363842">
              <w:rPr>
                <w:lang w:val="en-US" w:eastAsia="zh-CN"/>
              </w:rPr>
              <w:t>&gt; Q3 + 1.5×IQR</w:t>
            </w:r>
          </w:p>
        </w:tc>
        <w:tc>
          <w:tcPr>
            <w:tcW w:w="0" w:type="auto"/>
            <w:hideMark/>
          </w:tcPr>
          <w:p w14:paraId="2B3A3C17" w14:textId="77777777" w:rsidR="00D93C73" w:rsidRPr="00363842" w:rsidRDefault="00D93C73" w:rsidP="00C353FC">
            <w:pPr>
              <w:rPr>
                <w:lang w:val="en-US" w:eastAsia="zh-CN"/>
              </w:rPr>
            </w:pPr>
            <w:r w:rsidRPr="00363842">
              <w:rPr>
                <w:lang w:val="en-US" w:eastAsia="zh-CN"/>
              </w:rPr>
              <w:t>Đường rất cao</w:t>
            </w:r>
          </w:p>
        </w:tc>
        <w:tc>
          <w:tcPr>
            <w:tcW w:w="0" w:type="auto"/>
            <w:hideMark/>
          </w:tcPr>
          <w:p w14:paraId="742010D9" w14:textId="77777777" w:rsidR="00D93C73" w:rsidRPr="00363842" w:rsidRDefault="00D93C73" w:rsidP="00C353FC">
            <w:pPr>
              <w:rPr>
                <w:lang w:val="en-US" w:eastAsia="zh-CN"/>
              </w:rPr>
            </w:pPr>
            <w:r w:rsidRPr="00363842">
              <w:rPr>
                <w:lang w:val="en-US" w:eastAsia="zh-CN"/>
              </w:rPr>
              <w:t>Boxplot outlier</w:t>
            </w:r>
          </w:p>
        </w:tc>
      </w:tr>
      <w:tr w:rsidR="00D93C73" w:rsidRPr="00363842" w14:paraId="2709650C" w14:textId="77777777" w:rsidTr="00D93C73">
        <w:tc>
          <w:tcPr>
            <w:tcW w:w="0" w:type="auto"/>
            <w:hideMark/>
          </w:tcPr>
          <w:p w14:paraId="053DECDA" w14:textId="77777777" w:rsidR="00D93C73" w:rsidRPr="00363842" w:rsidRDefault="00D93C73" w:rsidP="00C353FC">
            <w:pPr>
              <w:rPr>
                <w:lang w:val="en-US" w:eastAsia="zh-CN"/>
              </w:rPr>
            </w:pPr>
            <w:r w:rsidRPr="00363842">
              <w:rPr>
                <w:lang w:val="en-US" w:eastAsia="zh-CN"/>
              </w:rPr>
              <w:t>very_high_fat</w:t>
            </w:r>
          </w:p>
        </w:tc>
        <w:tc>
          <w:tcPr>
            <w:tcW w:w="0" w:type="auto"/>
            <w:hideMark/>
          </w:tcPr>
          <w:p w14:paraId="33B410B5" w14:textId="77777777" w:rsidR="00D93C73" w:rsidRPr="00363842" w:rsidRDefault="00D93C73" w:rsidP="00C353FC">
            <w:pPr>
              <w:rPr>
                <w:lang w:val="en-US" w:eastAsia="zh-CN"/>
              </w:rPr>
            </w:pPr>
            <w:r w:rsidRPr="00363842">
              <w:rPr>
                <w:lang w:val="en-US" w:eastAsia="zh-CN"/>
              </w:rPr>
              <w:t>fat_g</w:t>
            </w:r>
          </w:p>
        </w:tc>
        <w:tc>
          <w:tcPr>
            <w:tcW w:w="0" w:type="auto"/>
            <w:hideMark/>
          </w:tcPr>
          <w:p w14:paraId="1DF1BB5C" w14:textId="77777777" w:rsidR="00D93C73" w:rsidRPr="00363842" w:rsidRDefault="00D93C73" w:rsidP="00C353FC">
            <w:pPr>
              <w:rPr>
                <w:lang w:val="en-US" w:eastAsia="zh-CN"/>
              </w:rPr>
            </w:pPr>
            <w:r w:rsidRPr="00363842">
              <w:rPr>
                <w:lang w:val="en-US" w:eastAsia="zh-CN"/>
              </w:rPr>
              <w:t>&gt; Q3 + 1.5×IQR</w:t>
            </w:r>
          </w:p>
        </w:tc>
        <w:tc>
          <w:tcPr>
            <w:tcW w:w="0" w:type="auto"/>
            <w:hideMark/>
          </w:tcPr>
          <w:p w14:paraId="5DAD7676" w14:textId="77777777" w:rsidR="00D93C73" w:rsidRPr="00363842" w:rsidRDefault="00D93C73" w:rsidP="00C353FC">
            <w:pPr>
              <w:rPr>
                <w:lang w:val="en-US" w:eastAsia="zh-CN"/>
              </w:rPr>
            </w:pPr>
            <w:r w:rsidRPr="00363842">
              <w:rPr>
                <w:lang w:val="en-US" w:eastAsia="zh-CN"/>
              </w:rPr>
              <w:t>Chất béo rất cao</w:t>
            </w:r>
          </w:p>
        </w:tc>
        <w:tc>
          <w:tcPr>
            <w:tcW w:w="0" w:type="auto"/>
            <w:hideMark/>
          </w:tcPr>
          <w:p w14:paraId="62A675FD" w14:textId="77777777" w:rsidR="00D93C73" w:rsidRPr="00363842" w:rsidRDefault="00D93C73" w:rsidP="00C353FC">
            <w:pPr>
              <w:rPr>
                <w:lang w:val="en-US" w:eastAsia="zh-CN"/>
              </w:rPr>
            </w:pPr>
            <w:r w:rsidRPr="00363842">
              <w:rPr>
                <w:lang w:val="en-US" w:eastAsia="zh-CN"/>
              </w:rPr>
              <w:t>Boxplot outlier</w:t>
            </w:r>
          </w:p>
        </w:tc>
      </w:tr>
      <w:tr w:rsidR="00D93C73" w:rsidRPr="00363842" w14:paraId="73464190" w14:textId="77777777" w:rsidTr="00D93C73">
        <w:tc>
          <w:tcPr>
            <w:tcW w:w="0" w:type="auto"/>
            <w:hideMark/>
          </w:tcPr>
          <w:p w14:paraId="2E7633AF" w14:textId="77777777" w:rsidR="00D93C73" w:rsidRPr="00363842" w:rsidRDefault="00D93C73" w:rsidP="00C353FC">
            <w:pPr>
              <w:rPr>
                <w:lang w:val="en-US" w:eastAsia="zh-CN"/>
              </w:rPr>
            </w:pPr>
            <w:r w:rsidRPr="00363842">
              <w:rPr>
                <w:lang w:val="en-US" w:eastAsia="zh-CN"/>
              </w:rPr>
              <w:t>low_fiber</w:t>
            </w:r>
          </w:p>
        </w:tc>
        <w:tc>
          <w:tcPr>
            <w:tcW w:w="0" w:type="auto"/>
            <w:hideMark/>
          </w:tcPr>
          <w:p w14:paraId="07A98E81" w14:textId="77777777" w:rsidR="00D93C73" w:rsidRPr="00363842" w:rsidRDefault="00D93C73" w:rsidP="00C353FC">
            <w:pPr>
              <w:rPr>
                <w:lang w:val="en-US" w:eastAsia="zh-CN"/>
              </w:rPr>
            </w:pPr>
            <w:r w:rsidRPr="00363842">
              <w:rPr>
                <w:lang w:val="en-US" w:eastAsia="zh-CN"/>
              </w:rPr>
              <w:t>fiber_g</w:t>
            </w:r>
          </w:p>
        </w:tc>
        <w:tc>
          <w:tcPr>
            <w:tcW w:w="0" w:type="auto"/>
            <w:hideMark/>
          </w:tcPr>
          <w:p w14:paraId="0ECC9ABF" w14:textId="77777777" w:rsidR="00D93C73" w:rsidRPr="00363842" w:rsidRDefault="00D93C73" w:rsidP="00C353FC">
            <w:pPr>
              <w:rPr>
                <w:lang w:val="en-US" w:eastAsia="zh-CN"/>
              </w:rPr>
            </w:pPr>
            <w:r w:rsidRPr="00363842">
              <w:rPr>
                <w:lang w:val="en-US" w:eastAsia="zh-CN"/>
              </w:rPr>
              <w:t>&lt; 10 g</w:t>
            </w:r>
          </w:p>
        </w:tc>
        <w:tc>
          <w:tcPr>
            <w:tcW w:w="0" w:type="auto"/>
            <w:hideMark/>
          </w:tcPr>
          <w:p w14:paraId="5A59477C" w14:textId="77777777" w:rsidR="00D93C73" w:rsidRPr="00363842" w:rsidRDefault="00D93C73" w:rsidP="00C353FC">
            <w:pPr>
              <w:rPr>
                <w:lang w:val="en-US" w:eastAsia="zh-CN"/>
              </w:rPr>
            </w:pPr>
            <w:r w:rsidRPr="00363842">
              <w:rPr>
                <w:lang w:val="en-US" w:eastAsia="zh-CN"/>
              </w:rPr>
              <w:t>Thiếu chất xơ</w:t>
            </w:r>
          </w:p>
        </w:tc>
        <w:tc>
          <w:tcPr>
            <w:tcW w:w="0" w:type="auto"/>
            <w:hideMark/>
          </w:tcPr>
          <w:p w14:paraId="2E183F6F" w14:textId="77777777" w:rsidR="00D93C73" w:rsidRPr="00363842" w:rsidRDefault="00D93C73" w:rsidP="00C353FC">
            <w:pPr>
              <w:rPr>
                <w:lang w:val="en-US" w:eastAsia="zh-CN"/>
              </w:rPr>
            </w:pPr>
            <w:r w:rsidRPr="00363842">
              <w:rPr>
                <w:lang w:val="en-US" w:eastAsia="zh-CN"/>
              </w:rPr>
              <w:t>WHO fiber guideline</w:t>
            </w:r>
          </w:p>
        </w:tc>
      </w:tr>
      <w:tr w:rsidR="00D93C73" w:rsidRPr="00363842" w14:paraId="7DFFA17C" w14:textId="77777777" w:rsidTr="00D93C73">
        <w:tc>
          <w:tcPr>
            <w:tcW w:w="0" w:type="auto"/>
            <w:hideMark/>
          </w:tcPr>
          <w:p w14:paraId="694E3303" w14:textId="77777777" w:rsidR="00D93C73" w:rsidRPr="00363842" w:rsidRDefault="00D93C73" w:rsidP="00C353FC">
            <w:pPr>
              <w:rPr>
                <w:lang w:val="en-US" w:eastAsia="zh-CN"/>
              </w:rPr>
            </w:pPr>
            <w:r w:rsidRPr="00363842">
              <w:rPr>
                <w:lang w:val="en-US" w:eastAsia="zh-CN"/>
              </w:rPr>
              <w:t>high_protein</w:t>
            </w:r>
          </w:p>
        </w:tc>
        <w:tc>
          <w:tcPr>
            <w:tcW w:w="0" w:type="auto"/>
            <w:hideMark/>
          </w:tcPr>
          <w:p w14:paraId="7807E41C" w14:textId="77777777" w:rsidR="00D93C73" w:rsidRPr="00363842" w:rsidRDefault="00D93C73" w:rsidP="00C353FC">
            <w:pPr>
              <w:rPr>
                <w:lang w:val="en-US" w:eastAsia="zh-CN"/>
              </w:rPr>
            </w:pPr>
            <w:r w:rsidRPr="00363842">
              <w:rPr>
                <w:lang w:val="en-US" w:eastAsia="zh-CN"/>
              </w:rPr>
              <w:t>protein_g</w:t>
            </w:r>
          </w:p>
        </w:tc>
        <w:tc>
          <w:tcPr>
            <w:tcW w:w="0" w:type="auto"/>
            <w:hideMark/>
          </w:tcPr>
          <w:p w14:paraId="61C70732" w14:textId="77777777" w:rsidR="00D93C73" w:rsidRPr="00363842" w:rsidRDefault="00D93C73" w:rsidP="00C353FC">
            <w:pPr>
              <w:rPr>
                <w:lang w:val="en-US" w:eastAsia="zh-CN"/>
              </w:rPr>
            </w:pPr>
            <w:r w:rsidRPr="00363842">
              <w:rPr>
                <w:lang w:val="en-US" w:eastAsia="zh-CN"/>
              </w:rPr>
              <w:t>&gt; 80 g</w:t>
            </w:r>
          </w:p>
        </w:tc>
        <w:tc>
          <w:tcPr>
            <w:tcW w:w="0" w:type="auto"/>
            <w:hideMark/>
          </w:tcPr>
          <w:p w14:paraId="2B6C0147" w14:textId="77777777" w:rsidR="00D93C73" w:rsidRPr="00363842" w:rsidRDefault="00D93C73" w:rsidP="00C353FC">
            <w:pPr>
              <w:rPr>
                <w:lang w:val="en-US" w:eastAsia="zh-CN"/>
              </w:rPr>
            </w:pPr>
            <w:r w:rsidRPr="00363842">
              <w:rPr>
                <w:lang w:val="en-US" w:eastAsia="zh-CN"/>
              </w:rPr>
              <w:t>Protein cao</w:t>
            </w:r>
          </w:p>
        </w:tc>
        <w:tc>
          <w:tcPr>
            <w:tcW w:w="0" w:type="auto"/>
            <w:hideMark/>
          </w:tcPr>
          <w:p w14:paraId="6979BAC9" w14:textId="77777777" w:rsidR="00D93C73" w:rsidRPr="00363842" w:rsidRDefault="00D93C73" w:rsidP="00C353FC">
            <w:pPr>
              <w:rPr>
                <w:lang w:val="en-US" w:eastAsia="zh-CN"/>
              </w:rPr>
            </w:pPr>
            <w:r w:rsidRPr="00363842">
              <w:rPr>
                <w:lang w:val="en-US" w:eastAsia="zh-CN"/>
              </w:rPr>
              <w:t>Khuyến nghị dinh dưỡng</w:t>
            </w:r>
          </w:p>
        </w:tc>
      </w:tr>
      <w:tr w:rsidR="00D93C73" w:rsidRPr="00363842" w14:paraId="41610660" w14:textId="77777777" w:rsidTr="00D93C73">
        <w:tc>
          <w:tcPr>
            <w:tcW w:w="0" w:type="auto"/>
            <w:hideMark/>
          </w:tcPr>
          <w:p w14:paraId="52E30489" w14:textId="77777777" w:rsidR="00D93C73" w:rsidRPr="00363842" w:rsidRDefault="00D93C73" w:rsidP="00C353FC">
            <w:pPr>
              <w:rPr>
                <w:lang w:val="en-US" w:eastAsia="zh-CN"/>
              </w:rPr>
            </w:pPr>
            <w:r w:rsidRPr="00363842">
              <w:rPr>
                <w:lang w:val="en-US" w:eastAsia="zh-CN"/>
              </w:rPr>
              <w:t>low_protein</w:t>
            </w:r>
          </w:p>
        </w:tc>
        <w:tc>
          <w:tcPr>
            <w:tcW w:w="0" w:type="auto"/>
            <w:hideMark/>
          </w:tcPr>
          <w:p w14:paraId="6A31EA96" w14:textId="77777777" w:rsidR="00D93C73" w:rsidRPr="00363842" w:rsidRDefault="00D93C73" w:rsidP="00C353FC">
            <w:pPr>
              <w:rPr>
                <w:lang w:val="en-US" w:eastAsia="zh-CN"/>
              </w:rPr>
            </w:pPr>
            <w:r w:rsidRPr="00363842">
              <w:rPr>
                <w:lang w:val="en-US" w:eastAsia="zh-CN"/>
              </w:rPr>
              <w:t>protein_g</w:t>
            </w:r>
          </w:p>
        </w:tc>
        <w:tc>
          <w:tcPr>
            <w:tcW w:w="0" w:type="auto"/>
            <w:hideMark/>
          </w:tcPr>
          <w:p w14:paraId="18016F23" w14:textId="77777777" w:rsidR="00D93C73" w:rsidRPr="00363842" w:rsidRDefault="00D93C73" w:rsidP="00C353FC">
            <w:pPr>
              <w:rPr>
                <w:lang w:val="en-US" w:eastAsia="zh-CN"/>
              </w:rPr>
            </w:pPr>
            <w:r w:rsidRPr="00363842">
              <w:rPr>
                <w:lang w:val="en-US" w:eastAsia="zh-CN"/>
              </w:rPr>
              <w:t>&lt; 40 g</w:t>
            </w:r>
          </w:p>
        </w:tc>
        <w:tc>
          <w:tcPr>
            <w:tcW w:w="0" w:type="auto"/>
            <w:hideMark/>
          </w:tcPr>
          <w:p w14:paraId="0A1141BF" w14:textId="77777777" w:rsidR="00D93C73" w:rsidRPr="00363842" w:rsidRDefault="00D93C73" w:rsidP="00C353FC">
            <w:pPr>
              <w:rPr>
                <w:lang w:val="en-US" w:eastAsia="zh-CN"/>
              </w:rPr>
            </w:pPr>
            <w:r w:rsidRPr="00363842">
              <w:rPr>
                <w:lang w:val="en-US" w:eastAsia="zh-CN"/>
              </w:rPr>
              <w:t>Protein thấp</w:t>
            </w:r>
          </w:p>
        </w:tc>
        <w:tc>
          <w:tcPr>
            <w:tcW w:w="0" w:type="auto"/>
            <w:hideMark/>
          </w:tcPr>
          <w:p w14:paraId="5314006C" w14:textId="77777777" w:rsidR="00D93C73" w:rsidRPr="00363842" w:rsidRDefault="00D93C73" w:rsidP="00C353FC">
            <w:pPr>
              <w:rPr>
                <w:lang w:val="en-US" w:eastAsia="zh-CN"/>
              </w:rPr>
            </w:pPr>
            <w:r w:rsidRPr="00363842">
              <w:rPr>
                <w:lang w:val="en-US" w:eastAsia="zh-CN"/>
              </w:rPr>
              <w:t>Dưới mức khuyến nghị</w:t>
            </w:r>
          </w:p>
        </w:tc>
      </w:tr>
      <w:tr w:rsidR="00D93C73" w:rsidRPr="00363842" w14:paraId="71A0558A" w14:textId="77777777" w:rsidTr="00D93C73">
        <w:tc>
          <w:tcPr>
            <w:tcW w:w="0" w:type="auto"/>
            <w:hideMark/>
          </w:tcPr>
          <w:p w14:paraId="423E743B" w14:textId="77777777" w:rsidR="00D93C73" w:rsidRPr="00363842" w:rsidRDefault="00D93C73" w:rsidP="00C353FC">
            <w:pPr>
              <w:rPr>
                <w:lang w:val="en-US" w:eastAsia="zh-CN"/>
              </w:rPr>
            </w:pPr>
            <w:r w:rsidRPr="00363842">
              <w:rPr>
                <w:lang w:val="en-US" w:eastAsia="zh-CN"/>
              </w:rPr>
              <w:t>low_potassium</w:t>
            </w:r>
          </w:p>
        </w:tc>
        <w:tc>
          <w:tcPr>
            <w:tcW w:w="0" w:type="auto"/>
            <w:hideMark/>
          </w:tcPr>
          <w:p w14:paraId="70FDCFBA" w14:textId="77777777" w:rsidR="00D93C73" w:rsidRPr="00363842" w:rsidRDefault="00D93C73" w:rsidP="00C353FC">
            <w:pPr>
              <w:rPr>
                <w:lang w:val="en-US" w:eastAsia="zh-CN"/>
              </w:rPr>
            </w:pPr>
            <w:r w:rsidRPr="00363842">
              <w:rPr>
                <w:lang w:val="en-US" w:eastAsia="zh-CN"/>
              </w:rPr>
              <w:t>potassium_mg</w:t>
            </w:r>
          </w:p>
        </w:tc>
        <w:tc>
          <w:tcPr>
            <w:tcW w:w="0" w:type="auto"/>
            <w:hideMark/>
          </w:tcPr>
          <w:p w14:paraId="5416F9AC" w14:textId="77777777" w:rsidR="00D93C73" w:rsidRPr="00363842" w:rsidRDefault="00D93C73" w:rsidP="00C353FC">
            <w:pPr>
              <w:rPr>
                <w:lang w:val="en-US" w:eastAsia="zh-CN"/>
              </w:rPr>
            </w:pPr>
            <w:r w:rsidRPr="00363842">
              <w:rPr>
                <w:lang w:val="en-US" w:eastAsia="zh-CN"/>
              </w:rPr>
              <w:t>&lt; 2000 mg</w:t>
            </w:r>
          </w:p>
        </w:tc>
        <w:tc>
          <w:tcPr>
            <w:tcW w:w="0" w:type="auto"/>
            <w:hideMark/>
          </w:tcPr>
          <w:p w14:paraId="107512EE" w14:textId="77777777" w:rsidR="00D93C73" w:rsidRPr="00363842" w:rsidRDefault="00D93C73" w:rsidP="00C353FC">
            <w:pPr>
              <w:rPr>
                <w:lang w:val="en-US" w:eastAsia="zh-CN"/>
              </w:rPr>
            </w:pPr>
            <w:r w:rsidRPr="00363842">
              <w:rPr>
                <w:lang w:val="en-US" w:eastAsia="zh-CN"/>
              </w:rPr>
              <w:t>Kali thấp</w:t>
            </w:r>
          </w:p>
        </w:tc>
        <w:tc>
          <w:tcPr>
            <w:tcW w:w="0" w:type="auto"/>
            <w:hideMark/>
          </w:tcPr>
          <w:p w14:paraId="7663E6F6" w14:textId="77777777" w:rsidR="00D93C73" w:rsidRPr="00363842" w:rsidRDefault="00D93C73" w:rsidP="00C353FC">
            <w:pPr>
              <w:rPr>
                <w:lang w:val="en-US" w:eastAsia="zh-CN"/>
              </w:rPr>
            </w:pPr>
            <w:r w:rsidRPr="00363842">
              <w:rPr>
                <w:lang w:val="en-US" w:eastAsia="zh-CN"/>
              </w:rPr>
              <w:t>AHA guideline</w:t>
            </w:r>
          </w:p>
        </w:tc>
      </w:tr>
      <w:tr w:rsidR="00D93C73" w:rsidRPr="00363842" w14:paraId="4BF0965E" w14:textId="77777777" w:rsidTr="00D93C73">
        <w:tc>
          <w:tcPr>
            <w:tcW w:w="0" w:type="auto"/>
            <w:hideMark/>
          </w:tcPr>
          <w:p w14:paraId="2EFE77CF" w14:textId="77777777" w:rsidR="00D93C73" w:rsidRPr="00363842" w:rsidRDefault="00D93C73" w:rsidP="00C353FC">
            <w:pPr>
              <w:rPr>
                <w:lang w:val="en-US" w:eastAsia="zh-CN"/>
              </w:rPr>
            </w:pPr>
            <w:r w:rsidRPr="00363842">
              <w:rPr>
                <w:lang w:val="en-US" w:eastAsia="zh-CN"/>
              </w:rPr>
              <w:t>high_sodium_cdc</w:t>
            </w:r>
          </w:p>
        </w:tc>
        <w:tc>
          <w:tcPr>
            <w:tcW w:w="0" w:type="auto"/>
            <w:hideMark/>
          </w:tcPr>
          <w:p w14:paraId="73471098" w14:textId="77777777" w:rsidR="00D93C73" w:rsidRPr="00363842" w:rsidRDefault="00D93C73" w:rsidP="00C353FC">
            <w:pPr>
              <w:rPr>
                <w:lang w:val="en-US" w:eastAsia="zh-CN"/>
              </w:rPr>
            </w:pPr>
            <w:r w:rsidRPr="00363842">
              <w:rPr>
                <w:lang w:val="en-US" w:eastAsia="zh-CN"/>
              </w:rPr>
              <w:t>sodium_mg</w:t>
            </w:r>
          </w:p>
        </w:tc>
        <w:tc>
          <w:tcPr>
            <w:tcW w:w="0" w:type="auto"/>
            <w:hideMark/>
          </w:tcPr>
          <w:p w14:paraId="0854939A" w14:textId="77777777" w:rsidR="00D93C73" w:rsidRPr="00363842" w:rsidRDefault="00D93C73" w:rsidP="00C353FC">
            <w:pPr>
              <w:rPr>
                <w:lang w:val="en-US" w:eastAsia="zh-CN"/>
              </w:rPr>
            </w:pPr>
            <w:r w:rsidRPr="00363842">
              <w:rPr>
                <w:lang w:val="en-US" w:eastAsia="zh-CN"/>
              </w:rPr>
              <w:t>&gt; 2300 mg</w:t>
            </w:r>
          </w:p>
        </w:tc>
        <w:tc>
          <w:tcPr>
            <w:tcW w:w="0" w:type="auto"/>
            <w:hideMark/>
          </w:tcPr>
          <w:p w14:paraId="2FAF4281" w14:textId="77777777" w:rsidR="00D93C73" w:rsidRPr="00363842" w:rsidRDefault="00D93C73" w:rsidP="00C353FC">
            <w:pPr>
              <w:rPr>
                <w:lang w:val="en-US" w:eastAsia="zh-CN"/>
              </w:rPr>
            </w:pPr>
            <w:r w:rsidRPr="00363842">
              <w:rPr>
                <w:lang w:val="en-US" w:eastAsia="zh-CN"/>
              </w:rPr>
              <w:t>Natri cao</w:t>
            </w:r>
          </w:p>
        </w:tc>
        <w:tc>
          <w:tcPr>
            <w:tcW w:w="0" w:type="auto"/>
            <w:hideMark/>
          </w:tcPr>
          <w:p w14:paraId="7197143F" w14:textId="77777777" w:rsidR="00D93C73" w:rsidRPr="00363842" w:rsidRDefault="00D93C73" w:rsidP="00C353FC">
            <w:pPr>
              <w:rPr>
                <w:lang w:val="en-US" w:eastAsia="zh-CN"/>
              </w:rPr>
            </w:pPr>
            <w:r w:rsidRPr="00363842">
              <w:rPr>
                <w:lang w:val="en-US" w:eastAsia="zh-CN"/>
              </w:rPr>
              <w:t>FDA/WHO guideline</w:t>
            </w:r>
          </w:p>
        </w:tc>
      </w:tr>
      <w:tr w:rsidR="00D93C73" w:rsidRPr="00363842" w14:paraId="3B94EB12" w14:textId="77777777" w:rsidTr="00D93C73">
        <w:tc>
          <w:tcPr>
            <w:tcW w:w="0" w:type="auto"/>
            <w:hideMark/>
          </w:tcPr>
          <w:p w14:paraId="67C57A20" w14:textId="77777777" w:rsidR="00D93C73" w:rsidRPr="00363842" w:rsidRDefault="00D93C73" w:rsidP="00C353FC">
            <w:pPr>
              <w:rPr>
                <w:lang w:val="en-US" w:eastAsia="zh-CN"/>
              </w:rPr>
            </w:pPr>
            <w:r w:rsidRPr="00363842">
              <w:rPr>
                <w:lang w:val="en-US" w:eastAsia="zh-CN"/>
              </w:rPr>
              <w:t>high_sugar_who</w:t>
            </w:r>
          </w:p>
        </w:tc>
        <w:tc>
          <w:tcPr>
            <w:tcW w:w="0" w:type="auto"/>
            <w:hideMark/>
          </w:tcPr>
          <w:p w14:paraId="1DEAFFA2" w14:textId="77777777" w:rsidR="00D93C73" w:rsidRPr="00363842" w:rsidRDefault="00D93C73" w:rsidP="00C353FC">
            <w:pPr>
              <w:rPr>
                <w:lang w:val="en-US" w:eastAsia="zh-CN"/>
              </w:rPr>
            </w:pPr>
            <w:r w:rsidRPr="00363842">
              <w:rPr>
                <w:lang w:val="en-US" w:eastAsia="zh-CN"/>
              </w:rPr>
              <w:t>sugar_g</w:t>
            </w:r>
          </w:p>
        </w:tc>
        <w:tc>
          <w:tcPr>
            <w:tcW w:w="0" w:type="auto"/>
            <w:hideMark/>
          </w:tcPr>
          <w:p w14:paraId="5B5DB3CE" w14:textId="77777777" w:rsidR="00D93C73" w:rsidRPr="00363842" w:rsidRDefault="00D93C73" w:rsidP="00C353FC">
            <w:pPr>
              <w:rPr>
                <w:lang w:val="en-US" w:eastAsia="zh-CN"/>
              </w:rPr>
            </w:pPr>
            <w:r w:rsidRPr="00363842">
              <w:rPr>
                <w:lang w:val="en-US" w:eastAsia="zh-CN"/>
              </w:rPr>
              <w:t>&gt; 50 g</w:t>
            </w:r>
          </w:p>
        </w:tc>
        <w:tc>
          <w:tcPr>
            <w:tcW w:w="0" w:type="auto"/>
            <w:hideMark/>
          </w:tcPr>
          <w:p w14:paraId="34C7CA64" w14:textId="77777777" w:rsidR="00D93C73" w:rsidRPr="00363842" w:rsidRDefault="00D93C73" w:rsidP="00C353FC">
            <w:pPr>
              <w:rPr>
                <w:lang w:val="en-US" w:eastAsia="zh-CN"/>
              </w:rPr>
            </w:pPr>
            <w:r w:rsidRPr="00363842">
              <w:rPr>
                <w:lang w:val="en-US" w:eastAsia="zh-CN"/>
              </w:rPr>
              <w:t>Đường cao</w:t>
            </w:r>
          </w:p>
        </w:tc>
        <w:tc>
          <w:tcPr>
            <w:tcW w:w="0" w:type="auto"/>
            <w:hideMark/>
          </w:tcPr>
          <w:p w14:paraId="6FAC2F06" w14:textId="77777777" w:rsidR="00D93C73" w:rsidRPr="00363842" w:rsidRDefault="00D93C73" w:rsidP="00C353FC">
            <w:pPr>
              <w:rPr>
                <w:lang w:val="en-US" w:eastAsia="zh-CN"/>
              </w:rPr>
            </w:pPr>
            <w:r w:rsidRPr="00363842">
              <w:rPr>
                <w:lang w:val="en-US" w:eastAsia="zh-CN"/>
              </w:rPr>
              <w:t>WHO sugar guideline</w:t>
            </w:r>
          </w:p>
        </w:tc>
      </w:tr>
      <w:tr w:rsidR="00D93C73" w:rsidRPr="00363842" w14:paraId="5B6DA550" w14:textId="77777777" w:rsidTr="00D93C73">
        <w:tc>
          <w:tcPr>
            <w:tcW w:w="0" w:type="auto"/>
            <w:hideMark/>
          </w:tcPr>
          <w:p w14:paraId="5B0AEEF9" w14:textId="77777777" w:rsidR="00D93C73" w:rsidRPr="00363842" w:rsidRDefault="00D93C73" w:rsidP="00C353FC">
            <w:pPr>
              <w:rPr>
                <w:lang w:val="en-US" w:eastAsia="zh-CN"/>
              </w:rPr>
            </w:pPr>
            <w:r w:rsidRPr="00363842">
              <w:rPr>
                <w:lang w:val="en-US" w:eastAsia="zh-CN"/>
              </w:rPr>
              <w:t>heavy_drinker</w:t>
            </w:r>
          </w:p>
        </w:tc>
        <w:tc>
          <w:tcPr>
            <w:tcW w:w="0" w:type="auto"/>
            <w:hideMark/>
          </w:tcPr>
          <w:p w14:paraId="4D7EB3B4" w14:textId="77777777" w:rsidR="00D93C73" w:rsidRPr="00363842" w:rsidRDefault="00D93C73" w:rsidP="00C353FC">
            <w:pPr>
              <w:rPr>
                <w:lang w:val="en-US" w:eastAsia="zh-CN"/>
              </w:rPr>
            </w:pPr>
            <w:r w:rsidRPr="00363842">
              <w:rPr>
                <w:lang w:val="en-US" w:eastAsia="zh-CN"/>
              </w:rPr>
              <w:t>alcohol_g, gender</w:t>
            </w:r>
          </w:p>
        </w:tc>
        <w:tc>
          <w:tcPr>
            <w:tcW w:w="0" w:type="auto"/>
            <w:hideMark/>
          </w:tcPr>
          <w:p w14:paraId="10C0D3CA" w14:textId="77777777" w:rsidR="00D93C73" w:rsidRPr="00363842" w:rsidRDefault="00D93C73" w:rsidP="00C353FC">
            <w:pPr>
              <w:rPr>
                <w:lang w:val="en-US" w:eastAsia="zh-CN"/>
              </w:rPr>
            </w:pPr>
            <w:r w:rsidRPr="00363842">
              <w:rPr>
                <w:lang w:val="en-US" w:eastAsia="zh-CN"/>
              </w:rPr>
              <w:t>Nam &gt;28g hoặc Nữ &gt;14g</w:t>
            </w:r>
          </w:p>
        </w:tc>
        <w:tc>
          <w:tcPr>
            <w:tcW w:w="0" w:type="auto"/>
            <w:hideMark/>
          </w:tcPr>
          <w:p w14:paraId="5089A63A" w14:textId="77777777" w:rsidR="00D93C73" w:rsidRPr="00363842" w:rsidRDefault="00D93C73" w:rsidP="00C353FC">
            <w:pPr>
              <w:rPr>
                <w:lang w:val="en-US" w:eastAsia="zh-CN"/>
              </w:rPr>
            </w:pPr>
            <w:r w:rsidRPr="00363842">
              <w:rPr>
                <w:lang w:val="en-US" w:eastAsia="zh-CN"/>
              </w:rPr>
              <w:t>Uống rượu nhiều</w:t>
            </w:r>
          </w:p>
        </w:tc>
        <w:tc>
          <w:tcPr>
            <w:tcW w:w="0" w:type="auto"/>
            <w:hideMark/>
          </w:tcPr>
          <w:p w14:paraId="4BBAE19A" w14:textId="77777777" w:rsidR="00D93C73" w:rsidRPr="00363842" w:rsidRDefault="00D93C73" w:rsidP="00C353FC">
            <w:pPr>
              <w:rPr>
                <w:lang w:val="en-US" w:eastAsia="zh-CN"/>
              </w:rPr>
            </w:pPr>
            <w:r w:rsidRPr="00363842">
              <w:rPr>
                <w:lang w:val="en-US" w:eastAsia="zh-CN"/>
              </w:rPr>
              <w:t>WHO alcohol guideline</w:t>
            </w:r>
          </w:p>
        </w:tc>
      </w:tr>
    </w:tbl>
    <w:p w14:paraId="62D45C91" w14:textId="77777777" w:rsidR="00C31275" w:rsidRDefault="00C31275" w:rsidP="00C353FC">
      <w:pPr>
        <w:shd w:val="clear" w:color="auto" w:fill="FFFFFF"/>
        <w:spacing w:line="285" w:lineRule="atLeast"/>
        <w:rPr>
          <w:rFonts w:ascii="Consolas" w:hAnsi="Consolas"/>
          <w:color w:val="000000"/>
          <w:sz w:val="21"/>
          <w:szCs w:val="21"/>
          <w:lang w:val="en-US" w:eastAsia="zh-CN"/>
        </w:rPr>
      </w:pPr>
    </w:p>
    <w:p w14:paraId="04097ED1" w14:textId="640028BE" w:rsidR="00BC58E2" w:rsidRPr="00C31275" w:rsidRDefault="00C31275" w:rsidP="00C353FC">
      <w:pPr>
        <w:spacing w:line="276" w:lineRule="auto"/>
        <w:rPr>
          <w:b/>
          <w:lang w:val="en-US"/>
        </w:rPr>
      </w:pPr>
      <w:r w:rsidRPr="008058AD">
        <w:rPr>
          <w:b/>
          <w:lang w:val="en-US"/>
        </w:rPr>
        <w:t>c. B</w:t>
      </w:r>
      <w:r w:rsidRPr="00C31275">
        <w:rPr>
          <w:b/>
          <w:lang w:val="en-US"/>
        </w:rPr>
        <w:t>iến tương tác kết hợp (Interaction Features)</w:t>
      </w:r>
    </w:p>
    <w:tbl>
      <w:tblPr>
        <w:tblStyle w:val="TableGrid"/>
        <w:tblW w:w="0" w:type="auto"/>
        <w:tblInd w:w="-5" w:type="dxa"/>
        <w:tblLook w:val="04A0" w:firstRow="1" w:lastRow="0" w:firstColumn="1" w:lastColumn="0" w:noHBand="0" w:noVBand="1"/>
      </w:tblPr>
      <w:tblGrid>
        <w:gridCol w:w="3148"/>
        <w:gridCol w:w="3089"/>
        <w:gridCol w:w="2784"/>
      </w:tblGrid>
      <w:tr w:rsidR="00363842" w:rsidRPr="00363842" w14:paraId="30E2B733" w14:textId="77777777" w:rsidTr="008058AD">
        <w:tc>
          <w:tcPr>
            <w:tcW w:w="3148" w:type="dxa"/>
            <w:hideMark/>
          </w:tcPr>
          <w:p w14:paraId="29F2CFB2" w14:textId="77777777" w:rsidR="00363842" w:rsidRPr="00363842" w:rsidRDefault="00363842" w:rsidP="00C353FC">
            <w:pPr>
              <w:jc w:val="center"/>
              <w:rPr>
                <w:b/>
                <w:bCs/>
                <w:lang w:val="en-US" w:eastAsia="zh-CN"/>
              </w:rPr>
            </w:pPr>
            <w:r w:rsidRPr="00363842">
              <w:rPr>
                <w:b/>
                <w:bCs/>
                <w:lang w:val="en-US" w:eastAsia="zh-CN"/>
              </w:rPr>
              <w:t>Biến tương tác</w:t>
            </w:r>
          </w:p>
        </w:tc>
        <w:tc>
          <w:tcPr>
            <w:tcW w:w="3231" w:type="dxa"/>
            <w:hideMark/>
          </w:tcPr>
          <w:p w14:paraId="6316A858" w14:textId="77777777" w:rsidR="00363842" w:rsidRPr="00363842" w:rsidRDefault="00363842" w:rsidP="00C353FC">
            <w:pPr>
              <w:jc w:val="center"/>
              <w:rPr>
                <w:b/>
                <w:bCs/>
                <w:lang w:val="en-US" w:eastAsia="zh-CN"/>
              </w:rPr>
            </w:pPr>
            <w:r w:rsidRPr="00363842">
              <w:rPr>
                <w:b/>
                <w:bCs/>
                <w:lang w:val="en-US" w:eastAsia="zh-CN"/>
              </w:rPr>
              <w:t>Điều kiện</w:t>
            </w:r>
          </w:p>
        </w:tc>
        <w:tc>
          <w:tcPr>
            <w:tcW w:w="2976" w:type="dxa"/>
            <w:hideMark/>
          </w:tcPr>
          <w:p w14:paraId="77451926" w14:textId="77777777" w:rsidR="00363842" w:rsidRPr="00363842" w:rsidRDefault="00363842" w:rsidP="00C353FC">
            <w:pPr>
              <w:jc w:val="center"/>
              <w:rPr>
                <w:b/>
                <w:bCs/>
                <w:lang w:val="en-US" w:eastAsia="zh-CN"/>
              </w:rPr>
            </w:pPr>
            <w:r w:rsidRPr="00363842">
              <w:rPr>
                <w:b/>
                <w:bCs/>
                <w:lang w:val="en-US" w:eastAsia="zh-CN"/>
              </w:rPr>
              <w:t>Ý nghĩa</w:t>
            </w:r>
          </w:p>
        </w:tc>
      </w:tr>
      <w:tr w:rsidR="00363842" w:rsidRPr="00363842" w14:paraId="62391279" w14:textId="77777777" w:rsidTr="008058AD">
        <w:tc>
          <w:tcPr>
            <w:tcW w:w="3148" w:type="dxa"/>
            <w:hideMark/>
          </w:tcPr>
          <w:p w14:paraId="049AE4B1" w14:textId="77777777" w:rsidR="00363842" w:rsidRPr="00363842" w:rsidRDefault="00363842" w:rsidP="00C353FC">
            <w:pPr>
              <w:rPr>
                <w:lang w:val="en-US" w:eastAsia="zh-CN"/>
              </w:rPr>
            </w:pPr>
            <w:r w:rsidRPr="00363842">
              <w:rPr>
                <w:lang w:val="en-US" w:eastAsia="zh-CN"/>
              </w:rPr>
              <w:t>obese_AND_hypertension</w:t>
            </w:r>
          </w:p>
        </w:tc>
        <w:tc>
          <w:tcPr>
            <w:tcW w:w="3231" w:type="dxa"/>
            <w:hideMark/>
          </w:tcPr>
          <w:p w14:paraId="45440084" w14:textId="77777777" w:rsidR="00363842" w:rsidRPr="00363842" w:rsidRDefault="00363842" w:rsidP="00C353FC">
            <w:pPr>
              <w:rPr>
                <w:lang w:val="en-US" w:eastAsia="zh-CN"/>
              </w:rPr>
            </w:pPr>
            <w:r w:rsidRPr="00363842">
              <w:rPr>
                <w:lang w:val="en-US" w:eastAsia="zh-CN"/>
              </w:rPr>
              <w:t>obese = 1 và hypertension = 1</w:t>
            </w:r>
          </w:p>
        </w:tc>
        <w:tc>
          <w:tcPr>
            <w:tcW w:w="2976" w:type="dxa"/>
            <w:hideMark/>
          </w:tcPr>
          <w:p w14:paraId="5CD493DB" w14:textId="77777777" w:rsidR="00363842" w:rsidRPr="00363842" w:rsidRDefault="00363842" w:rsidP="00C353FC">
            <w:pPr>
              <w:rPr>
                <w:lang w:val="en-US" w:eastAsia="zh-CN"/>
              </w:rPr>
            </w:pPr>
            <w:r w:rsidRPr="00363842">
              <w:rPr>
                <w:lang w:val="en-US" w:eastAsia="zh-CN"/>
              </w:rPr>
              <w:t>Béo phì đồng thời tăng huyết áp</w:t>
            </w:r>
          </w:p>
        </w:tc>
      </w:tr>
      <w:tr w:rsidR="00363842" w:rsidRPr="00363842" w14:paraId="5DB43557" w14:textId="77777777" w:rsidTr="008058AD">
        <w:tc>
          <w:tcPr>
            <w:tcW w:w="3148" w:type="dxa"/>
            <w:hideMark/>
          </w:tcPr>
          <w:p w14:paraId="42868499" w14:textId="77777777" w:rsidR="00363842" w:rsidRPr="00363842" w:rsidRDefault="00363842" w:rsidP="00C353FC">
            <w:pPr>
              <w:rPr>
                <w:lang w:val="en-US" w:eastAsia="zh-CN"/>
              </w:rPr>
            </w:pPr>
            <w:r w:rsidRPr="00363842">
              <w:rPr>
                <w:lang w:val="en-US" w:eastAsia="zh-CN"/>
              </w:rPr>
              <w:t>obese_AND_high_chol</w:t>
            </w:r>
          </w:p>
        </w:tc>
        <w:tc>
          <w:tcPr>
            <w:tcW w:w="3231" w:type="dxa"/>
            <w:hideMark/>
          </w:tcPr>
          <w:p w14:paraId="3D99B6DA" w14:textId="77777777" w:rsidR="00363842" w:rsidRPr="00363842" w:rsidRDefault="00363842" w:rsidP="00C353FC">
            <w:pPr>
              <w:rPr>
                <w:lang w:val="en-US" w:eastAsia="zh-CN"/>
              </w:rPr>
            </w:pPr>
            <w:r w:rsidRPr="00363842">
              <w:rPr>
                <w:lang w:val="en-US" w:eastAsia="zh-CN"/>
              </w:rPr>
              <w:t>obese = 1 và high_cholesterol = 1</w:t>
            </w:r>
          </w:p>
        </w:tc>
        <w:tc>
          <w:tcPr>
            <w:tcW w:w="2976" w:type="dxa"/>
            <w:hideMark/>
          </w:tcPr>
          <w:p w14:paraId="4D0897CB" w14:textId="77777777" w:rsidR="00363842" w:rsidRPr="00363842" w:rsidRDefault="00363842" w:rsidP="00C353FC">
            <w:pPr>
              <w:rPr>
                <w:lang w:val="en-US" w:eastAsia="zh-CN"/>
              </w:rPr>
            </w:pPr>
            <w:r w:rsidRPr="00363842">
              <w:rPr>
                <w:lang w:val="en-US" w:eastAsia="zh-CN"/>
              </w:rPr>
              <w:t>Béo phì đồng thời cholesterol cao</w:t>
            </w:r>
          </w:p>
        </w:tc>
      </w:tr>
      <w:tr w:rsidR="00363842" w:rsidRPr="00363842" w14:paraId="33484C72" w14:textId="77777777" w:rsidTr="008058AD">
        <w:tc>
          <w:tcPr>
            <w:tcW w:w="3148" w:type="dxa"/>
            <w:hideMark/>
          </w:tcPr>
          <w:p w14:paraId="656F2857" w14:textId="77777777" w:rsidR="00363842" w:rsidRPr="00363842" w:rsidRDefault="00363842" w:rsidP="00C353FC">
            <w:pPr>
              <w:rPr>
                <w:lang w:val="en-US" w:eastAsia="zh-CN"/>
              </w:rPr>
            </w:pPr>
            <w:r w:rsidRPr="00363842">
              <w:rPr>
                <w:lang w:val="en-US" w:eastAsia="zh-CN"/>
              </w:rPr>
              <w:t>elderly_AND_obese</w:t>
            </w:r>
          </w:p>
        </w:tc>
        <w:tc>
          <w:tcPr>
            <w:tcW w:w="3231" w:type="dxa"/>
            <w:hideMark/>
          </w:tcPr>
          <w:p w14:paraId="746B745C" w14:textId="77777777" w:rsidR="00363842" w:rsidRPr="00363842" w:rsidRDefault="00363842" w:rsidP="00C353FC">
            <w:pPr>
              <w:rPr>
                <w:lang w:val="en-US" w:eastAsia="zh-CN"/>
              </w:rPr>
            </w:pPr>
            <w:r w:rsidRPr="00363842">
              <w:rPr>
                <w:lang w:val="en-US" w:eastAsia="zh-CN"/>
              </w:rPr>
              <w:t>elderly = 1 và obese = 1</w:t>
            </w:r>
          </w:p>
        </w:tc>
        <w:tc>
          <w:tcPr>
            <w:tcW w:w="2976" w:type="dxa"/>
            <w:hideMark/>
          </w:tcPr>
          <w:p w14:paraId="595BD6B2" w14:textId="77777777" w:rsidR="00363842" w:rsidRPr="00363842" w:rsidRDefault="00363842" w:rsidP="00C353FC">
            <w:pPr>
              <w:rPr>
                <w:lang w:val="en-US" w:eastAsia="zh-CN"/>
              </w:rPr>
            </w:pPr>
            <w:r w:rsidRPr="00363842">
              <w:rPr>
                <w:lang w:val="en-US" w:eastAsia="zh-CN"/>
              </w:rPr>
              <w:t>Người cao tuổi béo phì</w:t>
            </w:r>
          </w:p>
        </w:tc>
      </w:tr>
      <w:tr w:rsidR="00363842" w:rsidRPr="00363842" w14:paraId="39203000" w14:textId="77777777" w:rsidTr="008058AD">
        <w:tc>
          <w:tcPr>
            <w:tcW w:w="3148" w:type="dxa"/>
            <w:hideMark/>
          </w:tcPr>
          <w:p w14:paraId="77A98CD3" w14:textId="77777777" w:rsidR="00363842" w:rsidRPr="00363842" w:rsidRDefault="00363842" w:rsidP="00C353FC">
            <w:pPr>
              <w:rPr>
                <w:lang w:val="en-US" w:eastAsia="zh-CN"/>
              </w:rPr>
            </w:pPr>
            <w:r w:rsidRPr="00363842">
              <w:rPr>
                <w:lang w:val="en-US" w:eastAsia="zh-CN"/>
              </w:rPr>
              <w:t>elderly_AND_hypertension</w:t>
            </w:r>
          </w:p>
        </w:tc>
        <w:tc>
          <w:tcPr>
            <w:tcW w:w="3231" w:type="dxa"/>
            <w:hideMark/>
          </w:tcPr>
          <w:p w14:paraId="3E8C6B92" w14:textId="77777777" w:rsidR="00363842" w:rsidRPr="00363842" w:rsidRDefault="00363842" w:rsidP="00C353FC">
            <w:pPr>
              <w:rPr>
                <w:lang w:val="en-US" w:eastAsia="zh-CN"/>
              </w:rPr>
            </w:pPr>
            <w:r w:rsidRPr="00363842">
              <w:rPr>
                <w:lang w:val="en-US" w:eastAsia="zh-CN"/>
              </w:rPr>
              <w:t>elderly = 1 và hypertension = 1</w:t>
            </w:r>
          </w:p>
        </w:tc>
        <w:tc>
          <w:tcPr>
            <w:tcW w:w="2976" w:type="dxa"/>
            <w:hideMark/>
          </w:tcPr>
          <w:p w14:paraId="2C078FB0" w14:textId="77777777" w:rsidR="00363842" w:rsidRPr="00363842" w:rsidRDefault="00363842" w:rsidP="00C353FC">
            <w:pPr>
              <w:rPr>
                <w:lang w:val="en-US" w:eastAsia="zh-CN"/>
              </w:rPr>
            </w:pPr>
            <w:r w:rsidRPr="00363842">
              <w:rPr>
                <w:lang w:val="en-US" w:eastAsia="zh-CN"/>
              </w:rPr>
              <w:t>Người cao tuổi tăng huyết áp</w:t>
            </w:r>
          </w:p>
        </w:tc>
      </w:tr>
      <w:tr w:rsidR="00363842" w:rsidRPr="00363842" w14:paraId="77011B07" w14:textId="77777777" w:rsidTr="008058AD">
        <w:tc>
          <w:tcPr>
            <w:tcW w:w="3148" w:type="dxa"/>
            <w:hideMark/>
          </w:tcPr>
          <w:p w14:paraId="22DE3A68" w14:textId="77777777" w:rsidR="00363842" w:rsidRPr="00363842" w:rsidRDefault="00363842" w:rsidP="00C353FC">
            <w:pPr>
              <w:rPr>
                <w:lang w:val="en-US" w:eastAsia="zh-CN"/>
              </w:rPr>
            </w:pPr>
            <w:r w:rsidRPr="00363842">
              <w:rPr>
                <w:lang w:val="en-US" w:eastAsia="zh-CN"/>
              </w:rPr>
              <w:t>abdominal_AND_low_fiber</w:t>
            </w:r>
          </w:p>
        </w:tc>
        <w:tc>
          <w:tcPr>
            <w:tcW w:w="3231" w:type="dxa"/>
            <w:hideMark/>
          </w:tcPr>
          <w:p w14:paraId="4273696B" w14:textId="77777777" w:rsidR="00363842" w:rsidRPr="00363842" w:rsidRDefault="00363842" w:rsidP="00C353FC">
            <w:pPr>
              <w:rPr>
                <w:lang w:val="en-US" w:eastAsia="zh-CN"/>
              </w:rPr>
            </w:pPr>
            <w:r w:rsidRPr="00363842">
              <w:rPr>
                <w:lang w:val="en-US" w:eastAsia="zh-CN"/>
              </w:rPr>
              <w:t>abdominal_obese = 1 và low_fiber = 1</w:t>
            </w:r>
          </w:p>
        </w:tc>
        <w:tc>
          <w:tcPr>
            <w:tcW w:w="2976" w:type="dxa"/>
            <w:hideMark/>
          </w:tcPr>
          <w:p w14:paraId="60A00C34" w14:textId="77777777" w:rsidR="00363842" w:rsidRPr="00363842" w:rsidRDefault="00363842" w:rsidP="00C353FC">
            <w:pPr>
              <w:rPr>
                <w:lang w:val="en-US" w:eastAsia="zh-CN"/>
              </w:rPr>
            </w:pPr>
            <w:r w:rsidRPr="00363842">
              <w:rPr>
                <w:lang w:val="en-US" w:eastAsia="zh-CN"/>
              </w:rPr>
              <w:t>Béo bụng và thiếu chất xơ</w:t>
            </w:r>
          </w:p>
        </w:tc>
      </w:tr>
    </w:tbl>
    <w:p w14:paraId="5C5E75BA" w14:textId="77777777" w:rsidR="00C62321" w:rsidRDefault="00C62321" w:rsidP="00C353FC">
      <w:pPr>
        <w:shd w:val="clear" w:color="auto" w:fill="FFFFFF"/>
        <w:spacing w:line="285" w:lineRule="atLeast"/>
        <w:rPr>
          <w:rFonts w:ascii="Consolas" w:hAnsi="Consolas"/>
          <w:color w:val="000000"/>
          <w:sz w:val="21"/>
          <w:szCs w:val="21"/>
          <w:lang w:val="en-US" w:eastAsia="zh-CN"/>
        </w:rPr>
      </w:pPr>
    </w:p>
    <w:p w14:paraId="476ECF3B" w14:textId="77777777" w:rsidR="00456CFE" w:rsidRDefault="00456CFE" w:rsidP="00C353FC">
      <w:pPr>
        <w:shd w:val="clear" w:color="auto" w:fill="FFFFFF"/>
        <w:spacing w:line="285" w:lineRule="atLeast"/>
        <w:rPr>
          <w:rFonts w:ascii="Consolas" w:hAnsi="Consolas"/>
          <w:color w:val="000000"/>
          <w:sz w:val="21"/>
          <w:szCs w:val="21"/>
          <w:lang w:val="en-US" w:eastAsia="zh-CN"/>
        </w:rPr>
      </w:pPr>
    </w:p>
    <w:p w14:paraId="019ED142" w14:textId="77777777" w:rsidR="00456CFE" w:rsidRPr="00C62321" w:rsidRDefault="00456CFE" w:rsidP="00C353FC">
      <w:pPr>
        <w:shd w:val="clear" w:color="auto" w:fill="FFFFFF"/>
        <w:spacing w:line="285" w:lineRule="atLeast"/>
        <w:rPr>
          <w:rFonts w:ascii="Consolas" w:hAnsi="Consolas"/>
          <w:color w:val="000000"/>
          <w:sz w:val="21"/>
          <w:szCs w:val="21"/>
          <w:lang w:val="en-US" w:eastAsia="zh-CN"/>
        </w:rPr>
      </w:pPr>
    </w:p>
    <w:p w14:paraId="00597DC5" w14:textId="3D422E41" w:rsidR="00456CFE" w:rsidRDefault="00A82512" w:rsidP="00C353FC">
      <w:pPr>
        <w:spacing w:line="276" w:lineRule="auto"/>
        <w:rPr>
          <w:b/>
          <w:bCs/>
          <w:lang w:val="en-US"/>
        </w:rPr>
      </w:pPr>
      <w:r>
        <w:rPr>
          <w:b/>
          <w:bCs/>
          <w:lang w:val="en-US"/>
        </w:rPr>
        <w:t>d.</w:t>
      </w:r>
      <w:r w:rsidR="00C62321" w:rsidRPr="00A82512">
        <w:rPr>
          <w:b/>
          <w:bCs/>
          <w:lang w:val="en-US"/>
        </w:rPr>
        <w:t>Tổng điểm chế độ ăn không lành mạnh</w:t>
      </w:r>
    </w:p>
    <w:p w14:paraId="24D40F5B" w14:textId="77777777" w:rsidR="00A82512" w:rsidRPr="00456CFE" w:rsidRDefault="00A82512" w:rsidP="00C353FC">
      <w:pPr>
        <w:spacing w:line="276" w:lineRule="auto"/>
        <w:ind w:firstLine="720"/>
        <w:rPr>
          <w:b/>
          <w:bCs/>
          <w:lang w:val="en-US"/>
        </w:rPr>
      </w:pPr>
      <w:r w:rsidRPr="00A82512">
        <w:rPr>
          <w:lang w:val="en-US"/>
        </w:rPr>
        <w:t>Nhóm xây dựng biến tổng hợp unhealthy_diet_score nhằm phản ánh mức độ mất cân bằng dinh dưỡng của participant.</w:t>
      </w:r>
    </w:p>
    <w:p w14:paraId="06B5ABDC" w14:textId="701FFD7D" w:rsidR="00B6125B" w:rsidRDefault="00A82512" w:rsidP="00C353FC">
      <w:pPr>
        <w:spacing w:line="276" w:lineRule="auto"/>
        <w:jc w:val="both"/>
        <w:rPr>
          <w:lang w:val="en-US"/>
        </w:rPr>
      </w:pPr>
      <w:r w:rsidRPr="00A82512">
        <w:rPr>
          <w:lang w:val="en-US"/>
        </w:rPr>
        <w:t>Điểm số được tính dựa trên tổng các yếu tố nguy cơ:</w:t>
      </w:r>
      <w:r>
        <w:rPr>
          <w:lang w:val="en-US"/>
        </w:rPr>
        <w:t xml:space="preserve"> </w:t>
      </w:r>
      <w:r w:rsidRPr="00A82512">
        <w:rPr>
          <w:lang w:val="en-US"/>
        </w:rPr>
        <w:t>very_high_sodium;</w:t>
      </w:r>
      <w:r>
        <w:rPr>
          <w:lang w:val="en-US"/>
        </w:rPr>
        <w:t xml:space="preserve"> </w:t>
      </w:r>
      <w:r w:rsidRPr="00A82512">
        <w:rPr>
          <w:lang w:val="en-US"/>
        </w:rPr>
        <w:t>very_high_sugar; very_high_</w:t>
      </w:r>
      <w:proofErr w:type="gramStart"/>
      <w:r w:rsidRPr="00A82512">
        <w:rPr>
          <w:lang w:val="en-US"/>
        </w:rPr>
        <w:t xml:space="preserve">fat; </w:t>
      </w:r>
      <w:r>
        <w:rPr>
          <w:lang w:val="en-US"/>
        </w:rPr>
        <w:t xml:space="preserve"> </w:t>
      </w:r>
      <w:r w:rsidRPr="00A82512">
        <w:rPr>
          <w:lang w:val="en-US"/>
        </w:rPr>
        <w:t>heavy</w:t>
      </w:r>
      <w:proofErr w:type="gramEnd"/>
      <w:r w:rsidRPr="00A82512">
        <w:rPr>
          <w:lang w:val="en-US"/>
        </w:rPr>
        <w:t>_drinker; low_fiber.</w:t>
      </w:r>
    </w:p>
    <w:p w14:paraId="41D59313" w14:textId="77777777" w:rsidR="009E0BAC" w:rsidRPr="009E0BAC" w:rsidRDefault="009E0BAC"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9E0BAC">
        <w:rPr>
          <w:rFonts w:ascii="Consolas" w:hAnsi="Consolas"/>
          <w:color w:val="001080"/>
          <w:sz w:val="21"/>
          <w:szCs w:val="21"/>
          <w:lang w:val="en-US" w:eastAsia="zh-CN"/>
        </w:rPr>
        <w:t>df_clean</w:t>
      </w:r>
      <w:r w:rsidRPr="009E0BAC">
        <w:rPr>
          <w:rFonts w:ascii="Consolas" w:hAnsi="Consolas"/>
          <w:color w:val="000000"/>
          <w:sz w:val="21"/>
          <w:szCs w:val="21"/>
          <w:lang w:val="en-US" w:eastAsia="zh-CN"/>
        </w:rPr>
        <w:t>[</w:t>
      </w:r>
      <w:r w:rsidRPr="009E0BAC">
        <w:rPr>
          <w:rFonts w:ascii="Consolas" w:hAnsi="Consolas"/>
          <w:color w:val="A31515"/>
          <w:sz w:val="21"/>
          <w:szCs w:val="21"/>
          <w:lang w:val="en-US" w:eastAsia="zh-CN"/>
        </w:rPr>
        <w:t>'unhealthy_diet_score'</w:t>
      </w:r>
      <w:r w:rsidRPr="009E0BAC">
        <w:rPr>
          <w:rFonts w:ascii="Consolas" w:hAnsi="Consolas"/>
          <w:color w:val="000000"/>
          <w:sz w:val="21"/>
          <w:szCs w:val="21"/>
          <w:lang w:val="en-US" w:eastAsia="zh-CN"/>
        </w:rPr>
        <w:t>] = (</w:t>
      </w:r>
    </w:p>
    <w:p w14:paraId="39781F2D" w14:textId="77777777" w:rsidR="009E0BAC" w:rsidRPr="009E0BAC" w:rsidRDefault="009E0BAC"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9E0BAC">
        <w:rPr>
          <w:rFonts w:ascii="Consolas" w:hAnsi="Consolas"/>
          <w:color w:val="000000"/>
          <w:sz w:val="21"/>
          <w:szCs w:val="21"/>
          <w:lang w:val="en-US" w:eastAsia="zh-CN"/>
        </w:rPr>
        <w:t xml:space="preserve">    </w:t>
      </w:r>
      <w:r w:rsidRPr="009E0BAC">
        <w:rPr>
          <w:rFonts w:ascii="Consolas" w:hAnsi="Consolas"/>
          <w:color w:val="001080"/>
          <w:sz w:val="21"/>
          <w:szCs w:val="21"/>
          <w:lang w:val="en-US" w:eastAsia="zh-CN"/>
        </w:rPr>
        <w:t>df_clean</w:t>
      </w:r>
      <w:r w:rsidRPr="009E0BAC">
        <w:rPr>
          <w:rFonts w:ascii="Consolas" w:hAnsi="Consolas"/>
          <w:color w:val="000000"/>
          <w:sz w:val="21"/>
          <w:szCs w:val="21"/>
          <w:lang w:val="en-US" w:eastAsia="zh-CN"/>
        </w:rPr>
        <w:t>[</w:t>
      </w:r>
      <w:r w:rsidRPr="009E0BAC">
        <w:rPr>
          <w:rFonts w:ascii="Consolas" w:hAnsi="Consolas"/>
          <w:color w:val="A31515"/>
          <w:sz w:val="21"/>
          <w:szCs w:val="21"/>
          <w:lang w:val="en-US" w:eastAsia="zh-CN"/>
        </w:rPr>
        <w:t>'very_high_sodium</w:t>
      </w:r>
      <w:proofErr w:type="gramStart"/>
      <w:r w:rsidRPr="009E0BAC">
        <w:rPr>
          <w:rFonts w:ascii="Consolas" w:hAnsi="Consolas"/>
          <w:color w:val="A31515"/>
          <w:sz w:val="21"/>
          <w:szCs w:val="21"/>
          <w:lang w:val="en-US" w:eastAsia="zh-CN"/>
        </w:rPr>
        <w:t>'</w:t>
      </w:r>
      <w:r w:rsidRPr="009E0BAC">
        <w:rPr>
          <w:rFonts w:ascii="Consolas" w:hAnsi="Consolas"/>
          <w:color w:val="000000"/>
          <w:sz w:val="21"/>
          <w:szCs w:val="21"/>
          <w:lang w:val="en-US" w:eastAsia="zh-CN"/>
        </w:rPr>
        <w:t>]  +</w:t>
      </w:r>
      <w:proofErr w:type="gramEnd"/>
    </w:p>
    <w:p w14:paraId="5050C648" w14:textId="77777777" w:rsidR="009E0BAC" w:rsidRPr="009E0BAC" w:rsidRDefault="009E0BAC"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9E0BAC">
        <w:rPr>
          <w:rFonts w:ascii="Consolas" w:hAnsi="Consolas"/>
          <w:color w:val="000000"/>
          <w:sz w:val="21"/>
          <w:szCs w:val="21"/>
          <w:lang w:val="en-US" w:eastAsia="zh-CN"/>
        </w:rPr>
        <w:t xml:space="preserve">    </w:t>
      </w:r>
      <w:r w:rsidRPr="009E0BAC">
        <w:rPr>
          <w:rFonts w:ascii="Consolas" w:hAnsi="Consolas"/>
          <w:color w:val="001080"/>
          <w:sz w:val="21"/>
          <w:szCs w:val="21"/>
          <w:lang w:val="en-US" w:eastAsia="zh-CN"/>
        </w:rPr>
        <w:t>df_clean</w:t>
      </w:r>
      <w:r w:rsidRPr="009E0BAC">
        <w:rPr>
          <w:rFonts w:ascii="Consolas" w:hAnsi="Consolas"/>
          <w:color w:val="000000"/>
          <w:sz w:val="21"/>
          <w:szCs w:val="21"/>
          <w:lang w:val="en-US" w:eastAsia="zh-CN"/>
        </w:rPr>
        <w:t>[</w:t>
      </w:r>
      <w:r w:rsidRPr="009E0BAC">
        <w:rPr>
          <w:rFonts w:ascii="Consolas" w:hAnsi="Consolas"/>
          <w:color w:val="A31515"/>
          <w:sz w:val="21"/>
          <w:szCs w:val="21"/>
          <w:lang w:val="en-US" w:eastAsia="zh-CN"/>
        </w:rPr>
        <w:t>'very_high_sugar</w:t>
      </w:r>
      <w:proofErr w:type="gramStart"/>
      <w:r w:rsidRPr="009E0BAC">
        <w:rPr>
          <w:rFonts w:ascii="Consolas" w:hAnsi="Consolas"/>
          <w:color w:val="A31515"/>
          <w:sz w:val="21"/>
          <w:szCs w:val="21"/>
          <w:lang w:val="en-US" w:eastAsia="zh-CN"/>
        </w:rPr>
        <w:t>'</w:t>
      </w:r>
      <w:r w:rsidRPr="009E0BAC">
        <w:rPr>
          <w:rFonts w:ascii="Consolas" w:hAnsi="Consolas"/>
          <w:color w:val="000000"/>
          <w:sz w:val="21"/>
          <w:szCs w:val="21"/>
          <w:lang w:val="en-US" w:eastAsia="zh-CN"/>
        </w:rPr>
        <w:t xml:space="preserve">]   </w:t>
      </w:r>
      <w:proofErr w:type="gramEnd"/>
      <w:r w:rsidRPr="009E0BAC">
        <w:rPr>
          <w:rFonts w:ascii="Consolas" w:hAnsi="Consolas"/>
          <w:color w:val="000000"/>
          <w:sz w:val="21"/>
          <w:szCs w:val="21"/>
          <w:lang w:val="en-US" w:eastAsia="zh-CN"/>
        </w:rPr>
        <w:t>+</w:t>
      </w:r>
    </w:p>
    <w:p w14:paraId="45D39631" w14:textId="77777777" w:rsidR="009E0BAC" w:rsidRPr="009E0BAC" w:rsidRDefault="009E0BAC"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9E0BAC">
        <w:rPr>
          <w:rFonts w:ascii="Consolas" w:hAnsi="Consolas"/>
          <w:color w:val="000000"/>
          <w:sz w:val="21"/>
          <w:szCs w:val="21"/>
          <w:lang w:val="en-US" w:eastAsia="zh-CN"/>
        </w:rPr>
        <w:t xml:space="preserve">    </w:t>
      </w:r>
      <w:r w:rsidRPr="009E0BAC">
        <w:rPr>
          <w:rFonts w:ascii="Consolas" w:hAnsi="Consolas"/>
          <w:color w:val="001080"/>
          <w:sz w:val="21"/>
          <w:szCs w:val="21"/>
          <w:lang w:val="en-US" w:eastAsia="zh-CN"/>
        </w:rPr>
        <w:t>df_clean</w:t>
      </w:r>
      <w:r w:rsidRPr="009E0BAC">
        <w:rPr>
          <w:rFonts w:ascii="Consolas" w:hAnsi="Consolas"/>
          <w:color w:val="000000"/>
          <w:sz w:val="21"/>
          <w:szCs w:val="21"/>
          <w:lang w:val="en-US" w:eastAsia="zh-CN"/>
        </w:rPr>
        <w:t>[</w:t>
      </w:r>
      <w:r w:rsidRPr="009E0BAC">
        <w:rPr>
          <w:rFonts w:ascii="Consolas" w:hAnsi="Consolas"/>
          <w:color w:val="A31515"/>
          <w:sz w:val="21"/>
          <w:szCs w:val="21"/>
          <w:lang w:val="en-US" w:eastAsia="zh-CN"/>
        </w:rPr>
        <w:t>'very_high_fat</w:t>
      </w:r>
      <w:proofErr w:type="gramStart"/>
      <w:r w:rsidRPr="009E0BAC">
        <w:rPr>
          <w:rFonts w:ascii="Consolas" w:hAnsi="Consolas"/>
          <w:color w:val="A31515"/>
          <w:sz w:val="21"/>
          <w:szCs w:val="21"/>
          <w:lang w:val="en-US" w:eastAsia="zh-CN"/>
        </w:rPr>
        <w:t>'</w:t>
      </w:r>
      <w:r w:rsidRPr="009E0BAC">
        <w:rPr>
          <w:rFonts w:ascii="Consolas" w:hAnsi="Consolas"/>
          <w:color w:val="000000"/>
          <w:sz w:val="21"/>
          <w:szCs w:val="21"/>
          <w:lang w:val="en-US" w:eastAsia="zh-CN"/>
        </w:rPr>
        <w:t xml:space="preserve">]   </w:t>
      </w:r>
      <w:proofErr w:type="gramEnd"/>
      <w:r w:rsidRPr="009E0BAC">
        <w:rPr>
          <w:rFonts w:ascii="Consolas" w:hAnsi="Consolas"/>
          <w:color w:val="000000"/>
          <w:sz w:val="21"/>
          <w:szCs w:val="21"/>
          <w:lang w:val="en-US" w:eastAsia="zh-CN"/>
        </w:rPr>
        <w:t>  +</w:t>
      </w:r>
    </w:p>
    <w:p w14:paraId="6135AE11" w14:textId="77777777" w:rsidR="009E0BAC" w:rsidRPr="009E0BAC" w:rsidRDefault="009E0BAC"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9E0BAC">
        <w:rPr>
          <w:rFonts w:ascii="Consolas" w:hAnsi="Consolas"/>
          <w:color w:val="000000"/>
          <w:sz w:val="21"/>
          <w:szCs w:val="21"/>
          <w:lang w:val="en-US" w:eastAsia="zh-CN"/>
        </w:rPr>
        <w:t xml:space="preserve">    </w:t>
      </w:r>
      <w:r w:rsidRPr="009E0BAC">
        <w:rPr>
          <w:rFonts w:ascii="Consolas" w:hAnsi="Consolas"/>
          <w:color w:val="001080"/>
          <w:sz w:val="21"/>
          <w:szCs w:val="21"/>
          <w:lang w:val="en-US" w:eastAsia="zh-CN"/>
        </w:rPr>
        <w:t>df_clean</w:t>
      </w:r>
      <w:r w:rsidRPr="009E0BAC">
        <w:rPr>
          <w:rFonts w:ascii="Consolas" w:hAnsi="Consolas"/>
          <w:color w:val="000000"/>
          <w:sz w:val="21"/>
          <w:szCs w:val="21"/>
          <w:lang w:val="en-US" w:eastAsia="zh-CN"/>
        </w:rPr>
        <w:t>[</w:t>
      </w:r>
      <w:r w:rsidRPr="009E0BAC">
        <w:rPr>
          <w:rFonts w:ascii="Consolas" w:hAnsi="Consolas"/>
          <w:color w:val="A31515"/>
          <w:sz w:val="21"/>
          <w:szCs w:val="21"/>
          <w:lang w:val="en-US" w:eastAsia="zh-CN"/>
        </w:rPr>
        <w:t>'heavy_drinker</w:t>
      </w:r>
      <w:proofErr w:type="gramStart"/>
      <w:r w:rsidRPr="009E0BAC">
        <w:rPr>
          <w:rFonts w:ascii="Consolas" w:hAnsi="Consolas"/>
          <w:color w:val="A31515"/>
          <w:sz w:val="21"/>
          <w:szCs w:val="21"/>
          <w:lang w:val="en-US" w:eastAsia="zh-CN"/>
        </w:rPr>
        <w:t>'</w:t>
      </w:r>
      <w:r w:rsidRPr="009E0BAC">
        <w:rPr>
          <w:rFonts w:ascii="Consolas" w:hAnsi="Consolas"/>
          <w:color w:val="000000"/>
          <w:sz w:val="21"/>
          <w:szCs w:val="21"/>
          <w:lang w:val="en-US" w:eastAsia="zh-CN"/>
        </w:rPr>
        <w:t xml:space="preserve">]   </w:t>
      </w:r>
      <w:proofErr w:type="gramEnd"/>
      <w:r w:rsidRPr="009E0BAC">
        <w:rPr>
          <w:rFonts w:ascii="Consolas" w:hAnsi="Consolas"/>
          <w:color w:val="000000"/>
          <w:sz w:val="21"/>
          <w:szCs w:val="21"/>
          <w:lang w:val="en-US" w:eastAsia="zh-CN"/>
        </w:rPr>
        <w:t>  +</w:t>
      </w:r>
    </w:p>
    <w:p w14:paraId="63639AF7" w14:textId="77777777" w:rsidR="009E0BAC" w:rsidRPr="009E0BAC" w:rsidRDefault="009E0BAC"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9E0BAC">
        <w:rPr>
          <w:rFonts w:ascii="Consolas" w:hAnsi="Consolas"/>
          <w:color w:val="000000"/>
          <w:sz w:val="21"/>
          <w:szCs w:val="21"/>
          <w:lang w:val="en-US" w:eastAsia="zh-CN"/>
        </w:rPr>
        <w:lastRenderedPageBreak/>
        <w:t xml:space="preserve">    </w:t>
      </w:r>
      <w:r w:rsidRPr="009E0BAC">
        <w:rPr>
          <w:rFonts w:ascii="Consolas" w:hAnsi="Consolas"/>
          <w:color w:val="001080"/>
          <w:sz w:val="21"/>
          <w:szCs w:val="21"/>
          <w:lang w:val="en-US" w:eastAsia="zh-CN"/>
        </w:rPr>
        <w:t>df_clean</w:t>
      </w:r>
      <w:r w:rsidRPr="009E0BAC">
        <w:rPr>
          <w:rFonts w:ascii="Consolas" w:hAnsi="Consolas"/>
          <w:color w:val="000000"/>
          <w:sz w:val="21"/>
          <w:szCs w:val="21"/>
          <w:lang w:val="en-US" w:eastAsia="zh-CN"/>
        </w:rPr>
        <w:t>[</w:t>
      </w:r>
      <w:r w:rsidRPr="009E0BAC">
        <w:rPr>
          <w:rFonts w:ascii="Consolas" w:hAnsi="Consolas"/>
          <w:color w:val="A31515"/>
          <w:sz w:val="21"/>
          <w:szCs w:val="21"/>
          <w:lang w:val="en-US" w:eastAsia="zh-CN"/>
        </w:rPr>
        <w:t>'low_fiber'</w:t>
      </w:r>
      <w:r w:rsidRPr="009E0BAC">
        <w:rPr>
          <w:rFonts w:ascii="Consolas" w:hAnsi="Consolas"/>
          <w:color w:val="000000"/>
          <w:sz w:val="21"/>
          <w:szCs w:val="21"/>
          <w:lang w:val="en-US" w:eastAsia="zh-CN"/>
        </w:rPr>
        <w:t>]</w:t>
      </w:r>
    </w:p>
    <w:p w14:paraId="7F3CD8EF" w14:textId="77777777" w:rsidR="009E0BAC" w:rsidRPr="009E0BAC" w:rsidRDefault="009E0BAC"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9E0BAC">
        <w:rPr>
          <w:rFonts w:ascii="Consolas" w:hAnsi="Consolas"/>
          <w:color w:val="000000"/>
          <w:sz w:val="21"/>
          <w:szCs w:val="21"/>
          <w:lang w:val="en-US" w:eastAsia="zh-CN"/>
        </w:rPr>
        <w:t>)</w:t>
      </w:r>
    </w:p>
    <w:p w14:paraId="322204EA" w14:textId="4DF711F1" w:rsidR="009E0BAC" w:rsidRPr="009E0BAC" w:rsidRDefault="009E0BAC"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9E0BAC">
        <w:rPr>
          <w:rFonts w:ascii="Consolas" w:hAnsi="Consolas"/>
          <w:color w:val="001080"/>
          <w:sz w:val="21"/>
          <w:szCs w:val="21"/>
          <w:lang w:val="en-US" w:eastAsia="zh-CN"/>
        </w:rPr>
        <w:t>df_clean</w:t>
      </w:r>
      <w:r w:rsidRPr="009E0BAC">
        <w:rPr>
          <w:rFonts w:ascii="Consolas" w:hAnsi="Consolas"/>
          <w:color w:val="000000"/>
          <w:sz w:val="21"/>
          <w:szCs w:val="21"/>
          <w:lang w:val="en-US" w:eastAsia="zh-CN"/>
        </w:rPr>
        <w:t>[</w:t>
      </w:r>
      <w:r w:rsidRPr="009E0BAC">
        <w:rPr>
          <w:rFonts w:ascii="Consolas" w:hAnsi="Consolas"/>
          <w:color w:val="A31515"/>
          <w:sz w:val="21"/>
          <w:szCs w:val="21"/>
          <w:lang w:val="en-US" w:eastAsia="zh-CN"/>
        </w:rPr>
        <w:t>'high_risk_diet'</w:t>
      </w:r>
      <w:r w:rsidRPr="009E0BAC">
        <w:rPr>
          <w:rFonts w:ascii="Consolas" w:hAnsi="Consolas"/>
          <w:color w:val="000000"/>
          <w:sz w:val="21"/>
          <w:szCs w:val="21"/>
          <w:lang w:val="en-US" w:eastAsia="zh-CN"/>
        </w:rPr>
        <w:t>] = (</w:t>
      </w:r>
      <w:r w:rsidRPr="009E0BAC">
        <w:rPr>
          <w:rFonts w:ascii="Consolas" w:hAnsi="Consolas"/>
          <w:color w:val="001080"/>
          <w:sz w:val="21"/>
          <w:szCs w:val="21"/>
          <w:lang w:val="en-US" w:eastAsia="zh-CN"/>
        </w:rPr>
        <w:t>df_clean</w:t>
      </w:r>
      <w:r w:rsidRPr="009E0BAC">
        <w:rPr>
          <w:rFonts w:ascii="Consolas" w:hAnsi="Consolas"/>
          <w:color w:val="000000"/>
          <w:sz w:val="21"/>
          <w:szCs w:val="21"/>
          <w:lang w:val="en-US" w:eastAsia="zh-CN"/>
        </w:rPr>
        <w:t>[</w:t>
      </w:r>
      <w:r w:rsidRPr="009E0BAC">
        <w:rPr>
          <w:rFonts w:ascii="Consolas" w:hAnsi="Consolas"/>
          <w:color w:val="A31515"/>
          <w:sz w:val="21"/>
          <w:szCs w:val="21"/>
          <w:lang w:val="en-US" w:eastAsia="zh-CN"/>
        </w:rPr>
        <w:t>'unhealthy_diet_score'</w:t>
      </w:r>
      <w:r w:rsidRPr="009E0BAC">
        <w:rPr>
          <w:rFonts w:ascii="Consolas" w:hAnsi="Consolas"/>
          <w:color w:val="000000"/>
          <w:sz w:val="21"/>
          <w:szCs w:val="21"/>
          <w:lang w:val="en-US" w:eastAsia="zh-CN"/>
        </w:rPr>
        <w:t xml:space="preserve">] &gt;= </w:t>
      </w:r>
      <w:r w:rsidRPr="009E0BAC">
        <w:rPr>
          <w:rFonts w:ascii="Consolas" w:hAnsi="Consolas"/>
          <w:color w:val="098658"/>
          <w:sz w:val="21"/>
          <w:szCs w:val="21"/>
          <w:lang w:val="en-US" w:eastAsia="zh-CN"/>
        </w:rPr>
        <w:t>2</w:t>
      </w:r>
      <w:proofErr w:type="gramStart"/>
      <w:r w:rsidRPr="009E0BAC">
        <w:rPr>
          <w:rFonts w:ascii="Consolas" w:hAnsi="Consolas"/>
          <w:color w:val="000000"/>
          <w:sz w:val="21"/>
          <w:szCs w:val="21"/>
          <w:lang w:val="en-US" w:eastAsia="zh-CN"/>
        </w:rPr>
        <w:t>).astype</w:t>
      </w:r>
      <w:proofErr w:type="gramEnd"/>
      <w:r w:rsidRPr="009E0BAC">
        <w:rPr>
          <w:rFonts w:ascii="Consolas" w:hAnsi="Consolas"/>
          <w:color w:val="000000"/>
          <w:sz w:val="21"/>
          <w:szCs w:val="21"/>
          <w:lang w:val="en-US" w:eastAsia="zh-CN"/>
        </w:rPr>
        <w:t>(</w:t>
      </w:r>
      <w:r w:rsidRPr="009E0BAC">
        <w:rPr>
          <w:rFonts w:ascii="Consolas" w:hAnsi="Consolas"/>
          <w:color w:val="267F99"/>
          <w:sz w:val="21"/>
          <w:szCs w:val="21"/>
          <w:lang w:val="en-US" w:eastAsia="zh-CN"/>
        </w:rPr>
        <w:t>int</w:t>
      </w:r>
      <w:r w:rsidRPr="009E0BAC">
        <w:rPr>
          <w:rFonts w:ascii="Consolas" w:hAnsi="Consolas"/>
          <w:color w:val="000000"/>
          <w:sz w:val="21"/>
          <w:szCs w:val="21"/>
          <w:lang w:val="en-US" w:eastAsia="zh-CN"/>
        </w:rPr>
        <w:t>)</w:t>
      </w:r>
    </w:p>
    <w:p w14:paraId="12059594" w14:textId="348F4D00" w:rsidR="00493222" w:rsidRDefault="006C05A0" w:rsidP="00C353FC">
      <w:pPr>
        <w:spacing w:line="276" w:lineRule="auto"/>
      </w:pPr>
      <w:r w:rsidRPr="006C05A0">
        <w:t>Biến high_risk_diet giúp mô hình dễ phát hiện các mẫu ăn uống nguy cơ cao liên quan đến béo phì, tăng huyết áp và tiểu đường.</w:t>
      </w:r>
    </w:p>
    <w:p w14:paraId="1445D94D" w14:textId="25998F87" w:rsidR="00493222" w:rsidRPr="004026B3" w:rsidRDefault="00493222" w:rsidP="00C353FC">
      <w:pPr>
        <w:pStyle w:val="Heading4"/>
        <w:rPr>
          <w:b w:val="0"/>
        </w:rPr>
      </w:pPr>
      <w:r w:rsidRPr="004026B3">
        <w:t>3.5.1.</w:t>
      </w:r>
      <w:r w:rsidR="001C2F38">
        <w:t>2</w:t>
      </w:r>
      <w:r w:rsidRPr="004026B3">
        <w:t>.</w:t>
      </w:r>
      <w:r w:rsidR="003D0B5E" w:rsidRPr="004026B3">
        <w:rPr>
          <w:b w:val="0"/>
        </w:rPr>
        <w:t xml:space="preserve"> Phân tầng tập dữ liệu cho Association Rule Mining</w:t>
      </w:r>
    </w:p>
    <w:p w14:paraId="0E57A004" w14:textId="27713998" w:rsidR="003D0B5E" w:rsidRDefault="003D0B5E" w:rsidP="00C353FC">
      <w:pPr>
        <w:ind w:firstLine="720"/>
        <w:jc w:val="both"/>
      </w:pPr>
      <w:r>
        <w:rPr>
          <w:b/>
          <w:bCs/>
        </w:rPr>
        <w:t xml:space="preserve">Mục đích: </w:t>
      </w:r>
      <w:r>
        <w:t>Qua EDA ta thấy được nhóm người có chế độ ăn uống không lành mạnh</w:t>
      </w:r>
      <w:r w:rsidR="004E5C89">
        <w:t xml:space="preserve"> nhưng chưa xuất hiện bệnh lý rõ ràng</w:t>
      </w:r>
      <w:r w:rsidR="00880778" w:rsidRPr="00880778">
        <w:t>. Nhóm này tạo ra hiện tượng “latent risk” (rủi ro tiềm ẩn), làm giảm độ rõ ràng của các luật kết hợp nếu toàn bộ dữ liệu được phân tích chung.</w:t>
      </w:r>
    </w:p>
    <w:p w14:paraId="633034BD" w14:textId="77777777" w:rsidR="00AD71F8" w:rsidRPr="00AD71F8" w:rsidRDefault="00AD71F8" w:rsidP="00C353FC">
      <w:pPr>
        <w:jc w:val="both"/>
        <w:rPr>
          <w:lang w:val="en-US"/>
        </w:rPr>
      </w:pPr>
      <w:r w:rsidRPr="00AD71F8">
        <w:rPr>
          <w:lang w:val="en-US"/>
        </w:rPr>
        <w:t>Ví dụ:</w:t>
      </w:r>
    </w:p>
    <w:p w14:paraId="4B641AB0" w14:textId="7F12F663" w:rsidR="00AD71F8" w:rsidRPr="00AD71F8" w:rsidRDefault="00E56BC5" w:rsidP="00C353FC">
      <w:pPr>
        <w:pStyle w:val="ListParagraph"/>
        <w:numPr>
          <w:ilvl w:val="0"/>
          <w:numId w:val="7"/>
        </w:numPr>
        <w:ind w:left="0"/>
        <w:jc w:val="both"/>
        <w:rPr>
          <w:lang w:val="en-US"/>
        </w:rPr>
      </w:pPr>
      <w:r>
        <w:rPr>
          <w:lang w:val="en-US"/>
        </w:rPr>
        <w:t>N</w:t>
      </w:r>
      <w:r w:rsidR="00AD71F8" w:rsidRPr="00AD71F8">
        <w:rPr>
          <w:lang w:val="en-US"/>
        </w:rPr>
        <w:t xml:space="preserve">gười có chế độ ăn nhiều natri, nhiều đường, ít chất xơ nhưng chưa mắc bệnh; </w:t>
      </w:r>
    </w:p>
    <w:p w14:paraId="5A60BE95" w14:textId="66275F59" w:rsidR="00AD71F8" w:rsidRPr="00AD71F8" w:rsidRDefault="00E56BC5" w:rsidP="00C353FC">
      <w:pPr>
        <w:pStyle w:val="ListParagraph"/>
        <w:numPr>
          <w:ilvl w:val="0"/>
          <w:numId w:val="7"/>
        </w:numPr>
        <w:ind w:left="0"/>
        <w:jc w:val="both"/>
        <w:rPr>
          <w:lang w:val="en-US"/>
        </w:rPr>
      </w:pPr>
      <w:r>
        <w:rPr>
          <w:lang w:val="en-US"/>
        </w:rPr>
        <w:t>N</w:t>
      </w:r>
      <w:r w:rsidR="00AD71F8" w:rsidRPr="00AD71F8">
        <w:rPr>
          <w:lang w:val="en-US"/>
        </w:rPr>
        <w:t xml:space="preserve">gười có nguy cơ chuyển hóa cao nhưng chưa được chẩn đoán. </w:t>
      </w:r>
    </w:p>
    <w:p w14:paraId="736E9318" w14:textId="12792484" w:rsidR="0049731A" w:rsidRPr="00C72170" w:rsidRDefault="00AD71F8" w:rsidP="00C353FC">
      <w:pPr>
        <w:jc w:val="both"/>
        <w:rPr>
          <w:lang w:val="en-US"/>
        </w:rPr>
      </w:pPr>
      <w:r w:rsidRPr="00AD71F8">
        <w:rPr>
          <w:lang w:val="en-US"/>
        </w:rPr>
        <w:t>Nếu không tách riêng nhóm này, các luật kết hợp giữa yếu tố nguy cơ và bệnh lý có thể bị “loãng” do xuất hiện nhiều transaction không tuân theo pattern thông thường.</w:t>
      </w:r>
    </w:p>
    <w:p w14:paraId="4328DE7A" w14:textId="53C554C7" w:rsidR="0049731A" w:rsidRDefault="0049731A" w:rsidP="00C353FC">
      <w:pPr>
        <w:spacing w:line="276" w:lineRule="auto"/>
        <w:rPr>
          <w:b/>
          <w:bCs/>
          <w:lang w:val="en-US"/>
        </w:rPr>
      </w:pPr>
      <w:r>
        <w:rPr>
          <w:b/>
          <w:bCs/>
          <w:lang w:val="en-US"/>
        </w:rPr>
        <w:t>Kết quả phân tầng dữ liệu</w:t>
      </w:r>
    </w:p>
    <w:p w14:paraId="30266D24" w14:textId="77777777" w:rsidR="004F6E75" w:rsidRPr="004F6E75" w:rsidRDefault="004F6E75" w:rsidP="00C353FC">
      <w:pPr>
        <w:pBdr>
          <w:top w:val="single" w:sz="4" w:space="1" w:color="auto"/>
          <w:left w:val="single" w:sz="4" w:space="4" w:color="auto"/>
          <w:bottom w:val="single" w:sz="4" w:space="1" w:color="auto"/>
          <w:right w:val="single" w:sz="4" w:space="4" w:color="auto"/>
        </w:pBdr>
        <w:spacing w:line="276" w:lineRule="auto"/>
        <w:rPr>
          <w:lang w:val="en-US"/>
        </w:rPr>
      </w:pPr>
      <w:r w:rsidRPr="004F6E75">
        <w:rPr>
          <w:lang w:val="en-US"/>
        </w:rPr>
        <w:t>Phân tầng dữ liệu:</w:t>
      </w:r>
    </w:p>
    <w:p w14:paraId="4D35D465" w14:textId="692EBDD3" w:rsidR="004F6E75" w:rsidRPr="004F6E75" w:rsidRDefault="004F6E75" w:rsidP="00C353FC">
      <w:pPr>
        <w:pBdr>
          <w:top w:val="single" w:sz="4" w:space="1" w:color="auto"/>
          <w:left w:val="single" w:sz="4" w:space="4" w:color="auto"/>
          <w:bottom w:val="single" w:sz="4" w:space="1" w:color="auto"/>
          <w:right w:val="single" w:sz="4" w:space="4" w:color="auto"/>
        </w:pBdr>
        <w:spacing w:line="276" w:lineRule="auto"/>
        <w:rPr>
          <w:lang w:val="en-US"/>
        </w:rPr>
      </w:pPr>
      <w:r w:rsidRPr="004F6E75">
        <w:rPr>
          <w:lang w:val="en-US"/>
        </w:rPr>
        <w:t xml:space="preserve">   Tổng thể (main</w:t>
      </w:r>
      <w:r w:rsidR="00E56BC5" w:rsidRPr="004F6E75">
        <w:rPr>
          <w:lang w:val="en-US"/>
        </w:rPr>
        <w:t>)</w:t>
      </w:r>
      <w:r w:rsidRPr="004F6E75">
        <w:rPr>
          <w:lang w:val="en-US"/>
        </w:rPr>
        <w:t>: 5,206 người</w:t>
      </w:r>
    </w:p>
    <w:p w14:paraId="25220A20" w14:textId="322CA416" w:rsidR="004F6E75" w:rsidRPr="004F6E75" w:rsidRDefault="004F6E75" w:rsidP="00C353FC">
      <w:pPr>
        <w:pBdr>
          <w:top w:val="single" w:sz="4" w:space="1" w:color="auto"/>
          <w:left w:val="single" w:sz="4" w:space="4" w:color="auto"/>
          <w:bottom w:val="single" w:sz="4" w:space="1" w:color="auto"/>
          <w:right w:val="single" w:sz="4" w:space="4" w:color="auto"/>
        </w:pBdr>
        <w:spacing w:line="276" w:lineRule="auto"/>
        <w:rPr>
          <w:lang w:val="en-US"/>
        </w:rPr>
      </w:pPr>
      <w:r w:rsidRPr="004F6E75">
        <w:rPr>
          <w:lang w:val="en-US"/>
        </w:rPr>
        <w:t xml:space="preserve">   Bệnh nhân (sick</w:t>
      </w:r>
      <w:r w:rsidR="00E56BC5" w:rsidRPr="004F6E75">
        <w:rPr>
          <w:lang w:val="en-US"/>
        </w:rPr>
        <w:t>)</w:t>
      </w:r>
      <w:r w:rsidRPr="004F6E75">
        <w:rPr>
          <w:lang w:val="en-US"/>
        </w:rPr>
        <w:t>: 2,350 người (45.1%)</w:t>
      </w:r>
      <w:r w:rsidR="003E7174">
        <w:rPr>
          <w:lang w:val="en-US"/>
        </w:rPr>
        <w:t xml:space="preserve"> </w:t>
      </w:r>
      <w:r w:rsidR="003E7174" w:rsidRPr="003E7174">
        <w:rPr>
          <w:lang w:val="en-US"/>
        </w:rPr>
        <w:t>Bệnh nhân (≥1 bệnh mãn tính)</w:t>
      </w:r>
    </w:p>
    <w:p w14:paraId="25EB2287" w14:textId="5AC38C6B" w:rsidR="004F6E75" w:rsidRPr="004F6E75" w:rsidRDefault="004F6E75" w:rsidP="00C353FC">
      <w:pPr>
        <w:pBdr>
          <w:top w:val="single" w:sz="4" w:space="1" w:color="auto"/>
          <w:left w:val="single" w:sz="4" w:space="4" w:color="auto"/>
          <w:bottom w:val="single" w:sz="4" w:space="1" w:color="auto"/>
          <w:right w:val="single" w:sz="4" w:space="4" w:color="auto"/>
        </w:pBdr>
        <w:spacing w:line="276" w:lineRule="auto"/>
        <w:rPr>
          <w:lang w:val="en-US"/>
        </w:rPr>
      </w:pPr>
      <w:r w:rsidRPr="004F6E75">
        <w:rPr>
          <w:lang w:val="en-US"/>
        </w:rPr>
        <w:t xml:space="preserve">   Khỏe thực </w:t>
      </w:r>
      <w:proofErr w:type="gramStart"/>
      <w:r w:rsidRPr="004F6E75">
        <w:rPr>
          <w:lang w:val="en-US"/>
        </w:rPr>
        <w:t>sự :</w:t>
      </w:r>
      <w:proofErr w:type="gramEnd"/>
      <w:r w:rsidRPr="004F6E75">
        <w:rPr>
          <w:lang w:val="en-US"/>
        </w:rPr>
        <w:t xml:space="preserve"> 2,589 người (49.7%)</w:t>
      </w:r>
      <w:r w:rsidR="001A79DC" w:rsidRPr="001A79DC">
        <w:rPr>
          <w:lang w:val="en-US"/>
        </w:rPr>
        <w:t xml:space="preserve"> (0 bệnh + unhealthy_diet_score &lt; 2)</w:t>
      </w:r>
    </w:p>
    <w:p w14:paraId="041FB276" w14:textId="6740DF0B" w:rsidR="00AD71F8" w:rsidRPr="00C72170" w:rsidRDefault="004F6E75" w:rsidP="00C353FC">
      <w:pPr>
        <w:pBdr>
          <w:top w:val="single" w:sz="4" w:space="1" w:color="auto"/>
          <w:left w:val="single" w:sz="4" w:space="4" w:color="auto"/>
          <w:bottom w:val="single" w:sz="4" w:space="1" w:color="auto"/>
          <w:right w:val="single" w:sz="4" w:space="4" w:color="auto"/>
        </w:pBdr>
        <w:spacing w:line="276" w:lineRule="auto"/>
        <w:rPr>
          <w:lang w:val="en-US"/>
        </w:rPr>
      </w:pPr>
      <w:r w:rsidRPr="004F6E75">
        <w:rPr>
          <w:lang w:val="en-US"/>
        </w:rPr>
        <w:t xml:space="preserve">   Rủi ro ẩn (latent</w:t>
      </w:r>
      <w:r w:rsidR="00E56BC5" w:rsidRPr="004F6E75">
        <w:rPr>
          <w:lang w:val="en-US"/>
        </w:rPr>
        <w:t>):</w:t>
      </w:r>
      <w:r w:rsidRPr="004F6E75">
        <w:rPr>
          <w:lang w:val="en-US"/>
        </w:rPr>
        <w:t xml:space="preserve"> 267 người (5.1%)</w:t>
      </w:r>
      <w:r w:rsidR="00455A85">
        <w:rPr>
          <w:lang w:val="en-US"/>
        </w:rPr>
        <w:t xml:space="preserve"> (Không bệnh nhưng</w:t>
      </w:r>
      <w:r w:rsidR="005221EB">
        <w:rPr>
          <w:lang w:val="en-US"/>
        </w:rPr>
        <w:t xml:space="preserve"> </w:t>
      </w:r>
      <w:r w:rsidR="005221EB" w:rsidRPr="005221EB">
        <w:rPr>
          <w:lang w:val="en-US"/>
        </w:rPr>
        <w:t>unhealthy_diet_score &gt;= 2</w:t>
      </w:r>
      <w:r w:rsidR="00455A85">
        <w:rPr>
          <w:lang w:val="en-US"/>
        </w:rPr>
        <w:t>)</w:t>
      </w:r>
    </w:p>
    <w:p w14:paraId="6E0853C8" w14:textId="12563186" w:rsidR="001A3DD4" w:rsidRDefault="00AD71F8" w:rsidP="00C353FC">
      <w:pPr>
        <w:pStyle w:val="Heading4"/>
        <w:rPr>
          <w:lang w:val="en-US"/>
        </w:rPr>
      </w:pPr>
      <w:r w:rsidRPr="004026B3">
        <w:rPr>
          <w:lang w:val="en-US"/>
        </w:rPr>
        <w:t>3.5.1.</w:t>
      </w:r>
      <w:r w:rsidR="001C2F38">
        <w:rPr>
          <w:lang w:val="en-US"/>
        </w:rPr>
        <w:t>3</w:t>
      </w:r>
      <w:r w:rsidRPr="004026B3">
        <w:rPr>
          <w:lang w:val="en-US"/>
        </w:rPr>
        <w:t>. X</w:t>
      </w:r>
      <w:r>
        <w:rPr>
          <w:b w:val="0"/>
          <w:lang w:val="en-US"/>
        </w:rPr>
        <w:t>ây dựng Transaction Matrix cho ARM</w:t>
      </w:r>
    </w:p>
    <w:p w14:paraId="41C7CDD6" w14:textId="61B33B11" w:rsidR="001A3DD4" w:rsidRPr="00C85EF1" w:rsidRDefault="001A3DD4" w:rsidP="00C353FC">
      <w:pPr>
        <w:spacing w:line="276" w:lineRule="auto"/>
        <w:jc w:val="both"/>
        <w:rPr>
          <w:lang w:val="en-US"/>
        </w:rPr>
      </w:pPr>
      <w:r>
        <w:rPr>
          <w:b/>
          <w:bCs/>
          <w:lang w:val="en-US"/>
        </w:rPr>
        <w:t xml:space="preserve">Mục đích: </w:t>
      </w:r>
      <w:r w:rsidR="00C85EF1" w:rsidRPr="00C85EF1">
        <w:t>Thuật toán FP-Growth yêu cầu dữ liệu đầu vào ở dạng transaction matrix, trong đó</w:t>
      </w:r>
      <w:r w:rsidR="00C85EF1">
        <w:t>:</w:t>
      </w:r>
    </w:p>
    <w:p w14:paraId="3EFD0BE8" w14:textId="7B76F3AA" w:rsidR="001A3DD4" w:rsidRPr="00D12514" w:rsidRDefault="00D12514" w:rsidP="00C353FC">
      <w:pPr>
        <w:pStyle w:val="ListParagraph"/>
        <w:numPr>
          <w:ilvl w:val="0"/>
          <w:numId w:val="7"/>
        </w:numPr>
        <w:spacing w:line="276" w:lineRule="auto"/>
        <w:ind w:left="0"/>
        <w:jc w:val="both"/>
        <w:rPr>
          <w:lang w:val="en-US"/>
        </w:rPr>
      </w:pPr>
      <w:r>
        <w:t>M</w:t>
      </w:r>
      <w:r w:rsidRPr="00D12514">
        <w:t>ỗi hàng tương ứng với một người tham gia khảo sát</w:t>
      </w:r>
      <w:r>
        <w:t>.</w:t>
      </w:r>
    </w:p>
    <w:p w14:paraId="3A248F30" w14:textId="65306B4E" w:rsidR="00D12514" w:rsidRPr="00D12514" w:rsidRDefault="00D12514" w:rsidP="00C353FC">
      <w:pPr>
        <w:pStyle w:val="ListParagraph"/>
        <w:numPr>
          <w:ilvl w:val="0"/>
          <w:numId w:val="7"/>
        </w:numPr>
        <w:spacing w:line="276" w:lineRule="auto"/>
        <w:ind w:left="0"/>
        <w:jc w:val="both"/>
        <w:rPr>
          <w:lang w:val="en-US"/>
        </w:rPr>
      </w:pPr>
      <w:r>
        <w:t>Mỗi cột tương ứng với một item</w:t>
      </w:r>
    </w:p>
    <w:p w14:paraId="1EA21357" w14:textId="3F2CB8FE" w:rsidR="00D12514" w:rsidRPr="003415CF" w:rsidRDefault="00D12514" w:rsidP="00C353FC">
      <w:pPr>
        <w:pStyle w:val="ListParagraph"/>
        <w:numPr>
          <w:ilvl w:val="0"/>
          <w:numId w:val="7"/>
        </w:numPr>
        <w:spacing w:line="276" w:lineRule="auto"/>
        <w:ind w:left="0"/>
        <w:jc w:val="both"/>
        <w:rPr>
          <w:lang w:val="en-US"/>
        </w:rPr>
      </w:pPr>
      <w:r>
        <w:t>Giá trị True – item xuất hiện, False -item không xuất hiện</w:t>
      </w:r>
    </w:p>
    <w:p w14:paraId="7B0291A9" w14:textId="4DFDD55B" w:rsidR="003415CF" w:rsidRPr="003415CF" w:rsidRDefault="003415CF" w:rsidP="00C353FC">
      <w:pPr>
        <w:spacing w:line="276" w:lineRule="auto"/>
        <w:ind w:firstLine="360"/>
        <w:jc w:val="both"/>
        <w:rPr>
          <w:lang w:val="en-US"/>
        </w:rPr>
      </w:pPr>
      <w:r w:rsidRPr="003415CF">
        <w:t>Do đó, các đặc trưng nhị phân sau bước feature engineering được chuyển đổi sang dạng Boolean matrix trước khi khai phá luật kết hợp.</w:t>
      </w:r>
    </w:p>
    <w:p w14:paraId="03F3EECA" w14:textId="77777777" w:rsidR="001A3DD4" w:rsidRDefault="001A3DD4" w:rsidP="00C353FC">
      <w:pPr>
        <w:spacing w:line="276" w:lineRule="auto"/>
        <w:jc w:val="both"/>
        <w:rPr>
          <w:b/>
          <w:bCs/>
          <w:lang w:val="en-US"/>
        </w:rPr>
      </w:pPr>
      <w:r>
        <w:rPr>
          <w:b/>
          <w:bCs/>
          <w:lang w:val="en-US"/>
        </w:rPr>
        <w:t>Nhóm item sử dụng trong ARM</w:t>
      </w:r>
    </w:p>
    <w:p w14:paraId="200D0596" w14:textId="24BE646E" w:rsidR="003415CF" w:rsidRPr="003415CF" w:rsidRDefault="003415CF" w:rsidP="00C353FC">
      <w:pPr>
        <w:spacing w:line="276" w:lineRule="auto"/>
        <w:jc w:val="both"/>
        <w:rPr>
          <w:lang w:val="en-US"/>
        </w:rPr>
      </w:pPr>
      <w:r w:rsidRPr="003415CF">
        <w:t>Các item được chia thành bốn nhóm chính dựa trên kết quả EDA.</w:t>
      </w:r>
    </w:p>
    <w:p w14:paraId="773C4A9A" w14:textId="77777777" w:rsidR="005611C4" w:rsidRDefault="005D22DB" w:rsidP="00C353FC">
      <w:pPr>
        <w:spacing w:line="276" w:lineRule="auto"/>
        <w:rPr>
          <w:b/>
          <w:bCs/>
        </w:rPr>
      </w:pPr>
      <w:r w:rsidRPr="003415CF">
        <w:rPr>
          <w:b/>
          <w:bCs/>
        </w:rPr>
        <w:t>a. Nhóm yếu tố nguy cơ lâm sàng và thể trạng</w:t>
      </w:r>
    </w:p>
    <w:p w14:paraId="27F4550B" w14:textId="54F703CC" w:rsidR="00822AC5" w:rsidRDefault="00822AC5" w:rsidP="00C353FC">
      <w:pPr>
        <w:spacing w:line="276" w:lineRule="auto"/>
      </w:pPr>
      <w:r w:rsidRPr="00822AC5">
        <w:t>Nhóm này phản ánh các đặc điểm cơ thể, tuổi tác và nguy cơ chuyển hóa.</w:t>
      </w:r>
    </w:p>
    <w:tbl>
      <w:tblPr>
        <w:tblStyle w:val="TableGrid"/>
        <w:tblW w:w="0" w:type="auto"/>
        <w:tblLook w:val="04A0" w:firstRow="1" w:lastRow="0" w:firstColumn="1" w:lastColumn="0" w:noHBand="0" w:noVBand="1"/>
      </w:tblPr>
      <w:tblGrid>
        <w:gridCol w:w="1836"/>
        <w:gridCol w:w="7180"/>
      </w:tblGrid>
      <w:tr w:rsidR="00822AC5" w14:paraId="3EF38E44" w14:textId="77777777" w:rsidTr="00C35734">
        <w:tc>
          <w:tcPr>
            <w:tcW w:w="1885" w:type="dxa"/>
          </w:tcPr>
          <w:p w14:paraId="25ECDDC3" w14:textId="5F803C0B" w:rsidR="00822AC5" w:rsidRPr="00822AC5" w:rsidRDefault="00822AC5" w:rsidP="00C353FC">
            <w:pPr>
              <w:spacing w:line="276" w:lineRule="auto"/>
              <w:rPr>
                <w:b/>
                <w:bCs/>
              </w:rPr>
            </w:pPr>
            <w:r>
              <w:rPr>
                <w:b/>
                <w:bCs/>
              </w:rPr>
              <w:t>Nhóm item</w:t>
            </w:r>
          </w:p>
        </w:tc>
        <w:tc>
          <w:tcPr>
            <w:tcW w:w="7465" w:type="dxa"/>
          </w:tcPr>
          <w:p w14:paraId="0B044C66" w14:textId="7583223F" w:rsidR="00822AC5" w:rsidRPr="00822AC5" w:rsidRDefault="00822AC5" w:rsidP="00C353FC">
            <w:pPr>
              <w:spacing w:line="276" w:lineRule="auto"/>
              <w:rPr>
                <w:b/>
                <w:bCs/>
              </w:rPr>
            </w:pPr>
            <w:r>
              <w:rPr>
                <w:b/>
                <w:bCs/>
              </w:rPr>
              <w:t>Các biến</w:t>
            </w:r>
          </w:p>
        </w:tc>
      </w:tr>
      <w:tr w:rsidR="00822AC5" w14:paraId="345A8A7A" w14:textId="77777777" w:rsidTr="00C35734">
        <w:tc>
          <w:tcPr>
            <w:tcW w:w="1885" w:type="dxa"/>
          </w:tcPr>
          <w:p w14:paraId="20A59CCC" w14:textId="76CD5304" w:rsidR="00822AC5" w:rsidRDefault="00C35734" w:rsidP="00C353FC">
            <w:pPr>
              <w:spacing w:line="276" w:lineRule="auto"/>
            </w:pPr>
            <w:r w:rsidRPr="00C35734">
              <w:t>Clinical Items</w:t>
            </w:r>
          </w:p>
        </w:tc>
        <w:tc>
          <w:tcPr>
            <w:tcW w:w="7465" w:type="dxa"/>
          </w:tcPr>
          <w:p w14:paraId="0C7D0CA3" w14:textId="0674644F" w:rsidR="00822AC5" w:rsidRDefault="00C35734" w:rsidP="00C353FC">
            <w:pPr>
              <w:spacing w:line="276" w:lineRule="auto"/>
            </w:pPr>
            <w:r w:rsidRPr="00C35734">
              <w:t>obese, overweight, abdominal_obese, high_cholesterol, very_high_cholesterol, elderly, middle_aged, young_adult, male</w:t>
            </w:r>
          </w:p>
        </w:tc>
      </w:tr>
    </w:tbl>
    <w:p w14:paraId="773591CA" w14:textId="72D3CF76" w:rsidR="005611C4" w:rsidRDefault="00C35734" w:rsidP="00C353FC">
      <w:pPr>
        <w:spacing w:line="276" w:lineRule="auto"/>
      </w:pPr>
      <w:r>
        <w:rPr>
          <w:b/>
          <w:bCs/>
          <w:lang w:val="en-US"/>
        </w:rPr>
        <w:t xml:space="preserve">Lưu ý: </w:t>
      </w:r>
      <w:r w:rsidR="00081060">
        <w:rPr>
          <w:lang w:val="en-US"/>
        </w:rPr>
        <w:t>C</w:t>
      </w:r>
      <w:r w:rsidR="00081060" w:rsidRPr="00081060">
        <w:t>hỉ giữ biến male mà không giữ female nhằm tránh tạo các luật dư thừa do hai biến đối nghịch hoàn toàn.</w:t>
      </w:r>
    </w:p>
    <w:p w14:paraId="7BBFE4C0" w14:textId="4184C8FE" w:rsidR="00081060" w:rsidRPr="00C35734" w:rsidRDefault="00081060" w:rsidP="00C353FC">
      <w:pPr>
        <w:spacing w:line="276" w:lineRule="auto"/>
        <w:rPr>
          <w:lang w:val="en-US"/>
        </w:rPr>
      </w:pPr>
    </w:p>
    <w:p w14:paraId="2E8AAB74" w14:textId="69D5DC66" w:rsidR="00EB3226" w:rsidRDefault="005611C4" w:rsidP="00C353FC">
      <w:pPr>
        <w:spacing w:line="276" w:lineRule="auto"/>
      </w:pPr>
      <w:r w:rsidRPr="00081060">
        <w:rPr>
          <w:b/>
          <w:bCs/>
        </w:rPr>
        <w:t>b. Nhóm đặc trưng dinh dưỡng</w:t>
      </w:r>
      <w:r w:rsidR="006C05A0" w:rsidRPr="00081060">
        <w:rPr>
          <w:b/>
          <w:bCs/>
          <w:lang w:val="en-US"/>
        </w:rPr>
        <w:br/>
      </w:r>
      <w:r w:rsidR="00AB130B" w:rsidRPr="00AB130B">
        <w:t>Nhóm này phản ánh các hành vi ăn uống cực đoan hoặc mất cân bằng dinh dưỡng.</w:t>
      </w:r>
    </w:p>
    <w:tbl>
      <w:tblPr>
        <w:tblStyle w:val="TableGrid"/>
        <w:tblW w:w="0" w:type="auto"/>
        <w:tblLook w:val="04A0" w:firstRow="1" w:lastRow="0" w:firstColumn="1" w:lastColumn="0" w:noHBand="0" w:noVBand="1"/>
      </w:tblPr>
      <w:tblGrid>
        <w:gridCol w:w="1662"/>
        <w:gridCol w:w="7354"/>
      </w:tblGrid>
      <w:tr w:rsidR="00AB130B" w:rsidRPr="00AB130B" w14:paraId="43DCFC5C" w14:textId="77777777" w:rsidTr="00AB130B">
        <w:tc>
          <w:tcPr>
            <w:tcW w:w="1705" w:type="dxa"/>
            <w:hideMark/>
          </w:tcPr>
          <w:p w14:paraId="5D2F708D" w14:textId="77777777" w:rsidR="00AB130B" w:rsidRPr="00AB130B" w:rsidRDefault="00AB130B" w:rsidP="00C353FC">
            <w:pPr>
              <w:jc w:val="center"/>
              <w:rPr>
                <w:b/>
                <w:bCs/>
                <w:lang w:val="en-US" w:eastAsia="zh-CN"/>
              </w:rPr>
            </w:pPr>
            <w:r w:rsidRPr="00AB130B">
              <w:rPr>
                <w:b/>
                <w:bCs/>
                <w:lang w:val="en-US" w:eastAsia="zh-CN"/>
              </w:rPr>
              <w:t>Nhóm item</w:t>
            </w:r>
          </w:p>
        </w:tc>
        <w:tc>
          <w:tcPr>
            <w:tcW w:w="7645" w:type="dxa"/>
            <w:hideMark/>
          </w:tcPr>
          <w:p w14:paraId="7FFDBA32" w14:textId="77777777" w:rsidR="00AB130B" w:rsidRPr="00AB130B" w:rsidRDefault="00AB130B" w:rsidP="00C353FC">
            <w:pPr>
              <w:jc w:val="center"/>
              <w:rPr>
                <w:b/>
                <w:bCs/>
                <w:lang w:val="en-US" w:eastAsia="zh-CN"/>
              </w:rPr>
            </w:pPr>
            <w:r w:rsidRPr="00AB130B">
              <w:rPr>
                <w:b/>
                <w:bCs/>
                <w:lang w:val="en-US" w:eastAsia="zh-CN"/>
              </w:rPr>
              <w:t>Các biến</w:t>
            </w:r>
          </w:p>
        </w:tc>
      </w:tr>
      <w:tr w:rsidR="00AB130B" w:rsidRPr="00AB130B" w14:paraId="532A574C" w14:textId="77777777" w:rsidTr="00AB130B">
        <w:tc>
          <w:tcPr>
            <w:tcW w:w="1705" w:type="dxa"/>
            <w:hideMark/>
          </w:tcPr>
          <w:p w14:paraId="0FCA3A5B" w14:textId="77777777" w:rsidR="00AB130B" w:rsidRPr="00AB130B" w:rsidRDefault="00AB130B" w:rsidP="00C353FC">
            <w:pPr>
              <w:rPr>
                <w:lang w:val="en-US" w:eastAsia="zh-CN"/>
              </w:rPr>
            </w:pPr>
            <w:r w:rsidRPr="00AB130B">
              <w:rPr>
                <w:lang w:val="en-US" w:eastAsia="zh-CN"/>
              </w:rPr>
              <w:t>Diet Items</w:t>
            </w:r>
          </w:p>
        </w:tc>
        <w:tc>
          <w:tcPr>
            <w:tcW w:w="7645" w:type="dxa"/>
            <w:hideMark/>
          </w:tcPr>
          <w:p w14:paraId="5C2D5BDF" w14:textId="77777777" w:rsidR="00AB130B" w:rsidRPr="00AB130B" w:rsidRDefault="00AB130B" w:rsidP="00C353FC">
            <w:pPr>
              <w:rPr>
                <w:lang w:val="en-US" w:eastAsia="zh-CN"/>
              </w:rPr>
            </w:pPr>
            <w:r w:rsidRPr="00AB130B">
              <w:rPr>
                <w:lang w:val="en-US" w:eastAsia="zh-CN"/>
              </w:rPr>
              <w:t>very_high_sodium, very_high_sugar, very_high_fat, heavy_drinker, low_fiber, low_potassium, high_protein, low_protein, high_risk_diet</w:t>
            </w:r>
          </w:p>
        </w:tc>
      </w:tr>
    </w:tbl>
    <w:p w14:paraId="28EC360E" w14:textId="77777777" w:rsidR="00AB130B" w:rsidRPr="00AB130B" w:rsidRDefault="00AB130B" w:rsidP="00C353FC">
      <w:pPr>
        <w:spacing w:line="276" w:lineRule="auto"/>
        <w:rPr>
          <w:b/>
          <w:bCs/>
          <w:sz w:val="32"/>
          <w:szCs w:val="32"/>
          <w:lang w:val="en-US"/>
        </w:rPr>
      </w:pPr>
    </w:p>
    <w:p w14:paraId="512C705F" w14:textId="7919358F" w:rsidR="005611C4" w:rsidRDefault="005611C4" w:rsidP="00C353FC">
      <w:pPr>
        <w:spacing w:line="276" w:lineRule="auto"/>
        <w:rPr>
          <w:b/>
          <w:bCs/>
        </w:rPr>
      </w:pPr>
      <w:r w:rsidRPr="005611C4">
        <w:rPr>
          <w:b/>
          <w:bCs/>
        </w:rPr>
        <w:t>c. Nhóm biến tương tác kết hợp</w:t>
      </w:r>
    </w:p>
    <w:p w14:paraId="2AA80F9D" w14:textId="374604B7" w:rsidR="00C30FC5" w:rsidRDefault="00D0725A" w:rsidP="00C353FC">
      <w:pPr>
        <w:spacing w:line="276" w:lineRule="auto"/>
      </w:pPr>
      <w:r w:rsidRPr="00D0725A">
        <w:t>Các biến tương tác được xây dựng dựa trên insight từ EDA nhằm hỗ trợ FP-Growth phát hiện các pattern nguy cơ phi tuyến.</w:t>
      </w:r>
    </w:p>
    <w:tbl>
      <w:tblPr>
        <w:tblStyle w:val="TableGrid"/>
        <w:tblW w:w="0" w:type="auto"/>
        <w:tblLook w:val="04A0" w:firstRow="1" w:lastRow="0" w:firstColumn="1" w:lastColumn="0" w:noHBand="0" w:noVBand="1"/>
      </w:tblPr>
      <w:tblGrid>
        <w:gridCol w:w="2068"/>
        <w:gridCol w:w="6948"/>
      </w:tblGrid>
      <w:tr w:rsidR="00840D99" w:rsidRPr="00840D99" w14:paraId="2C9105A4" w14:textId="77777777" w:rsidTr="008A6A05">
        <w:tc>
          <w:tcPr>
            <w:tcW w:w="2122" w:type="dxa"/>
            <w:hideMark/>
          </w:tcPr>
          <w:p w14:paraId="2C8B0986" w14:textId="77777777" w:rsidR="00840D99" w:rsidRPr="000350DF" w:rsidRDefault="00840D99" w:rsidP="00C353FC">
            <w:pPr>
              <w:jc w:val="center"/>
              <w:rPr>
                <w:b/>
                <w:lang w:val="en-US" w:eastAsia="zh-CN"/>
              </w:rPr>
            </w:pPr>
            <w:r w:rsidRPr="000350DF">
              <w:rPr>
                <w:b/>
                <w:lang w:val="en-US" w:eastAsia="zh-CN"/>
              </w:rPr>
              <w:t>Nhóm item</w:t>
            </w:r>
          </w:p>
        </w:tc>
        <w:tc>
          <w:tcPr>
            <w:tcW w:w="7228" w:type="dxa"/>
            <w:hideMark/>
          </w:tcPr>
          <w:p w14:paraId="6CF921C2" w14:textId="77777777" w:rsidR="00840D99" w:rsidRPr="000350DF" w:rsidRDefault="00840D99" w:rsidP="00C353FC">
            <w:pPr>
              <w:jc w:val="center"/>
              <w:rPr>
                <w:b/>
                <w:lang w:val="en-US" w:eastAsia="zh-CN"/>
              </w:rPr>
            </w:pPr>
            <w:r w:rsidRPr="000350DF">
              <w:rPr>
                <w:b/>
                <w:lang w:val="en-US" w:eastAsia="zh-CN"/>
              </w:rPr>
              <w:t>Các biến</w:t>
            </w:r>
          </w:p>
        </w:tc>
      </w:tr>
      <w:tr w:rsidR="00840D99" w:rsidRPr="00840D99" w14:paraId="5200E8B8" w14:textId="77777777" w:rsidTr="008A6A05">
        <w:tc>
          <w:tcPr>
            <w:tcW w:w="2122" w:type="dxa"/>
            <w:hideMark/>
          </w:tcPr>
          <w:p w14:paraId="52922949" w14:textId="77777777" w:rsidR="00840D99" w:rsidRPr="000350DF" w:rsidRDefault="00840D99" w:rsidP="00C353FC">
            <w:pPr>
              <w:rPr>
                <w:lang w:val="en-US" w:eastAsia="zh-CN"/>
              </w:rPr>
            </w:pPr>
            <w:r w:rsidRPr="000350DF">
              <w:rPr>
                <w:lang w:val="en-US" w:eastAsia="zh-CN"/>
              </w:rPr>
              <w:t>Interaction Items</w:t>
            </w:r>
          </w:p>
        </w:tc>
        <w:tc>
          <w:tcPr>
            <w:tcW w:w="7228" w:type="dxa"/>
            <w:hideMark/>
          </w:tcPr>
          <w:p w14:paraId="4C46C503" w14:textId="77777777" w:rsidR="00840D99" w:rsidRPr="000350DF" w:rsidRDefault="00840D99" w:rsidP="00C353FC">
            <w:pPr>
              <w:rPr>
                <w:lang w:val="en-US" w:eastAsia="zh-CN"/>
              </w:rPr>
            </w:pPr>
            <w:r w:rsidRPr="000350DF">
              <w:rPr>
                <w:lang w:val="en-US" w:eastAsia="zh-CN"/>
              </w:rPr>
              <w:t>obese_AND_hypertension, obese_AND_high_chol, elderly_AND_obese, elderly_AND_hypertension, abdominal_AND_low_fiber</w:t>
            </w:r>
          </w:p>
        </w:tc>
      </w:tr>
    </w:tbl>
    <w:p w14:paraId="126C5C06" w14:textId="77777777" w:rsidR="00D0725A" w:rsidRPr="00840D99" w:rsidRDefault="00D0725A" w:rsidP="00C353FC">
      <w:pPr>
        <w:spacing w:line="276" w:lineRule="auto"/>
        <w:rPr>
          <w:lang w:val="en-US"/>
        </w:rPr>
      </w:pPr>
    </w:p>
    <w:p w14:paraId="5620C106" w14:textId="78FFD364" w:rsidR="00C30FC5" w:rsidRDefault="00C30FC5" w:rsidP="00C353FC">
      <w:pPr>
        <w:spacing w:line="276" w:lineRule="auto"/>
        <w:rPr>
          <w:b/>
          <w:bCs/>
        </w:rPr>
      </w:pPr>
      <w:r w:rsidRPr="00C30FC5">
        <w:rPr>
          <w:b/>
          <w:bCs/>
        </w:rPr>
        <w:t>d. Nhóm bệnh lý</w:t>
      </w:r>
    </w:p>
    <w:p w14:paraId="78517B8A" w14:textId="5738B628" w:rsidR="00C30FC5" w:rsidRDefault="00151C44" w:rsidP="00C353FC">
      <w:pPr>
        <w:spacing w:line="276" w:lineRule="auto"/>
      </w:pPr>
      <w:r w:rsidRPr="00151C44">
        <w:t>Nhóm này đóng vai trò hậu quả hoặc outcome trong các luật kết hợp.</w:t>
      </w:r>
    </w:p>
    <w:tbl>
      <w:tblPr>
        <w:tblStyle w:val="TableGrid"/>
        <w:tblW w:w="9355" w:type="dxa"/>
        <w:tblLook w:val="04A0" w:firstRow="1" w:lastRow="0" w:firstColumn="1" w:lastColumn="0" w:noHBand="0" w:noVBand="1"/>
      </w:tblPr>
      <w:tblGrid>
        <w:gridCol w:w="1668"/>
        <w:gridCol w:w="7687"/>
      </w:tblGrid>
      <w:tr w:rsidR="00151C44" w:rsidRPr="00151C44" w14:paraId="1ED98EC7" w14:textId="77777777" w:rsidTr="009D73DE">
        <w:tc>
          <w:tcPr>
            <w:tcW w:w="0" w:type="auto"/>
            <w:hideMark/>
          </w:tcPr>
          <w:p w14:paraId="69787C2C" w14:textId="77777777" w:rsidR="00151C44" w:rsidRPr="00151C44" w:rsidRDefault="00151C44" w:rsidP="00C353FC">
            <w:pPr>
              <w:jc w:val="center"/>
              <w:rPr>
                <w:b/>
                <w:bCs/>
                <w:lang w:val="en-US" w:eastAsia="zh-CN"/>
              </w:rPr>
            </w:pPr>
            <w:r w:rsidRPr="00151C44">
              <w:rPr>
                <w:b/>
                <w:bCs/>
                <w:lang w:val="en-US" w:eastAsia="zh-CN"/>
              </w:rPr>
              <w:t>Nhóm item</w:t>
            </w:r>
          </w:p>
        </w:tc>
        <w:tc>
          <w:tcPr>
            <w:tcW w:w="7687" w:type="dxa"/>
            <w:hideMark/>
          </w:tcPr>
          <w:p w14:paraId="4E409679" w14:textId="77777777" w:rsidR="00151C44" w:rsidRPr="00151C44" w:rsidRDefault="00151C44" w:rsidP="00C353FC">
            <w:pPr>
              <w:jc w:val="center"/>
              <w:rPr>
                <w:b/>
                <w:bCs/>
                <w:lang w:val="en-US" w:eastAsia="zh-CN"/>
              </w:rPr>
            </w:pPr>
            <w:r w:rsidRPr="00151C44">
              <w:rPr>
                <w:b/>
                <w:bCs/>
                <w:lang w:val="en-US" w:eastAsia="zh-CN"/>
              </w:rPr>
              <w:t>Các biến</w:t>
            </w:r>
          </w:p>
        </w:tc>
      </w:tr>
      <w:tr w:rsidR="00151C44" w:rsidRPr="00151C44" w14:paraId="662FB55B" w14:textId="77777777" w:rsidTr="009D73DE">
        <w:tc>
          <w:tcPr>
            <w:tcW w:w="0" w:type="auto"/>
            <w:hideMark/>
          </w:tcPr>
          <w:p w14:paraId="1B473493" w14:textId="77777777" w:rsidR="00151C44" w:rsidRPr="00151C44" w:rsidRDefault="00151C44" w:rsidP="00C353FC">
            <w:pPr>
              <w:rPr>
                <w:lang w:val="en-US" w:eastAsia="zh-CN"/>
              </w:rPr>
            </w:pPr>
            <w:r w:rsidRPr="00151C44">
              <w:rPr>
                <w:lang w:val="en-US" w:eastAsia="zh-CN"/>
              </w:rPr>
              <w:t>Disease Items</w:t>
            </w:r>
          </w:p>
        </w:tc>
        <w:tc>
          <w:tcPr>
            <w:tcW w:w="7687" w:type="dxa"/>
            <w:hideMark/>
          </w:tcPr>
          <w:p w14:paraId="15B89B6F" w14:textId="77777777" w:rsidR="00151C44" w:rsidRPr="00151C44" w:rsidRDefault="00151C44" w:rsidP="00C353FC">
            <w:pPr>
              <w:rPr>
                <w:lang w:val="en-US" w:eastAsia="zh-CN"/>
              </w:rPr>
            </w:pPr>
            <w:r w:rsidRPr="00151C44">
              <w:rPr>
                <w:lang w:val="en-US" w:eastAsia="zh-CN"/>
              </w:rPr>
              <w:t>hypertension, diabetes, stroke, heart_attack, coronary, heart_failure</w:t>
            </w:r>
          </w:p>
        </w:tc>
      </w:tr>
    </w:tbl>
    <w:p w14:paraId="1B1053DD" w14:textId="77777777" w:rsidR="00151C44" w:rsidRPr="00151C44" w:rsidRDefault="00151C44" w:rsidP="00C353FC">
      <w:pPr>
        <w:spacing w:line="276" w:lineRule="auto"/>
        <w:rPr>
          <w:lang w:val="en-US"/>
        </w:rPr>
      </w:pPr>
    </w:p>
    <w:p w14:paraId="6B4FA11B" w14:textId="1F1B9FF2" w:rsidR="00C30FC5" w:rsidRDefault="00C30FC5" w:rsidP="00C353FC">
      <w:pPr>
        <w:spacing w:line="276" w:lineRule="auto"/>
        <w:rPr>
          <w:b/>
          <w:bCs/>
        </w:rPr>
      </w:pPr>
      <w:r w:rsidRPr="00C30FC5">
        <w:rPr>
          <w:b/>
          <w:bCs/>
        </w:rPr>
        <w:t>Tổng hợp toàn bộ item</w:t>
      </w:r>
    </w:p>
    <w:p w14:paraId="4B5B02D5" w14:textId="2D9B5275" w:rsidR="009D73DE" w:rsidRDefault="00D175C9" w:rsidP="00C353FC">
      <w:pPr>
        <w:spacing w:line="276" w:lineRule="auto"/>
      </w:pPr>
      <w:r>
        <w:t>Sau khi xây dựng các nhóm đặc trưng, toàn bộ item được kết hợp thành danh sách đầu vào cho ARM</w:t>
      </w:r>
    </w:p>
    <w:p w14:paraId="296CD9D0" w14:textId="052F5CFF" w:rsidR="00400B9A" w:rsidRPr="00E56BC5" w:rsidRDefault="009D73DE"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9D73DE">
        <w:rPr>
          <w:rFonts w:ascii="Consolas" w:hAnsi="Consolas"/>
          <w:color w:val="0070C1"/>
          <w:sz w:val="21"/>
          <w:szCs w:val="21"/>
          <w:lang w:val="en-US" w:eastAsia="zh-CN"/>
        </w:rPr>
        <w:t>ALL_ITEMS</w:t>
      </w:r>
      <w:r w:rsidRPr="009D73DE">
        <w:rPr>
          <w:rFonts w:ascii="Consolas" w:hAnsi="Consolas"/>
          <w:color w:val="000000"/>
          <w:sz w:val="21"/>
          <w:szCs w:val="21"/>
          <w:lang w:val="en-US" w:eastAsia="zh-CN"/>
        </w:rPr>
        <w:t xml:space="preserve"> = </w:t>
      </w:r>
      <w:r w:rsidRPr="009D73DE">
        <w:rPr>
          <w:rFonts w:ascii="Consolas" w:hAnsi="Consolas"/>
          <w:color w:val="0070C1"/>
          <w:sz w:val="21"/>
          <w:szCs w:val="21"/>
          <w:lang w:val="en-US" w:eastAsia="zh-CN"/>
        </w:rPr>
        <w:t>CLINICAL_ITEMS</w:t>
      </w:r>
      <w:r w:rsidRPr="009D73DE">
        <w:rPr>
          <w:rFonts w:ascii="Consolas" w:hAnsi="Consolas"/>
          <w:color w:val="000000"/>
          <w:sz w:val="21"/>
          <w:szCs w:val="21"/>
          <w:lang w:val="en-US" w:eastAsia="zh-CN"/>
        </w:rPr>
        <w:t xml:space="preserve"> + </w:t>
      </w:r>
      <w:r w:rsidRPr="009D73DE">
        <w:rPr>
          <w:rFonts w:ascii="Consolas" w:hAnsi="Consolas"/>
          <w:color w:val="0070C1"/>
          <w:sz w:val="21"/>
          <w:szCs w:val="21"/>
          <w:lang w:val="en-US" w:eastAsia="zh-CN"/>
        </w:rPr>
        <w:t>DIET_ITEMS</w:t>
      </w:r>
      <w:r w:rsidRPr="009D73DE">
        <w:rPr>
          <w:rFonts w:ascii="Consolas" w:hAnsi="Consolas"/>
          <w:color w:val="000000"/>
          <w:sz w:val="21"/>
          <w:szCs w:val="21"/>
          <w:lang w:val="en-US" w:eastAsia="zh-CN"/>
        </w:rPr>
        <w:t xml:space="preserve"> + </w:t>
      </w:r>
      <w:r w:rsidRPr="009D73DE">
        <w:rPr>
          <w:rFonts w:ascii="Consolas" w:hAnsi="Consolas"/>
          <w:color w:val="0070C1"/>
          <w:sz w:val="21"/>
          <w:szCs w:val="21"/>
          <w:lang w:val="en-US" w:eastAsia="zh-CN"/>
        </w:rPr>
        <w:t>INTERACTION_ITEMS</w:t>
      </w:r>
      <w:r w:rsidRPr="009D73DE">
        <w:rPr>
          <w:rFonts w:ascii="Consolas" w:hAnsi="Consolas"/>
          <w:color w:val="000000"/>
          <w:sz w:val="21"/>
          <w:szCs w:val="21"/>
          <w:lang w:val="en-US" w:eastAsia="zh-CN"/>
        </w:rPr>
        <w:t xml:space="preserve"> + </w:t>
      </w:r>
      <w:r w:rsidRPr="009D73DE">
        <w:rPr>
          <w:rFonts w:ascii="Consolas" w:hAnsi="Consolas"/>
          <w:color w:val="0070C1"/>
          <w:sz w:val="21"/>
          <w:szCs w:val="21"/>
          <w:lang w:val="en-US" w:eastAsia="zh-CN"/>
        </w:rPr>
        <w:t>DISEASE_ITEMS</w:t>
      </w:r>
    </w:p>
    <w:p w14:paraId="5018EE2E" w14:textId="70378A38" w:rsidR="008A2F07" w:rsidRDefault="008A2F07" w:rsidP="00C353FC">
      <w:pPr>
        <w:spacing w:line="276" w:lineRule="auto"/>
        <w:rPr>
          <w:b/>
          <w:bCs/>
        </w:rPr>
      </w:pPr>
      <w:r w:rsidRPr="008A2F07">
        <w:rPr>
          <w:b/>
          <w:bCs/>
        </w:rPr>
        <w:t>Chuyển đổi sang transaction matrix</w:t>
      </w:r>
    </w:p>
    <w:p w14:paraId="22CF708B" w14:textId="11E2B3D6" w:rsidR="008A2F07" w:rsidRDefault="00570921" w:rsidP="00C353FC">
      <w:pPr>
        <w:spacing w:line="276" w:lineRule="auto"/>
        <w:ind w:firstLine="720"/>
        <w:jc w:val="both"/>
      </w:pPr>
      <w:r>
        <w:t>Ta chuyển sang dạng Boolean matrix bằng cách: chỉ giữ lại các item cần thiết, thay thế missing bằng 0, chuyên sang boolean, loại bỏ các transaction quá ít thông tin.</w:t>
      </w:r>
    </w:p>
    <w:p w14:paraId="521E38C1" w14:textId="77777777" w:rsidR="00CE42AD" w:rsidRDefault="00CE42AD" w:rsidP="00C353FC">
      <w:pPr>
        <w:spacing w:line="276" w:lineRule="auto"/>
        <w:ind w:firstLine="720"/>
        <w:jc w:val="both"/>
      </w:pPr>
    </w:p>
    <w:p w14:paraId="3CCAD588" w14:textId="77777777" w:rsidR="00CE42AD" w:rsidRPr="00FD60E4" w:rsidRDefault="00CE42AD" w:rsidP="00C353FC">
      <w:pPr>
        <w:spacing w:line="276" w:lineRule="auto"/>
        <w:ind w:firstLine="720"/>
        <w:jc w:val="both"/>
      </w:pPr>
    </w:p>
    <w:tbl>
      <w:tblPr>
        <w:tblStyle w:val="TableGrid"/>
        <w:tblW w:w="9359" w:type="dxa"/>
        <w:tblLook w:val="04A0" w:firstRow="1" w:lastRow="0" w:firstColumn="1" w:lastColumn="0" w:noHBand="0" w:noVBand="1"/>
      </w:tblPr>
      <w:tblGrid>
        <w:gridCol w:w="2219"/>
        <w:gridCol w:w="2352"/>
        <w:gridCol w:w="1358"/>
        <w:gridCol w:w="3430"/>
      </w:tblGrid>
      <w:tr w:rsidR="007D588A" w:rsidRPr="007D588A" w14:paraId="107F1ACE" w14:textId="77777777" w:rsidTr="00FD60E4">
        <w:trPr>
          <w:trHeight w:val="297"/>
        </w:trPr>
        <w:tc>
          <w:tcPr>
            <w:tcW w:w="0" w:type="auto"/>
            <w:hideMark/>
          </w:tcPr>
          <w:p w14:paraId="5DD1016A" w14:textId="77777777" w:rsidR="007D588A" w:rsidRPr="007D588A" w:rsidRDefault="007D588A" w:rsidP="00C353FC">
            <w:pPr>
              <w:jc w:val="center"/>
              <w:rPr>
                <w:b/>
                <w:bCs/>
                <w:lang w:val="en-US" w:eastAsia="zh-CN"/>
              </w:rPr>
            </w:pPr>
            <w:r w:rsidRPr="007D588A">
              <w:rPr>
                <w:b/>
                <w:bCs/>
                <w:lang w:val="en-US" w:eastAsia="zh-CN"/>
              </w:rPr>
              <w:t>Tập dữ liệu</w:t>
            </w:r>
          </w:p>
        </w:tc>
        <w:tc>
          <w:tcPr>
            <w:tcW w:w="0" w:type="auto"/>
            <w:hideMark/>
          </w:tcPr>
          <w:p w14:paraId="36301C6B" w14:textId="77777777" w:rsidR="007D588A" w:rsidRPr="007D588A" w:rsidRDefault="007D588A" w:rsidP="00C353FC">
            <w:pPr>
              <w:jc w:val="right"/>
              <w:rPr>
                <w:b/>
                <w:bCs/>
                <w:lang w:val="en-US" w:eastAsia="zh-CN"/>
              </w:rPr>
            </w:pPr>
            <w:r w:rsidRPr="007D588A">
              <w:rPr>
                <w:b/>
                <w:bCs/>
                <w:lang w:val="en-US" w:eastAsia="zh-CN"/>
              </w:rPr>
              <w:t>Số transaction</w:t>
            </w:r>
          </w:p>
        </w:tc>
        <w:tc>
          <w:tcPr>
            <w:tcW w:w="0" w:type="auto"/>
            <w:hideMark/>
          </w:tcPr>
          <w:p w14:paraId="6EBF17B3" w14:textId="77777777" w:rsidR="007D588A" w:rsidRPr="007D588A" w:rsidRDefault="007D588A" w:rsidP="00C353FC">
            <w:pPr>
              <w:jc w:val="right"/>
              <w:rPr>
                <w:b/>
                <w:bCs/>
                <w:lang w:val="en-US" w:eastAsia="zh-CN"/>
              </w:rPr>
            </w:pPr>
            <w:r w:rsidRPr="007D588A">
              <w:rPr>
                <w:b/>
                <w:bCs/>
                <w:lang w:val="en-US" w:eastAsia="zh-CN"/>
              </w:rPr>
              <w:t>Số item</w:t>
            </w:r>
          </w:p>
        </w:tc>
        <w:tc>
          <w:tcPr>
            <w:tcW w:w="0" w:type="auto"/>
            <w:hideMark/>
          </w:tcPr>
          <w:p w14:paraId="33FD1E45" w14:textId="77777777" w:rsidR="007D588A" w:rsidRPr="007D588A" w:rsidRDefault="007D588A" w:rsidP="00C353FC">
            <w:pPr>
              <w:jc w:val="right"/>
              <w:rPr>
                <w:b/>
                <w:bCs/>
                <w:lang w:val="en-US" w:eastAsia="zh-CN"/>
              </w:rPr>
            </w:pPr>
            <w:r w:rsidRPr="007D588A">
              <w:rPr>
                <w:b/>
                <w:bCs/>
                <w:lang w:val="en-US" w:eastAsia="zh-CN"/>
              </w:rPr>
              <w:t>Tỷ lệ True trung bình</w:t>
            </w:r>
          </w:p>
        </w:tc>
      </w:tr>
      <w:tr w:rsidR="007D588A" w:rsidRPr="007D588A" w14:paraId="14928AD0" w14:textId="77777777" w:rsidTr="00FD60E4">
        <w:trPr>
          <w:trHeight w:val="285"/>
        </w:trPr>
        <w:tc>
          <w:tcPr>
            <w:tcW w:w="0" w:type="auto"/>
            <w:hideMark/>
          </w:tcPr>
          <w:p w14:paraId="77340D3A" w14:textId="77777777" w:rsidR="007D588A" w:rsidRPr="007D588A" w:rsidRDefault="007D588A" w:rsidP="00C353FC">
            <w:pPr>
              <w:rPr>
                <w:lang w:val="en-US" w:eastAsia="zh-CN"/>
              </w:rPr>
            </w:pPr>
            <w:r w:rsidRPr="007D588A">
              <w:rPr>
                <w:lang w:val="en-US" w:eastAsia="zh-CN"/>
              </w:rPr>
              <w:t>Tổng thể</w:t>
            </w:r>
          </w:p>
        </w:tc>
        <w:tc>
          <w:tcPr>
            <w:tcW w:w="0" w:type="auto"/>
            <w:hideMark/>
          </w:tcPr>
          <w:p w14:paraId="22EC5359" w14:textId="77777777" w:rsidR="007D588A" w:rsidRPr="007D588A" w:rsidRDefault="007D588A" w:rsidP="00C353FC">
            <w:pPr>
              <w:jc w:val="right"/>
              <w:rPr>
                <w:lang w:val="en-US" w:eastAsia="zh-CN"/>
              </w:rPr>
            </w:pPr>
            <w:r w:rsidRPr="007D588A">
              <w:rPr>
                <w:lang w:val="en-US" w:eastAsia="zh-CN"/>
              </w:rPr>
              <w:t>5,131</w:t>
            </w:r>
          </w:p>
        </w:tc>
        <w:tc>
          <w:tcPr>
            <w:tcW w:w="0" w:type="auto"/>
            <w:hideMark/>
          </w:tcPr>
          <w:p w14:paraId="5F4638C0" w14:textId="77777777" w:rsidR="007D588A" w:rsidRPr="007D588A" w:rsidRDefault="007D588A" w:rsidP="00C353FC">
            <w:pPr>
              <w:jc w:val="right"/>
              <w:rPr>
                <w:lang w:val="en-US" w:eastAsia="zh-CN"/>
              </w:rPr>
            </w:pPr>
            <w:r w:rsidRPr="007D588A">
              <w:rPr>
                <w:lang w:val="en-US" w:eastAsia="zh-CN"/>
              </w:rPr>
              <w:t>29</w:t>
            </w:r>
          </w:p>
        </w:tc>
        <w:tc>
          <w:tcPr>
            <w:tcW w:w="0" w:type="auto"/>
            <w:hideMark/>
          </w:tcPr>
          <w:p w14:paraId="23FBF92A" w14:textId="77777777" w:rsidR="007D588A" w:rsidRPr="007D588A" w:rsidRDefault="007D588A" w:rsidP="00C353FC">
            <w:pPr>
              <w:jc w:val="right"/>
              <w:rPr>
                <w:lang w:val="en-US" w:eastAsia="zh-CN"/>
              </w:rPr>
            </w:pPr>
            <w:r w:rsidRPr="007D588A">
              <w:rPr>
                <w:lang w:val="en-US" w:eastAsia="zh-CN"/>
              </w:rPr>
              <w:t>0.219</w:t>
            </w:r>
          </w:p>
        </w:tc>
      </w:tr>
      <w:tr w:rsidR="007D588A" w:rsidRPr="007D588A" w14:paraId="76BFA93B" w14:textId="77777777" w:rsidTr="00FD60E4">
        <w:trPr>
          <w:trHeight w:val="297"/>
        </w:trPr>
        <w:tc>
          <w:tcPr>
            <w:tcW w:w="0" w:type="auto"/>
            <w:hideMark/>
          </w:tcPr>
          <w:p w14:paraId="54E41D23" w14:textId="77777777" w:rsidR="007D588A" w:rsidRPr="007D588A" w:rsidRDefault="007D588A" w:rsidP="00C353FC">
            <w:pPr>
              <w:rPr>
                <w:lang w:val="en-US" w:eastAsia="zh-CN"/>
              </w:rPr>
            </w:pPr>
            <w:r w:rsidRPr="007D588A">
              <w:rPr>
                <w:lang w:val="en-US" w:eastAsia="zh-CN"/>
              </w:rPr>
              <w:t>Bệnh nhân</w:t>
            </w:r>
          </w:p>
        </w:tc>
        <w:tc>
          <w:tcPr>
            <w:tcW w:w="0" w:type="auto"/>
            <w:hideMark/>
          </w:tcPr>
          <w:p w14:paraId="4E3E9DCF" w14:textId="77777777" w:rsidR="007D588A" w:rsidRPr="007D588A" w:rsidRDefault="007D588A" w:rsidP="00C353FC">
            <w:pPr>
              <w:jc w:val="right"/>
              <w:rPr>
                <w:lang w:val="en-US" w:eastAsia="zh-CN"/>
              </w:rPr>
            </w:pPr>
            <w:r w:rsidRPr="007D588A">
              <w:rPr>
                <w:lang w:val="en-US" w:eastAsia="zh-CN"/>
              </w:rPr>
              <w:t>2,350</w:t>
            </w:r>
          </w:p>
        </w:tc>
        <w:tc>
          <w:tcPr>
            <w:tcW w:w="0" w:type="auto"/>
            <w:hideMark/>
          </w:tcPr>
          <w:p w14:paraId="5338DCB9" w14:textId="77777777" w:rsidR="007D588A" w:rsidRPr="007D588A" w:rsidRDefault="007D588A" w:rsidP="00C353FC">
            <w:pPr>
              <w:jc w:val="right"/>
              <w:rPr>
                <w:lang w:val="en-US" w:eastAsia="zh-CN"/>
              </w:rPr>
            </w:pPr>
            <w:r w:rsidRPr="007D588A">
              <w:rPr>
                <w:lang w:val="en-US" w:eastAsia="zh-CN"/>
              </w:rPr>
              <w:t>29</w:t>
            </w:r>
          </w:p>
        </w:tc>
        <w:tc>
          <w:tcPr>
            <w:tcW w:w="0" w:type="auto"/>
            <w:hideMark/>
          </w:tcPr>
          <w:p w14:paraId="47788CD5" w14:textId="77777777" w:rsidR="007D588A" w:rsidRPr="007D588A" w:rsidRDefault="007D588A" w:rsidP="00C353FC">
            <w:pPr>
              <w:jc w:val="right"/>
              <w:rPr>
                <w:lang w:val="en-US" w:eastAsia="zh-CN"/>
              </w:rPr>
            </w:pPr>
            <w:r w:rsidRPr="007D588A">
              <w:rPr>
                <w:lang w:val="en-US" w:eastAsia="zh-CN"/>
              </w:rPr>
              <w:t>0.275</w:t>
            </w:r>
          </w:p>
        </w:tc>
      </w:tr>
      <w:tr w:rsidR="007D588A" w:rsidRPr="007D588A" w14:paraId="19439D0B" w14:textId="77777777" w:rsidTr="00FD60E4">
        <w:trPr>
          <w:trHeight w:val="297"/>
        </w:trPr>
        <w:tc>
          <w:tcPr>
            <w:tcW w:w="0" w:type="auto"/>
            <w:hideMark/>
          </w:tcPr>
          <w:p w14:paraId="31CC452E" w14:textId="77777777" w:rsidR="007D588A" w:rsidRPr="007D588A" w:rsidRDefault="007D588A" w:rsidP="00C353FC">
            <w:pPr>
              <w:rPr>
                <w:lang w:val="en-US" w:eastAsia="zh-CN"/>
              </w:rPr>
            </w:pPr>
            <w:r w:rsidRPr="007D588A">
              <w:rPr>
                <w:lang w:val="en-US" w:eastAsia="zh-CN"/>
              </w:rPr>
              <w:t>Khỏe mạnh</w:t>
            </w:r>
          </w:p>
        </w:tc>
        <w:tc>
          <w:tcPr>
            <w:tcW w:w="0" w:type="auto"/>
            <w:hideMark/>
          </w:tcPr>
          <w:p w14:paraId="0486BC39" w14:textId="77777777" w:rsidR="007D588A" w:rsidRPr="007D588A" w:rsidRDefault="007D588A" w:rsidP="00C353FC">
            <w:pPr>
              <w:jc w:val="right"/>
              <w:rPr>
                <w:lang w:val="en-US" w:eastAsia="zh-CN"/>
              </w:rPr>
            </w:pPr>
            <w:r w:rsidRPr="007D588A">
              <w:rPr>
                <w:lang w:val="en-US" w:eastAsia="zh-CN"/>
              </w:rPr>
              <w:t>2,514</w:t>
            </w:r>
          </w:p>
        </w:tc>
        <w:tc>
          <w:tcPr>
            <w:tcW w:w="0" w:type="auto"/>
            <w:hideMark/>
          </w:tcPr>
          <w:p w14:paraId="3FEF8743" w14:textId="77777777" w:rsidR="007D588A" w:rsidRPr="007D588A" w:rsidRDefault="007D588A" w:rsidP="00C353FC">
            <w:pPr>
              <w:jc w:val="right"/>
              <w:rPr>
                <w:lang w:val="en-US" w:eastAsia="zh-CN"/>
              </w:rPr>
            </w:pPr>
            <w:r w:rsidRPr="007D588A">
              <w:rPr>
                <w:lang w:val="en-US" w:eastAsia="zh-CN"/>
              </w:rPr>
              <w:t>29</w:t>
            </w:r>
          </w:p>
        </w:tc>
        <w:tc>
          <w:tcPr>
            <w:tcW w:w="0" w:type="auto"/>
            <w:hideMark/>
          </w:tcPr>
          <w:p w14:paraId="6324E3CA" w14:textId="77777777" w:rsidR="007D588A" w:rsidRPr="007D588A" w:rsidRDefault="007D588A" w:rsidP="00C353FC">
            <w:pPr>
              <w:jc w:val="right"/>
              <w:rPr>
                <w:lang w:val="en-US" w:eastAsia="zh-CN"/>
              </w:rPr>
            </w:pPr>
            <w:r w:rsidRPr="007D588A">
              <w:rPr>
                <w:lang w:val="en-US" w:eastAsia="zh-CN"/>
              </w:rPr>
              <w:t>0.160</w:t>
            </w:r>
          </w:p>
        </w:tc>
      </w:tr>
      <w:tr w:rsidR="007D588A" w:rsidRPr="007D588A" w14:paraId="335A8C22" w14:textId="77777777" w:rsidTr="00FD60E4">
        <w:trPr>
          <w:trHeight w:val="297"/>
        </w:trPr>
        <w:tc>
          <w:tcPr>
            <w:tcW w:w="0" w:type="auto"/>
            <w:hideMark/>
          </w:tcPr>
          <w:p w14:paraId="51EC6E9C" w14:textId="77777777" w:rsidR="007D588A" w:rsidRPr="007D588A" w:rsidRDefault="007D588A" w:rsidP="00C353FC">
            <w:pPr>
              <w:rPr>
                <w:lang w:val="en-US" w:eastAsia="zh-CN"/>
              </w:rPr>
            </w:pPr>
            <w:r w:rsidRPr="007D588A">
              <w:rPr>
                <w:lang w:val="en-US" w:eastAsia="zh-CN"/>
              </w:rPr>
              <w:t>Rủi ro tiềm ẩn</w:t>
            </w:r>
          </w:p>
        </w:tc>
        <w:tc>
          <w:tcPr>
            <w:tcW w:w="0" w:type="auto"/>
            <w:hideMark/>
          </w:tcPr>
          <w:p w14:paraId="765C38AD" w14:textId="77777777" w:rsidR="007D588A" w:rsidRPr="007D588A" w:rsidRDefault="007D588A" w:rsidP="00C353FC">
            <w:pPr>
              <w:jc w:val="right"/>
              <w:rPr>
                <w:lang w:val="en-US" w:eastAsia="zh-CN"/>
              </w:rPr>
            </w:pPr>
            <w:r w:rsidRPr="007D588A">
              <w:rPr>
                <w:lang w:val="en-US" w:eastAsia="zh-CN"/>
              </w:rPr>
              <w:t>267</w:t>
            </w:r>
          </w:p>
        </w:tc>
        <w:tc>
          <w:tcPr>
            <w:tcW w:w="0" w:type="auto"/>
            <w:hideMark/>
          </w:tcPr>
          <w:p w14:paraId="4AF7352A" w14:textId="77777777" w:rsidR="007D588A" w:rsidRPr="007D588A" w:rsidRDefault="007D588A" w:rsidP="00C353FC">
            <w:pPr>
              <w:jc w:val="right"/>
              <w:rPr>
                <w:lang w:val="en-US" w:eastAsia="zh-CN"/>
              </w:rPr>
            </w:pPr>
            <w:r w:rsidRPr="007D588A">
              <w:rPr>
                <w:lang w:val="en-US" w:eastAsia="zh-CN"/>
              </w:rPr>
              <w:t>29</w:t>
            </w:r>
          </w:p>
        </w:tc>
        <w:tc>
          <w:tcPr>
            <w:tcW w:w="0" w:type="auto"/>
            <w:hideMark/>
          </w:tcPr>
          <w:p w14:paraId="08BF70E4" w14:textId="77777777" w:rsidR="007D588A" w:rsidRPr="007D588A" w:rsidRDefault="007D588A" w:rsidP="00C353FC">
            <w:pPr>
              <w:keepNext/>
              <w:jc w:val="right"/>
              <w:rPr>
                <w:lang w:val="en-US" w:eastAsia="zh-CN"/>
              </w:rPr>
            </w:pPr>
            <w:r w:rsidRPr="007D588A">
              <w:rPr>
                <w:lang w:val="en-US" w:eastAsia="zh-CN"/>
              </w:rPr>
              <w:t>0.273</w:t>
            </w:r>
          </w:p>
        </w:tc>
      </w:tr>
    </w:tbl>
    <w:p w14:paraId="36C6C3C9" w14:textId="10F87D72" w:rsidR="008A2F07" w:rsidRPr="00FD60E4" w:rsidRDefault="00FD60E4" w:rsidP="00C353FC">
      <w:pPr>
        <w:pStyle w:val="Caption"/>
        <w:jc w:val="center"/>
        <w:rPr>
          <w:color w:val="000000" w:themeColor="text1"/>
          <w:sz w:val="26"/>
          <w:szCs w:val="26"/>
        </w:rPr>
      </w:pPr>
      <w:bookmarkStart w:id="100" w:name="_Toc230329676"/>
      <w:r w:rsidRPr="00FD60E4">
        <w:rPr>
          <w:color w:val="000000" w:themeColor="text1"/>
          <w:sz w:val="26"/>
          <w:szCs w:val="26"/>
        </w:rPr>
        <w:t>Bảng</w:t>
      </w:r>
      <w:r w:rsidR="00F8706E" w:rsidRPr="00FD60E4">
        <w:rPr>
          <w:color w:val="000000" w:themeColor="text1"/>
          <w:sz w:val="26"/>
          <w:szCs w:val="26"/>
        </w:rPr>
        <w:t xml:space="preserve"> </w:t>
      </w:r>
      <w:r w:rsidR="00F8706E" w:rsidRPr="00FD60E4">
        <w:rPr>
          <w:color w:val="000000" w:themeColor="text1"/>
          <w:sz w:val="26"/>
          <w:szCs w:val="26"/>
        </w:rPr>
        <w:fldChar w:fldCharType="begin"/>
      </w:r>
      <w:r w:rsidR="00F8706E" w:rsidRPr="00FD60E4">
        <w:rPr>
          <w:color w:val="000000" w:themeColor="text1"/>
          <w:sz w:val="26"/>
          <w:szCs w:val="26"/>
        </w:rPr>
        <w:instrText xml:space="preserve"> SEQ Table \* ARABIC </w:instrText>
      </w:r>
      <w:r w:rsidR="00F8706E" w:rsidRPr="00FD60E4">
        <w:rPr>
          <w:color w:val="000000" w:themeColor="text1"/>
          <w:sz w:val="26"/>
          <w:szCs w:val="26"/>
        </w:rPr>
        <w:fldChar w:fldCharType="separate"/>
      </w:r>
      <w:r w:rsidR="00F8706E" w:rsidRPr="00FD60E4">
        <w:rPr>
          <w:noProof/>
          <w:color w:val="000000" w:themeColor="text1"/>
          <w:sz w:val="26"/>
          <w:szCs w:val="26"/>
        </w:rPr>
        <w:t>19</w:t>
      </w:r>
      <w:r w:rsidR="00F8706E" w:rsidRPr="00FD60E4">
        <w:rPr>
          <w:color w:val="000000" w:themeColor="text1"/>
          <w:sz w:val="26"/>
          <w:szCs w:val="26"/>
        </w:rPr>
        <w:fldChar w:fldCharType="end"/>
      </w:r>
      <w:r w:rsidRPr="00FD60E4">
        <w:rPr>
          <w:color w:val="000000" w:themeColor="text1"/>
          <w:sz w:val="26"/>
          <w:szCs w:val="26"/>
        </w:rPr>
        <w:t xml:space="preserve">: Kết quả </w:t>
      </w:r>
      <w:r w:rsidRPr="00FD60E4">
        <w:rPr>
          <w:color w:val="000000" w:themeColor="text1"/>
          <w:sz w:val="26"/>
          <w:szCs w:val="26"/>
          <w:lang w:val="en-US"/>
        </w:rPr>
        <w:t>transaction matrix</w:t>
      </w:r>
      <w:bookmarkEnd w:id="100"/>
    </w:p>
    <w:p w14:paraId="515C4605" w14:textId="01B59535" w:rsidR="009A7D81" w:rsidRPr="004026B3" w:rsidRDefault="009A7D81" w:rsidP="00C353FC">
      <w:pPr>
        <w:pStyle w:val="Heading4"/>
        <w:rPr>
          <w:b w:val="0"/>
        </w:rPr>
      </w:pPr>
      <w:r w:rsidRPr="004026B3">
        <w:t>3.</w:t>
      </w:r>
      <w:r w:rsidR="0020584F">
        <w:t>5.1.</w:t>
      </w:r>
      <w:r w:rsidR="001C2F38">
        <w:t>4</w:t>
      </w:r>
      <w:r w:rsidR="0020584F">
        <w:t xml:space="preserve">. </w:t>
      </w:r>
      <w:r w:rsidR="0020584F" w:rsidRPr="0020584F">
        <w:rPr>
          <w:b w:val="0"/>
        </w:rPr>
        <w:t>Khai phá luật kết hợp bằng Apriori và FP-Growth</w:t>
      </w:r>
    </w:p>
    <w:p w14:paraId="0190D7FD" w14:textId="339D2A8A" w:rsidR="0020584F" w:rsidRDefault="003E3E25" w:rsidP="00C353FC">
      <w:r w:rsidRPr="003E3E25">
        <w:rPr>
          <w:b/>
        </w:rPr>
        <w:t xml:space="preserve">a. </w:t>
      </w:r>
      <w:r w:rsidRPr="003E3E25">
        <w:t>Phân tích Support của từng Item</w:t>
      </w:r>
    </w:p>
    <w:p w14:paraId="6A01417C" w14:textId="77777777" w:rsidR="00FD60D0" w:rsidRDefault="00FD60D0" w:rsidP="00C353FC">
      <w:pPr>
        <w:spacing w:line="276" w:lineRule="auto"/>
      </w:pPr>
      <w:r w:rsidRPr="00FD60D0">
        <w:t>Trước khi tiến hành khai phá luật kết hợp, nhóm thực hiện phân tích độ phổ biến (support) của từng item nhằm lựa chọn ngưỡng min_support phù hợp cho thuật toán Apriori và FP-Growth.</w:t>
      </w:r>
    </w:p>
    <w:p w14:paraId="031678C0" w14:textId="105362C8" w:rsidR="00FD60D0" w:rsidRDefault="00FD60D0" w:rsidP="00C353FC">
      <w:pPr>
        <w:spacing w:line="276" w:lineRule="auto"/>
      </w:pPr>
      <w:r w:rsidRPr="00FD60D0">
        <w:lastRenderedPageBreak/>
        <w:t>Support được định nghĩa là tỷ lệ transaction chứa item hoặc itemset đó:</w:t>
      </w:r>
    </w:p>
    <w:p w14:paraId="582BB161" w14:textId="77777777" w:rsidR="004A369E" w:rsidRDefault="004A369E" w:rsidP="00C353FC">
      <w:pPr>
        <w:spacing w:line="276" w:lineRule="auto"/>
      </w:pPr>
    </w:p>
    <w:p w14:paraId="49EC1259" w14:textId="486A5746" w:rsidR="00FD60D0" w:rsidRDefault="004A369E" w:rsidP="00C353FC">
      <w:pPr>
        <w:spacing w:line="276" w:lineRule="auto"/>
        <w:rPr>
          <w:lang w:val="en-US"/>
        </w:rPr>
      </w:pPr>
      <m:oMathPara>
        <m:oMath>
          <m:r>
            <w:rPr>
              <w:rFonts w:ascii="Cambria Math" w:hAnsi="Cambria Math"/>
              <w:lang w:val="en-US"/>
            </w:rPr>
            <m:t>Support</m:t>
          </m:r>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Số transaction chứa X</m:t>
              </m:r>
            </m:num>
            <m:den>
              <m:r>
                <w:rPr>
                  <w:rFonts w:ascii="Cambria Math" w:hAnsi="Cambria Math"/>
                  <w:lang w:val="en-US"/>
                </w:rPr>
                <m:t>Tổng số transaction</m:t>
              </m:r>
            </m:den>
          </m:f>
        </m:oMath>
      </m:oMathPara>
    </w:p>
    <w:p w14:paraId="4861BC44" w14:textId="77777777" w:rsidR="00D34923" w:rsidRDefault="00713FFB" w:rsidP="00C353FC">
      <w:pPr>
        <w:keepNext/>
        <w:spacing w:line="276" w:lineRule="auto"/>
      </w:pPr>
      <w:r w:rsidRPr="00713FFB">
        <w:rPr>
          <w:noProof/>
          <w:lang w:val="en-US"/>
        </w:rPr>
        <w:drawing>
          <wp:inline distT="0" distB="0" distL="0" distR="0" wp14:anchorId="6E7D34D6" wp14:editId="6596EA00">
            <wp:extent cx="5762878" cy="2796540"/>
            <wp:effectExtent l="0" t="0" r="9525" b="3810"/>
            <wp:docPr id="123051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11028" name=""/>
                    <pic:cNvPicPr/>
                  </pic:nvPicPr>
                  <pic:blipFill>
                    <a:blip r:embed="rId73"/>
                    <a:stretch>
                      <a:fillRect/>
                    </a:stretch>
                  </pic:blipFill>
                  <pic:spPr>
                    <a:xfrm>
                      <a:off x="0" y="0"/>
                      <a:ext cx="5778675" cy="2804206"/>
                    </a:xfrm>
                    <a:prstGeom prst="rect">
                      <a:avLst/>
                    </a:prstGeom>
                  </pic:spPr>
                </pic:pic>
              </a:graphicData>
            </a:graphic>
          </wp:inline>
        </w:drawing>
      </w:r>
    </w:p>
    <w:p w14:paraId="52A3AE13" w14:textId="0A1DB3D2" w:rsidR="009A7D81" w:rsidRPr="002C4583" w:rsidRDefault="00D34923" w:rsidP="00C353FC">
      <w:pPr>
        <w:pStyle w:val="Caption"/>
        <w:jc w:val="center"/>
        <w:rPr>
          <w:color w:val="000000" w:themeColor="text1"/>
          <w:sz w:val="26"/>
          <w:szCs w:val="26"/>
          <w:lang w:val="en-US"/>
        </w:rPr>
      </w:pPr>
      <w:bookmarkStart w:id="101" w:name="_Toc230335498"/>
      <w:r w:rsidRPr="004E6E61">
        <w:rPr>
          <w:color w:val="000000" w:themeColor="text1"/>
          <w:sz w:val="26"/>
          <w:szCs w:val="26"/>
        </w:rPr>
        <w:t xml:space="preserve">Hình </w:t>
      </w:r>
      <w:r w:rsidRPr="004E6E61">
        <w:rPr>
          <w:color w:val="000000" w:themeColor="text1"/>
          <w:sz w:val="26"/>
          <w:szCs w:val="26"/>
        </w:rPr>
        <w:fldChar w:fldCharType="begin"/>
      </w:r>
      <w:r w:rsidRPr="004E6E61">
        <w:rPr>
          <w:color w:val="000000" w:themeColor="text1"/>
          <w:sz w:val="26"/>
          <w:szCs w:val="26"/>
        </w:rPr>
        <w:instrText xml:space="preserve"> SEQ Figure \* ARABIC </w:instrText>
      </w:r>
      <w:r w:rsidRPr="004E6E61">
        <w:rPr>
          <w:color w:val="000000" w:themeColor="text1"/>
          <w:sz w:val="26"/>
          <w:szCs w:val="26"/>
        </w:rPr>
        <w:fldChar w:fldCharType="separate"/>
      </w:r>
      <w:r w:rsidRPr="004E6E61">
        <w:rPr>
          <w:noProof/>
          <w:color w:val="000000" w:themeColor="text1"/>
          <w:sz w:val="26"/>
          <w:szCs w:val="26"/>
        </w:rPr>
        <w:t>42</w:t>
      </w:r>
      <w:r w:rsidRPr="004E6E61">
        <w:rPr>
          <w:color w:val="000000" w:themeColor="text1"/>
          <w:sz w:val="26"/>
          <w:szCs w:val="26"/>
        </w:rPr>
        <w:fldChar w:fldCharType="end"/>
      </w:r>
      <w:r w:rsidRPr="004E6E61">
        <w:rPr>
          <w:color w:val="000000" w:themeColor="text1"/>
          <w:sz w:val="26"/>
          <w:szCs w:val="26"/>
        </w:rPr>
        <w:t>: Support của từng item</w:t>
      </w:r>
      <w:r w:rsidR="004E6E61" w:rsidRPr="004E6E61">
        <w:rPr>
          <w:color w:val="000000" w:themeColor="text1"/>
          <w:sz w:val="26"/>
          <w:szCs w:val="26"/>
        </w:rPr>
        <w:t xml:space="preserve"> trong tập ARM tổng thể</w:t>
      </w:r>
      <w:bookmarkEnd w:id="101"/>
    </w:p>
    <w:p w14:paraId="57760EA9" w14:textId="287FB738" w:rsidR="0025349C" w:rsidRDefault="0025349C" w:rsidP="00C353FC">
      <w:pPr>
        <w:spacing w:line="276" w:lineRule="auto"/>
        <w:jc w:val="both"/>
      </w:pPr>
      <w:r w:rsidRPr="0025349C">
        <w:t>Các item có support cao nhất chủ yếu thuộc nhóm đặc trưng lâm sàng và nhân khẩu học</w:t>
      </w:r>
      <w:r w:rsidR="00287FB3">
        <w:t xml:space="preserve">. Điều này cho thấy </w:t>
      </w:r>
      <w:r w:rsidR="00287FB3" w:rsidRPr="00287FB3">
        <w:t>các yếu tố nguy cơ chuyển hóa và tim mạch xuất hiện với tần suất cao trong dữ liệu NHANES.</w:t>
      </w:r>
      <w:r w:rsidR="00DA3C73">
        <w:t xml:space="preserve"> </w:t>
      </w:r>
      <w:r w:rsidR="00DA3C73" w:rsidRPr="00DA3C73">
        <w:t>Ngược lại, một số bệnh lý và hành vi dinh dưỡng cực đoan có support thấp hơn</w:t>
      </w:r>
      <w:r w:rsidR="00DA3C73">
        <w:t xml:space="preserve">. </w:t>
      </w:r>
      <w:r w:rsidR="00DA3C73" w:rsidRPr="00DA3C73">
        <w:t>Các item này tuy hiếm nhưng vẫn có ý nghĩa lâm sàng quan trọng. Do đó, nếu chọn min_support quá cao, các luật liên quan đến bệnh hiếm sẽ bị loại bỏ.</w:t>
      </w:r>
    </w:p>
    <w:p w14:paraId="47448204" w14:textId="77777777" w:rsidR="00245E02" w:rsidRPr="00245E02" w:rsidRDefault="00245E02" w:rsidP="00C353FC">
      <w:pPr>
        <w:spacing w:line="276" w:lineRule="auto"/>
        <w:jc w:val="both"/>
        <w:rPr>
          <w:lang w:val="en-US"/>
        </w:rPr>
      </w:pPr>
      <w:r w:rsidRPr="00245E02">
        <w:rPr>
          <w:lang w:val="en-US"/>
        </w:rPr>
        <w:t>Từ kết quả trên, nhóm lựa chọn:</w:t>
      </w:r>
    </w:p>
    <w:p w14:paraId="2A3C9B3C" w14:textId="48369138" w:rsidR="00245E02" w:rsidRPr="00245E02" w:rsidRDefault="00245E02" w:rsidP="00C353FC">
      <w:pPr>
        <w:pStyle w:val="ListParagraph"/>
        <w:numPr>
          <w:ilvl w:val="0"/>
          <w:numId w:val="7"/>
        </w:numPr>
        <w:spacing w:line="276" w:lineRule="auto"/>
        <w:ind w:left="0"/>
        <w:jc w:val="both"/>
        <w:rPr>
          <w:lang w:val="en-US"/>
        </w:rPr>
      </w:pPr>
      <w:r w:rsidRPr="00245E02">
        <w:rPr>
          <w:lang w:val="en-US"/>
        </w:rPr>
        <w:t xml:space="preserve">min_support ≈ 0.03 – 0.05 cho dữ liệu y tế tổng quát; </w:t>
      </w:r>
    </w:p>
    <w:p w14:paraId="721C2715" w14:textId="40C57319" w:rsidR="00245E02" w:rsidRPr="00245E02" w:rsidRDefault="00245E02" w:rsidP="00C353FC">
      <w:pPr>
        <w:pStyle w:val="ListParagraph"/>
        <w:numPr>
          <w:ilvl w:val="0"/>
          <w:numId w:val="7"/>
        </w:numPr>
        <w:spacing w:line="276" w:lineRule="auto"/>
        <w:ind w:left="0"/>
        <w:jc w:val="both"/>
        <w:rPr>
          <w:lang w:val="en-US"/>
        </w:rPr>
      </w:pPr>
      <w:r>
        <w:rPr>
          <w:lang w:val="en-US"/>
        </w:rPr>
        <w:t>Đ</w:t>
      </w:r>
      <w:r w:rsidRPr="00245E02">
        <w:rPr>
          <w:lang w:val="en-US"/>
        </w:rPr>
        <w:t xml:space="preserve">ồng thời áp dụng cơ chế auto-adjust để đảm bảo các bệnh hiếm vẫn được giữ lại trong quá trình khai phá luật. </w:t>
      </w:r>
    </w:p>
    <w:p w14:paraId="3D144C1C" w14:textId="77777777" w:rsidR="00245E02" w:rsidRPr="00245E02" w:rsidRDefault="00245E02" w:rsidP="00C353FC">
      <w:pPr>
        <w:spacing w:line="276" w:lineRule="auto"/>
        <w:jc w:val="both"/>
        <w:rPr>
          <w:lang w:val="en-US"/>
        </w:rPr>
      </w:pPr>
      <w:r w:rsidRPr="00245E02">
        <w:rPr>
          <w:lang w:val="en-US"/>
        </w:rPr>
        <w:t>Trong thực nghiệm, support nhỏ nhất của nhóm bệnh lý là:</w:t>
      </w:r>
    </w:p>
    <w:p w14:paraId="4EB8B533" w14:textId="77777777" w:rsidR="00245E02" w:rsidRPr="00B15AAB" w:rsidRDefault="00245E02" w:rsidP="00C353FC">
      <w:pPr>
        <w:pStyle w:val="ListParagraph"/>
        <w:numPr>
          <w:ilvl w:val="0"/>
          <w:numId w:val="7"/>
        </w:numPr>
        <w:spacing w:line="276" w:lineRule="auto"/>
        <w:ind w:left="0"/>
        <w:jc w:val="both"/>
        <w:rPr>
          <w:lang w:val="en-US"/>
        </w:rPr>
      </w:pPr>
      <w:r w:rsidRPr="00B15AAB">
        <w:rPr>
          <w:lang w:val="en-US"/>
        </w:rPr>
        <w:t xml:space="preserve">heart_failure = 0.035 </w:t>
      </w:r>
    </w:p>
    <w:p w14:paraId="1F0C3601" w14:textId="77777777" w:rsidR="00245E02" w:rsidRPr="00245E02" w:rsidRDefault="00245E02" w:rsidP="00C353FC">
      <w:pPr>
        <w:spacing w:line="276" w:lineRule="auto"/>
        <w:jc w:val="both"/>
        <w:rPr>
          <w:lang w:val="en-US"/>
        </w:rPr>
      </w:pPr>
      <w:r w:rsidRPr="00245E02">
        <w:rPr>
          <w:lang w:val="en-US"/>
        </w:rPr>
        <w:t>Do đó, hệ thống tự động điều chỉnh:</w:t>
      </w:r>
    </w:p>
    <w:p w14:paraId="32807AFD" w14:textId="77777777" w:rsidR="00245E02" w:rsidRPr="00B15AAB" w:rsidRDefault="00245E02" w:rsidP="00C353FC">
      <w:pPr>
        <w:pStyle w:val="ListParagraph"/>
        <w:numPr>
          <w:ilvl w:val="0"/>
          <w:numId w:val="7"/>
        </w:numPr>
        <w:spacing w:line="276" w:lineRule="auto"/>
        <w:ind w:left="0"/>
        <w:jc w:val="both"/>
        <w:rPr>
          <w:lang w:val="en-US"/>
        </w:rPr>
      </w:pPr>
      <w:r w:rsidRPr="00B15AAB">
        <w:rPr>
          <w:lang w:val="en-US"/>
        </w:rPr>
        <w:t xml:space="preserve">min_support = 0.018 </w:t>
      </w:r>
    </w:p>
    <w:p w14:paraId="05FAFF59" w14:textId="77777777" w:rsidR="00245E02" w:rsidRDefault="00245E02" w:rsidP="00C353FC">
      <w:pPr>
        <w:spacing w:line="276" w:lineRule="auto"/>
        <w:jc w:val="both"/>
        <w:rPr>
          <w:lang w:val="en-US"/>
        </w:rPr>
      </w:pPr>
      <w:r w:rsidRPr="00245E02">
        <w:rPr>
          <w:lang w:val="en-US"/>
        </w:rPr>
        <w:t>nhằm tránh bỏ sót các frequent itemsets liên quan đến bệnh hiếm.</w:t>
      </w:r>
    </w:p>
    <w:p w14:paraId="150795F6" w14:textId="78A26C2C" w:rsidR="00B14197" w:rsidRPr="000E7074" w:rsidRDefault="00082DA3" w:rsidP="00C353FC">
      <w:r w:rsidRPr="004026B3">
        <w:rPr>
          <w:b/>
        </w:rPr>
        <w:t>b</w:t>
      </w:r>
      <w:r w:rsidRPr="000E7074">
        <w:t>.</w:t>
      </w:r>
      <w:r w:rsidR="00B14197" w:rsidRPr="000E7074">
        <w:t xml:space="preserve"> Khai phá Frequent Itemsets bằng Apriori và FP-Growth</w:t>
      </w:r>
    </w:p>
    <w:p w14:paraId="6DD1F805" w14:textId="0BC608B8" w:rsidR="00AF4000" w:rsidRDefault="00AF4000" w:rsidP="00C353FC">
      <w:pPr>
        <w:ind w:firstLine="720"/>
        <w:jc w:val="both"/>
      </w:pPr>
      <w:r w:rsidRPr="00AF4000">
        <w:t>Sau khi xác định ngưỡng min_support phù hợp, nhóm tiến hành khai phá frequent itemsets bằng hai thuật toán trong Association Rule Mining là Apriori và FP-Growth.</w:t>
      </w:r>
    </w:p>
    <w:p w14:paraId="55901161" w14:textId="3358881A" w:rsidR="00AF4000" w:rsidRPr="002949E9" w:rsidRDefault="002949E9" w:rsidP="00C353FC">
      <w:pPr>
        <w:jc w:val="both"/>
        <w:rPr>
          <w:b/>
          <w:bCs/>
        </w:rPr>
      </w:pPr>
      <w:r>
        <w:rPr>
          <w:b/>
          <w:bCs/>
        </w:rPr>
        <w:t>1.</w:t>
      </w:r>
      <w:r w:rsidR="003338C3" w:rsidRPr="002949E9">
        <w:rPr>
          <w:b/>
          <w:bCs/>
        </w:rPr>
        <w:t>Thuật toán Apriori</w:t>
      </w:r>
    </w:p>
    <w:p w14:paraId="6A171301" w14:textId="77777777" w:rsidR="005D0280" w:rsidRDefault="005D0280" w:rsidP="00C353FC">
      <w:pPr>
        <w:ind w:firstLine="720"/>
        <w:jc w:val="both"/>
        <w:rPr>
          <w:b/>
        </w:rPr>
      </w:pPr>
      <w:r w:rsidRPr="000875C4">
        <w:rPr>
          <w:lang w:val="en-US" w:eastAsia="zh-CN"/>
        </w:rPr>
        <w:t>Apriori hoạt động dựa trên nguyên lý: nếu một itemset là frequent thì mọi tập con của nó cũng phải frequent. Thuật toán thực hiện bằng cách sinh candidate itemsets, tính support và loại bỏ các itemsets không đạt ngưỡng.</w:t>
      </w:r>
    </w:p>
    <w:p w14:paraId="7B013AF8" w14:textId="481EB296" w:rsidR="005D0280" w:rsidRPr="00FB0E90" w:rsidRDefault="005D0280" w:rsidP="00C353FC">
      <w:pPr>
        <w:ind w:firstLine="720"/>
        <w:jc w:val="both"/>
        <w:rPr>
          <w:b/>
        </w:rPr>
      </w:pPr>
      <w:r w:rsidRPr="000875C4">
        <w:rPr>
          <w:lang w:val="en-US" w:eastAsia="zh-CN"/>
        </w:rPr>
        <w:lastRenderedPageBreak/>
        <w:t>Ưu điểm của Apriori là dễ triển khai và dễ diễn giải. Tuy nhiên, thuật toán này có nhược điểm là tốc độ chậm và tốn bộ nhớ khi số lượng item lớn do phải sinh nhiều candidate itemsets.</w:t>
      </w:r>
    </w:p>
    <w:p w14:paraId="148C143C" w14:textId="21B4B470" w:rsidR="003338C3" w:rsidRPr="002949E9" w:rsidRDefault="002949E9" w:rsidP="00C353FC">
      <w:pPr>
        <w:jc w:val="both"/>
        <w:rPr>
          <w:b/>
          <w:bCs/>
        </w:rPr>
      </w:pPr>
      <w:r>
        <w:rPr>
          <w:b/>
          <w:bCs/>
        </w:rPr>
        <w:t>2.</w:t>
      </w:r>
      <w:r w:rsidR="003338C3" w:rsidRPr="002949E9">
        <w:rPr>
          <w:b/>
          <w:bCs/>
        </w:rPr>
        <w:t>Thuật toán FP-Growth</w:t>
      </w:r>
    </w:p>
    <w:p w14:paraId="2D6EA19D" w14:textId="77777777" w:rsidR="002949E9" w:rsidRDefault="002949E9" w:rsidP="00C353FC">
      <w:pPr>
        <w:ind w:firstLine="720"/>
        <w:jc w:val="both"/>
        <w:rPr>
          <w:b/>
        </w:rPr>
      </w:pPr>
      <w:r w:rsidRPr="002949E9">
        <w:rPr>
          <w:lang w:val="en-US" w:eastAsia="zh-CN"/>
        </w:rPr>
        <w:t>Để khắc phục hạn chế của Apriori, nhóm sử dụng thêm thuật toán FP-Growth. Thuật toán này sử dụng cấu trúc FP-Tree để nén transaction database và không cần sinh candidate itemsets.</w:t>
      </w:r>
    </w:p>
    <w:p w14:paraId="74358D90" w14:textId="4A4028D2" w:rsidR="002949E9" w:rsidRPr="00FB0E90" w:rsidRDefault="002949E9" w:rsidP="00C353FC">
      <w:pPr>
        <w:ind w:firstLine="720"/>
        <w:jc w:val="both"/>
        <w:rPr>
          <w:b/>
        </w:rPr>
      </w:pPr>
      <w:r w:rsidRPr="002949E9">
        <w:rPr>
          <w:lang w:val="en-US" w:eastAsia="zh-CN"/>
        </w:rPr>
        <w:t>Nhờ đó, FP-Growth có tốc độ xử lý nhanh hơn, ít tốn bộ nhớ hơn và phù hợp với dữ liệu lớn. Trong nghiên cứu này, FP-Growth được sử dụng làm thuật toán chính để khai phá frequent itemsets.</w:t>
      </w:r>
    </w:p>
    <w:p w14:paraId="05565CD8" w14:textId="78A76D3B" w:rsidR="002C0FB6" w:rsidRPr="00841A68" w:rsidRDefault="00841A68" w:rsidP="00C353FC">
      <w:pPr>
        <w:jc w:val="both"/>
        <w:rPr>
          <w:b/>
          <w:bCs/>
        </w:rPr>
      </w:pPr>
      <w:r>
        <w:rPr>
          <w:b/>
          <w:bCs/>
        </w:rPr>
        <w:t>3.</w:t>
      </w:r>
      <w:r w:rsidR="002C0FB6" w:rsidRPr="00841A68">
        <w:rPr>
          <w:b/>
          <w:bCs/>
        </w:rPr>
        <w:t>Thiết lập tham số khai phá</w:t>
      </w:r>
    </w:p>
    <w:p w14:paraId="4757AD4B" w14:textId="77777777" w:rsidR="00841A68" w:rsidRPr="00841A68" w:rsidRDefault="00841A68" w:rsidP="00C353FC">
      <w:pPr>
        <w:jc w:val="both"/>
        <w:rPr>
          <w:lang w:val="en-US"/>
        </w:rPr>
      </w:pPr>
      <w:r w:rsidRPr="00841A68">
        <w:rPr>
          <w:lang w:val="en-US"/>
        </w:rPr>
        <w:t>Nhóm sử dụng các tham số:</w:t>
      </w:r>
    </w:p>
    <w:p w14:paraId="099FF6C2" w14:textId="77777777" w:rsidR="00841A68" w:rsidRPr="00CE42AD" w:rsidRDefault="00841A68" w:rsidP="00C353FC">
      <w:pPr>
        <w:pStyle w:val="ListParagraph"/>
        <w:numPr>
          <w:ilvl w:val="0"/>
          <w:numId w:val="7"/>
        </w:numPr>
        <w:ind w:left="0"/>
        <w:jc w:val="both"/>
        <w:rPr>
          <w:lang w:val="en-US"/>
        </w:rPr>
      </w:pPr>
      <w:r w:rsidRPr="00CE42AD">
        <w:rPr>
          <w:lang w:val="en-US"/>
        </w:rPr>
        <w:t xml:space="preserve">min_support = 0.018 </w:t>
      </w:r>
    </w:p>
    <w:p w14:paraId="58CA2227" w14:textId="77777777" w:rsidR="00841A68" w:rsidRPr="00CE42AD" w:rsidRDefault="00841A68" w:rsidP="00C353FC">
      <w:pPr>
        <w:pStyle w:val="ListParagraph"/>
        <w:numPr>
          <w:ilvl w:val="0"/>
          <w:numId w:val="7"/>
        </w:numPr>
        <w:ind w:left="0"/>
        <w:jc w:val="both"/>
        <w:rPr>
          <w:lang w:val="en-US"/>
        </w:rPr>
      </w:pPr>
      <w:r w:rsidRPr="00CE42AD">
        <w:rPr>
          <w:lang w:val="en-US"/>
        </w:rPr>
        <w:t xml:space="preserve">max_len = 3 </w:t>
      </w:r>
    </w:p>
    <w:p w14:paraId="5D8D1C6A" w14:textId="77777777" w:rsidR="00841A68" w:rsidRPr="00841A68" w:rsidRDefault="00841A68" w:rsidP="00C353FC">
      <w:pPr>
        <w:jc w:val="both"/>
        <w:rPr>
          <w:lang w:val="en-US"/>
        </w:rPr>
      </w:pPr>
      <w:r w:rsidRPr="00841A68">
        <w:rPr>
          <w:lang w:val="en-US"/>
        </w:rPr>
        <w:t>Trong đó, min_support giúp giữ lại các itemsets liên quan đến bệnh hiếm, còn max_len = 3 giúp hạn chế bùng nổ số lượng tổ hợp và tăng khả năng diễn giải về mặt y khoa.</w:t>
      </w:r>
    </w:p>
    <w:p w14:paraId="437E84F9" w14:textId="742ED391" w:rsidR="00C22974" w:rsidRDefault="00C22974" w:rsidP="00C353FC">
      <w:pPr>
        <w:rPr>
          <w:b/>
          <w:bCs/>
        </w:rPr>
      </w:pPr>
      <w:r>
        <w:rPr>
          <w:b/>
          <w:bCs/>
        </w:rPr>
        <w:t>4.</w:t>
      </w:r>
      <w:r w:rsidR="002C0FB6" w:rsidRPr="00C22974">
        <w:rPr>
          <w:b/>
          <w:bCs/>
        </w:rPr>
        <w:t>Kết quả khai phá Frequent Itemsets</w:t>
      </w:r>
    </w:p>
    <w:p w14:paraId="63AF4E89" w14:textId="77777777" w:rsidR="00C22974" w:rsidRPr="002A5570" w:rsidRDefault="00C22974" w:rsidP="00C353FC">
      <w:pPr>
        <w:rPr>
          <w:lang w:val="en-US"/>
        </w:rPr>
      </w:pPr>
      <w:r w:rsidRPr="002A5570">
        <w:rPr>
          <w:lang w:val="en-US"/>
        </w:rPr>
        <w:t>Kết quả thực nghiệm cho thấy:</w:t>
      </w:r>
    </w:p>
    <w:p w14:paraId="5764C146" w14:textId="06CD4646" w:rsidR="00C22974" w:rsidRPr="002A5570" w:rsidRDefault="00C22974" w:rsidP="00C353FC">
      <w:pPr>
        <w:pStyle w:val="ListParagraph"/>
        <w:numPr>
          <w:ilvl w:val="0"/>
          <w:numId w:val="7"/>
        </w:numPr>
        <w:ind w:left="0"/>
        <w:rPr>
          <w:lang w:val="en-US"/>
        </w:rPr>
      </w:pPr>
      <w:r w:rsidRPr="002A5570">
        <w:rPr>
          <w:lang w:val="en-US"/>
        </w:rPr>
        <w:t xml:space="preserve">FP-Growth sinh ra 1,033 frequent itemsets; </w:t>
      </w:r>
    </w:p>
    <w:p w14:paraId="4F577CA9" w14:textId="2D255BCC" w:rsidR="00C22974" w:rsidRPr="002A5570" w:rsidRDefault="00C22974" w:rsidP="00C353FC">
      <w:pPr>
        <w:pStyle w:val="ListParagraph"/>
        <w:numPr>
          <w:ilvl w:val="0"/>
          <w:numId w:val="7"/>
        </w:numPr>
        <w:ind w:left="0"/>
        <w:rPr>
          <w:lang w:val="en-US"/>
        </w:rPr>
      </w:pPr>
      <w:r w:rsidRPr="002A5570">
        <w:rPr>
          <w:lang w:val="en-US"/>
        </w:rPr>
        <w:t xml:space="preserve">Apriori sinh ra 1,033 frequent itemsets. </w:t>
      </w:r>
    </w:p>
    <w:p w14:paraId="6A563E40" w14:textId="77777777" w:rsidR="00C22974" w:rsidRPr="002A5570" w:rsidRDefault="00C22974" w:rsidP="00C353FC">
      <w:pPr>
        <w:ind w:firstLine="720"/>
        <w:jc w:val="both"/>
        <w:rPr>
          <w:lang w:val="en-US"/>
        </w:rPr>
      </w:pPr>
      <w:r w:rsidRPr="002A5570">
        <w:rPr>
          <w:lang w:val="en-US"/>
        </w:rPr>
        <w:t>Hai thuật toán cho kết quả hoàn toàn giống nhau, cho thấy quá trình tiền xử lý dữ liệu ổn định và ngưỡng support được lựa chọn hợp lý.</w:t>
      </w:r>
    </w:p>
    <w:p w14:paraId="099F1BCF" w14:textId="7BEF1883" w:rsidR="00C22974" w:rsidRDefault="00C22974" w:rsidP="00C353FC">
      <w:pPr>
        <w:rPr>
          <w:lang w:val="en-US"/>
        </w:rPr>
      </w:pPr>
      <w:r w:rsidRPr="002A5570">
        <w:rPr>
          <w:lang w:val="en-US"/>
        </w:rPr>
        <w:t>Phân bố itemsets theo độ dài như sau:</w:t>
      </w:r>
      <w:r w:rsidR="002A5570">
        <w:rPr>
          <w:lang w:val="en-US"/>
        </w:rPr>
        <w:t xml:space="preserve"> </w:t>
      </w:r>
    </w:p>
    <w:tbl>
      <w:tblPr>
        <w:tblStyle w:val="TableGrid"/>
        <w:tblW w:w="0" w:type="auto"/>
        <w:tblLook w:val="04A0" w:firstRow="1" w:lastRow="0" w:firstColumn="1" w:lastColumn="0" w:noHBand="0" w:noVBand="1"/>
      </w:tblPr>
      <w:tblGrid>
        <w:gridCol w:w="4511"/>
        <w:gridCol w:w="4505"/>
      </w:tblGrid>
      <w:tr w:rsidR="002A5570" w14:paraId="7A6D4AE8" w14:textId="77777777" w:rsidTr="002A5570">
        <w:tc>
          <w:tcPr>
            <w:tcW w:w="4675" w:type="dxa"/>
          </w:tcPr>
          <w:p w14:paraId="6EB070DA" w14:textId="5D609A39" w:rsidR="002A5570" w:rsidRPr="002A5570" w:rsidRDefault="002A5570" w:rsidP="00C353FC">
            <w:pPr>
              <w:jc w:val="center"/>
              <w:rPr>
                <w:b/>
                <w:bCs/>
                <w:lang w:val="en-US"/>
              </w:rPr>
            </w:pPr>
            <w:r w:rsidRPr="002A5570">
              <w:rPr>
                <w:b/>
                <w:bCs/>
                <w:lang w:val="en-US"/>
              </w:rPr>
              <w:t>Độ dài itemset</w:t>
            </w:r>
          </w:p>
        </w:tc>
        <w:tc>
          <w:tcPr>
            <w:tcW w:w="4675" w:type="dxa"/>
          </w:tcPr>
          <w:p w14:paraId="01E64838" w14:textId="4FACB53A" w:rsidR="002A5570" w:rsidRPr="002A5570" w:rsidRDefault="002A5570" w:rsidP="00C353FC">
            <w:pPr>
              <w:jc w:val="center"/>
              <w:rPr>
                <w:b/>
                <w:bCs/>
                <w:lang w:val="en-US"/>
              </w:rPr>
            </w:pPr>
            <w:r w:rsidRPr="002A5570">
              <w:rPr>
                <w:b/>
                <w:bCs/>
                <w:lang w:val="en-US"/>
              </w:rPr>
              <w:t>Số lượng</w:t>
            </w:r>
          </w:p>
        </w:tc>
      </w:tr>
      <w:tr w:rsidR="002A5570" w14:paraId="71D540E0" w14:textId="77777777" w:rsidTr="002A5570">
        <w:tc>
          <w:tcPr>
            <w:tcW w:w="4675" w:type="dxa"/>
          </w:tcPr>
          <w:p w14:paraId="4DDF99D3" w14:textId="3F838158" w:rsidR="002A5570" w:rsidRDefault="002A5570" w:rsidP="00C353FC">
            <w:pPr>
              <w:jc w:val="center"/>
              <w:rPr>
                <w:lang w:val="en-US"/>
              </w:rPr>
            </w:pPr>
            <w:r>
              <w:rPr>
                <w:lang w:val="en-US"/>
              </w:rPr>
              <w:t>1 - itemset</w:t>
            </w:r>
          </w:p>
        </w:tc>
        <w:tc>
          <w:tcPr>
            <w:tcW w:w="4675" w:type="dxa"/>
          </w:tcPr>
          <w:p w14:paraId="161D01A8" w14:textId="01890680" w:rsidR="002A5570" w:rsidRDefault="002A5570" w:rsidP="00C353FC">
            <w:pPr>
              <w:jc w:val="center"/>
              <w:rPr>
                <w:lang w:val="en-US"/>
              </w:rPr>
            </w:pPr>
            <w:r>
              <w:rPr>
                <w:lang w:val="en-US"/>
              </w:rPr>
              <w:t>29</w:t>
            </w:r>
          </w:p>
        </w:tc>
      </w:tr>
      <w:tr w:rsidR="002A5570" w14:paraId="05F7F823" w14:textId="77777777" w:rsidTr="002A5570">
        <w:tc>
          <w:tcPr>
            <w:tcW w:w="4675" w:type="dxa"/>
          </w:tcPr>
          <w:p w14:paraId="1D26D015" w14:textId="721C3081" w:rsidR="002A5570" w:rsidRDefault="002A5570" w:rsidP="00C353FC">
            <w:pPr>
              <w:jc w:val="center"/>
              <w:rPr>
                <w:lang w:val="en-US"/>
              </w:rPr>
            </w:pPr>
            <w:r>
              <w:rPr>
                <w:lang w:val="en-US"/>
              </w:rPr>
              <w:t>2 - itemset</w:t>
            </w:r>
          </w:p>
        </w:tc>
        <w:tc>
          <w:tcPr>
            <w:tcW w:w="4675" w:type="dxa"/>
          </w:tcPr>
          <w:p w14:paraId="75096F19" w14:textId="14FFE711" w:rsidR="002A5570" w:rsidRDefault="002A5570" w:rsidP="00C353FC">
            <w:pPr>
              <w:jc w:val="center"/>
              <w:rPr>
                <w:lang w:val="en-US"/>
              </w:rPr>
            </w:pPr>
            <w:r>
              <w:rPr>
                <w:lang w:val="en-US"/>
              </w:rPr>
              <w:t>250</w:t>
            </w:r>
          </w:p>
        </w:tc>
      </w:tr>
      <w:tr w:rsidR="002A5570" w14:paraId="1DFD1C0B" w14:textId="77777777" w:rsidTr="002A5570">
        <w:tc>
          <w:tcPr>
            <w:tcW w:w="4675" w:type="dxa"/>
          </w:tcPr>
          <w:p w14:paraId="14F7197B" w14:textId="01C3C06A" w:rsidR="002A5570" w:rsidRDefault="002A5570" w:rsidP="00C353FC">
            <w:pPr>
              <w:jc w:val="center"/>
              <w:rPr>
                <w:lang w:val="en-US"/>
              </w:rPr>
            </w:pPr>
            <w:r>
              <w:rPr>
                <w:lang w:val="en-US"/>
              </w:rPr>
              <w:t>3 - itemset</w:t>
            </w:r>
          </w:p>
        </w:tc>
        <w:tc>
          <w:tcPr>
            <w:tcW w:w="4675" w:type="dxa"/>
          </w:tcPr>
          <w:p w14:paraId="66993117" w14:textId="6196B2C3" w:rsidR="002A5570" w:rsidRDefault="002A5570" w:rsidP="00C353FC">
            <w:pPr>
              <w:jc w:val="center"/>
              <w:rPr>
                <w:lang w:val="en-US"/>
              </w:rPr>
            </w:pPr>
            <w:r>
              <w:rPr>
                <w:lang w:val="en-US"/>
              </w:rPr>
              <w:t>754</w:t>
            </w:r>
          </w:p>
        </w:tc>
      </w:tr>
    </w:tbl>
    <w:p w14:paraId="1B5EE3DA" w14:textId="42E936B8" w:rsidR="00C22974" w:rsidRPr="00C22974" w:rsidRDefault="0028359E" w:rsidP="00C353FC">
      <w:pPr>
        <w:ind w:firstLine="720"/>
        <w:jc w:val="both"/>
      </w:pPr>
      <w:r w:rsidRPr="0028359E">
        <w:t>Kết quả cho thấy phần lớn frequent itemsets thuộc nhóm 3-itemsets. Điều này phản ánh rằng các yếu tố nguy cơ sức khỏe thường xuất hiện đồng thời thay vì riêng lẻ.</w:t>
      </w:r>
    </w:p>
    <w:p w14:paraId="18D97764" w14:textId="318F38F1" w:rsidR="002C0FB6" w:rsidRDefault="00B071C4" w:rsidP="00C353FC">
      <w:pPr>
        <w:rPr>
          <w:b/>
          <w:bCs/>
        </w:rPr>
      </w:pPr>
      <w:r>
        <w:rPr>
          <w:b/>
          <w:bCs/>
        </w:rPr>
        <w:t xml:space="preserve">5. </w:t>
      </w:r>
      <w:r w:rsidR="002C0FB6" w:rsidRPr="00B071C4">
        <w:rPr>
          <w:b/>
          <w:bCs/>
        </w:rPr>
        <w:t>So sánh Apriori và FP-Growth</w:t>
      </w:r>
    </w:p>
    <w:tbl>
      <w:tblPr>
        <w:tblStyle w:val="TableGrid"/>
        <w:tblW w:w="9284" w:type="dxa"/>
        <w:tblLook w:val="04A0" w:firstRow="1" w:lastRow="0" w:firstColumn="1" w:lastColumn="0" w:noHBand="0" w:noVBand="1"/>
      </w:tblPr>
      <w:tblGrid>
        <w:gridCol w:w="4327"/>
        <w:gridCol w:w="2312"/>
        <w:gridCol w:w="2645"/>
      </w:tblGrid>
      <w:tr w:rsidR="00B071C4" w:rsidRPr="00B071C4" w14:paraId="142228C0" w14:textId="77777777" w:rsidTr="00CE42AD">
        <w:trPr>
          <w:trHeight w:val="312"/>
        </w:trPr>
        <w:tc>
          <w:tcPr>
            <w:tcW w:w="0" w:type="auto"/>
            <w:hideMark/>
          </w:tcPr>
          <w:p w14:paraId="4BDC5F97" w14:textId="77777777" w:rsidR="00B071C4" w:rsidRPr="00B071C4" w:rsidRDefault="00B071C4" w:rsidP="00C353FC">
            <w:pPr>
              <w:jc w:val="center"/>
              <w:rPr>
                <w:b/>
                <w:bCs/>
                <w:lang w:val="en-US" w:eastAsia="zh-CN"/>
              </w:rPr>
            </w:pPr>
            <w:r w:rsidRPr="00B071C4">
              <w:rPr>
                <w:b/>
                <w:bCs/>
                <w:lang w:val="en-US" w:eastAsia="zh-CN"/>
              </w:rPr>
              <w:t>Tiêu chí</w:t>
            </w:r>
          </w:p>
        </w:tc>
        <w:tc>
          <w:tcPr>
            <w:tcW w:w="0" w:type="auto"/>
            <w:hideMark/>
          </w:tcPr>
          <w:p w14:paraId="604C0C01" w14:textId="77777777" w:rsidR="00B071C4" w:rsidRPr="00B071C4" w:rsidRDefault="00B071C4" w:rsidP="00C353FC">
            <w:pPr>
              <w:jc w:val="center"/>
              <w:rPr>
                <w:b/>
                <w:bCs/>
                <w:lang w:val="en-US" w:eastAsia="zh-CN"/>
              </w:rPr>
            </w:pPr>
            <w:r w:rsidRPr="00B071C4">
              <w:rPr>
                <w:b/>
                <w:bCs/>
                <w:lang w:val="en-US" w:eastAsia="zh-CN"/>
              </w:rPr>
              <w:t>Apriori</w:t>
            </w:r>
          </w:p>
        </w:tc>
        <w:tc>
          <w:tcPr>
            <w:tcW w:w="0" w:type="auto"/>
            <w:hideMark/>
          </w:tcPr>
          <w:p w14:paraId="60756EA2" w14:textId="77777777" w:rsidR="00B071C4" w:rsidRPr="00B071C4" w:rsidRDefault="00B071C4" w:rsidP="00C353FC">
            <w:pPr>
              <w:jc w:val="center"/>
              <w:rPr>
                <w:b/>
                <w:bCs/>
                <w:lang w:val="en-US" w:eastAsia="zh-CN"/>
              </w:rPr>
            </w:pPr>
            <w:r w:rsidRPr="00B071C4">
              <w:rPr>
                <w:b/>
                <w:bCs/>
                <w:lang w:val="en-US" w:eastAsia="zh-CN"/>
              </w:rPr>
              <w:t>FP-Growth</w:t>
            </w:r>
          </w:p>
        </w:tc>
      </w:tr>
      <w:tr w:rsidR="00B071C4" w:rsidRPr="00B071C4" w14:paraId="4B5A8BDF" w14:textId="77777777" w:rsidTr="00CE42AD">
        <w:trPr>
          <w:trHeight w:val="297"/>
        </w:trPr>
        <w:tc>
          <w:tcPr>
            <w:tcW w:w="0" w:type="auto"/>
            <w:hideMark/>
          </w:tcPr>
          <w:p w14:paraId="7D8216CD" w14:textId="77777777" w:rsidR="00B071C4" w:rsidRPr="00B071C4" w:rsidRDefault="00B071C4" w:rsidP="00C353FC">
            <w:pPr>
              <w:rPr>
                <w:lang w:val="en-US" w:eastAsia="zh-CN"/>
              </w:rPr>
            </w:pPr>
            <w:r w:rsidRPr="00B071C4">
              <w:rPr>
                <w:lang w:val="en-US" w:eastAsia="zh-CN"/>
              </w:rPr>
              <w:t>Candidate generation</w:t>
            </w:r>
          </w:p>
        </w:tc>
        <w:tc>
          <w:tcPr>
            <w:tcW w:w="0" w:type="auto"/>
            <w:hideMark/>
          </w:tcPr>
          <w:p w14:paraId="02B1BA80" w14:textId="77777777" w:rsidR="00B071C4" w:rsidRPr="00B071C4" w:rsidRDefault="00B071C4" w:rsidP="00C353FC">
            <w:pPr>
              <w:rPr>
                <w:lang w:val="en-US" w:eastAsia="zh-CN"/>
              </w:rPr>
            </w:pPr>
            <w:r w:rsidRPr="00B071C4">
              <w:rPr>
                <w:lang w:val="en-US" w:eastAsia="zh-CN"/>
              </w:rPr>
              <w:t>Có</w:t>
            </w:r>
          </w:p>
        </w:tc>
        <w:tc>
          <w:tcPr>
            <w:tcW w:w="0" w:type="auto"/>
            <w:hideMark/>
          </w:tcPr>
          <w:p w14:paraId="774C7612" w14:textId="77777777" w:rsidR="00B071C4" w:rsidRPr="00B071C4" w:rsidRDefault="00B071C4" w:rsidP="00C353FC">
            <w:pPr>
              <w:rPr>
                <w:lang w:val="en-US" w:eastAsia="zh-CN"/>
              </w:rPr>
            </w:pPr>
            <w:r w:rsidRPr="00B071C4">
              <w:rPr>
                <w:lang w:val="en-US" w:eastAsia="zh-CN"/>
              </w:rPr>
              <w:t>Không</w:t>
            </w:r>
          </w:p>
        </w:tc>
      </w:tr>
      <w:tr w:rsidR="00B071C4" w:rsidRPr="00B071C4" w14:paraId="253ABB49" w14:textId="77777777" w:rsidTr="00CE42AD">
        <w:trPr>
          <w:trHeight w:val="312"/>
        </w:trPr>
        <w:tc>
          <w:tcPr>
            <w:tcW w:w="0" w:type="auto"/>
            <w:hideMark/>
          </w:tcPr>
          <w:p w14:paraId="6BB4DA2D" w14:textId="77777777" w:rsidR="00B071C4" w:rsidRPr="00B071C4" w:rsidRDefault="00B071C4" w:rsidP="00C353FC">
            <w:pPr>
              <w:rPr>
                <w:lang w:val="en-US" w:eastAsia="zh-CN"/>
              </w:rPr>
            </w:pPr>
            <w:r w:rsidRPr="00B071C4">
              <w:rPr>
                <w:lang w:val="en-US" w:eastAsia="zh-CN"/>
              </w:rPr>
              <w:t>Tốc độ</w:t>
            </w:r>
          </w:p>
        </w:tc>
        <w:tc>
          <w:tcPr>
            <w:tcW w:w="0" w:type="auto"/>
            <w:hideMark/>
          </w:tcPr>
          <w:p w14:paraId="1422ED55" w14:textId="77777777" w:rsidR="00B071C4" w:rsidRPr="00B071C4" w:rsidRDefault="00B071C4" w:rsidP="00C353FC">
            <w:pPr>
              <w:rPr>
                <w:lang w:val="en-US" w:eastAsia="zh-CN"/>
              </w:rPr>
            </w:pPr>
            <w:r w:rsidRPr="00B071C4">
              <w:rPr>
                <w:lang w:val="en-US" w:eastAsia="zh-CN"/>
              </w:rPr>
              <w:t>Chậm hơn</w:t>
            </w:r>
          </w:p>
        </w:tc>
        <w:tc>
          <w:tcPr>
            <w:tcW w:w="0" w:type="auto"/>
            <w:hideMark/>
          </w:tcPr>
          <w:p w14:paraId="1AF78875" w14:textId="77777777" w:rsidR="00B071C4" w:rsidRPr="00B071C4" w:rsidRDefault="00B071C4" w:rsidP="00C353FC">
            <w:pPr>
              <w:rPr>
                <w:lang w:val="en-US" w:eastAsia="zh-CN"/>
              </w:rPr>
            </w:pPr>
            <w:r w:rsidRPr="00B071C4">
              <w:rPr>
                <w:lang w:val="en-US" w:eastAsia="zh-CN"/>
              </w:rPr>
              <w:t>Nhanh hơn</w:t>
            </w:r>
          </w:p>
        </w:tc>
      </w:tr>
      <w:tr w:rsidR="00B071C4" w:rsidRPr="00B071C4" w14:paraId="2F73CF60" w14:textId="77777777" w:rsidTr="00CE42AD">
        <w:trPr>
          <w:trHeight w:val="312"/>
        </w:trPr>
        <w:tc>
          <w:tcPr>
            <w:tcW w:w="0" w:type="auto"/>
            <w:hideMark/>
          </w:tcPr>
          <w:p w14:paraId="592F9DA2" w14:textId="77777777" w:rsidR="00B071C4" w:rsidRPr="00B071C4" w:rsidRDefault="00B071C4" w:rsidP="00C353FC">
            <w:pPr>
              <w:rPr>
                <w:lang w:val="en-US" w:eastAsia="zh-CN"/>
              </w:rPr>
            </w:pPr>
            <w:r w:rsidRPr="00B071C4">
              <w:rPr>
                <w:lang w:val="en-US" w:eastAsia="zh-CN"/>
              </w:rPr>
              <w:t>Bộ nhớ</w:t>
            </w:r>
          </w:p>
        </w:tc>
        <w:tc>
          <w:tcPr>
            <w:tcW w:w="0" w:type="auto"/>
            <w:hideMark/>
          </w:tcPr>
          <w:p w14:paraId="12BF3FF3" w14:textId="77777777" w:rsidR="00B071C4" w:rsidRPr="00B071C4" w:rsidRDefault="00B071C4" w:rsidP="00C353FC">
            <w:pPr>
              <w:rPr>
                <w:lang w:val="en-US" w:eastAsia="zh-CN"/>
              </w:rPr>
            </w:pPr>
            <w:r w:rsidRPr="00B071C4">
              <w:rPr>
                <w:lang w:val="en-US" w:eastAsia="zh-CN"/>
              </w:rPr>
              <w:t>Tốn hơn</w:t>
            </w:r>
          </w:p>
        </w:tc>
        <w:tc>
          <w:tcPr>
            <w:tcW w:w="0" w:type="auto"/>
            <w:hideMark/>
          </w:tcPr>
          <w:p w14:paraId="4E04F690" w14:textId="77777777" w:rsidR="00B071C4" w:rsidRPr="00B071C4" w:rsidRDefault="00B071C4" w:rsidP="00C353FC">
            <w:pPr>
              <w:rPr>
                <w:lang w:val="en-US" w:eastAsia="zh-CN"/>
              </w:rPr>
            </w:pPr>
            <w:r w:rsidRPr="00B071C4">
              <w:rPr>
                <w:lang w:val="en-US" w:eastAsia="zh-CN"/>
              </w:rPr>
              <w:t>Tối ưu hơn</w:t>
            </w:r>
          </w:p>
        </w:tc>
      </w:tr>
      <w:tr w:rsidR="00B071C4" w:rsidRPr="00B071C4" w14:paraId="5265D867" w14:textId="77777777" w:rsidTr="00CE42AD">
        <w:trPr>
          <w:trHeight w:val="297"/>
        </w:trPr>
        <w:tc>
          <w:tcPr>
            <w:tcW w:w="0" w:type="auto"/>
            <w:hideMark/>
          </w:tcPr>
          <w:p w14:paraId="08E76048" w14:textId="77777777" w:rsidR="00B071C4" w:rsidRPr="00B071C4" w:rsidRDefault="00B071C4" w:rsidP="00C353FC">
            <w:pPr>
              <w:rPr>
                <w:lang w:val="en-US" w:eastAsia="zh-CN"/>
              </w:rPr>
            </w:pPr>
            <w:r w:rsidRPr="00B071C4">
              <w:rPr>
                <w:lang w:val="en-US" w:eastAsia="zh-CN"/>
              </w:rPr>
              <w:t>Phù hợp dữ liệu lớn</w:t>
            </w:r>
          </w:p>
        </w:tc>
        <w:tc>
          <w:tcPr>
            <w:tcW w:w="0" w:type="auto"/>
            <w:hideMark/>
          </w:tcPr>
          <w:p w14:paraId="2F656BCB" w14:textId="77777777" w:rsidR="00B071C4" w:rsidRPr="00B071C4" w:rsidRDefault="00B071C4" w:rsidP="00C353FC">
            <w:pPr>
              <w:rPr>
                <w:lang w:val="en-US" w:eastAsia="zh-CN"/>
              </w:rPr>
            </w:pPr>
            <w:r w:rsidRPr="00B071C4">
              <w:rPr>
                <w:lang w:val="en-US" w:eastAsia="zh-CN"/>
              </w:rPr>
              <w:t>Hạn chế</w:t>
            </w:r>
          </w:p>
        </w:tc>
        <w:tc>
          <w:tcPr>
            <w:tcW w:w="0" w:type="auto"/>
            <w:hideMark/>
          </w:tcPr>
          <w:p w14:paraId="60E52914" w14:textId="77777777" w:rsidR="00B071C4" w:rsidRPr="00B071C4" w:rsidRDefault="00B071C4" w:rsidP="00C353FC">
            <w:pPr>
              <w:rPr>
                <w:lang w:val="en-US" w:eastAsia="zh-CN"/>
              </w:rPr>
            </w:pPr>
            <w:r w:rsidRPr="00B071C4">
              <w:rPr>
                <w:lang w:val="en-US" w:eastAsia="zh-CN"/>
              </w:rPr>
              <w:t>Tốt</w:t>
            </w:r>
          </w:p>
        </w:tc>
      </w:tr>
    </w:tbl>
    <w:p w14:paraId="37C72097" w14:textId="77777777" w:rsidR="00B071C4" w:rsidRPr="00B071C4" w:rsidRDefault="00B071C4" w:rsidP="00C353FC">
      <w:pPr>
        <w:rPr>
          <w:b/>
          <w:bCs/>
        </w:rPr>
      </w:pPr>
    </w:p>
    <w:p w14:paraId="5752CA53" w14:textId="082D62AC" w:rsidR="00B071C4" w:rsidRDefault="00B071C4" w:rsidP="00C353FC">
      <w:pPr>
        <w:pStyle w:val="Heading4"/>
        <w:rPr>
          <w:b w:val="0"/>
          <w:lang w:val="en-US"/>
        </w:rPr>
      </w:pPr>
      <w:r w:rsidRPr="00B071C4">
        <w:rPr>
          <w:lang w:val="en-US"/>
        </w:rPr>
        <w:t>3.5.1.</w:t>
      </w:r>
      <w:r w:rsidR="001C2F38">
        <w:rPr>
          <w:lang w:val="en-US"/>
        </w:rPr>
        <w:t>5</w:t>
      </w:r>
      <w:r w:rsidRPr="00B071C4">
        <w:rPr>
          <w:lang w:val="en-US"/>
        </w:rPr>
        <w:t>. Phân tích và lọc luật theo mục tiêu y khoa</w:t>
      </w:r>
    </w:p>
    <w:p w14:paraId="0AA0E4E9" w14:textId="0EBE9E3A" w:rsidR="00252B1A" w:rsidRDefault="00DE537F" w:rsidP="00C353FC">
      <w:pPr>
        <w:ind w:firstLine="720"/>
        <w:jc w:val="both"/>
      </w:pPr>
      <w:r w:rsidRPr="00DE537F">
        <w:t>Sau khi sinh luật kết hợp từ thuật toán FP-Growth, nhóm tiếp tục thực hiện bước lọc và phân tích luật nhằm tập trung vào các mối liên hệ có ý nghĩa y khoa.</w:t>
      </w:r>
      <w:r>
        <w:t xml:space="preserve"> </w:t>
      </w:r>
      <w:r w:rsidRPr="00DE537F">
        <w:t>Do số lượng luật sinh ra khá lớn, không phải tất cả đều hữu ích cho phân tích bệnh lý. Vì vậy, các luật được phân thành nhiều nhóm theo mục tiêu nghiên cứu.</w:t>
      </w:r>
    </w:p>
    <w:p w14:paraId="05A0DEAD" w14:textId="696DD6CD" w:rsidR="00DE537F" w:rsidRPr="00DE537F" w:rsidRDefault="00DE537F" w:rsidP="00C353FC">
      <w:pPr>
        <w:jc w:val="both"/>
        <w:rPr>
          <w:lang w:val="en-US"/>
        </w:rPr>
      </w:pPr>
      <w:r>
        <w:rPr>
          <w:lang w:val="en-US"/>
        </w:rPr>
        <w:t>C</w:t>
      </w:r>
      <w:r w:rsidRPr="00DE537F">
        <w:rPr>
          <w:lang w:val="en-US"/>
        </w:rPr>
        <w:t>ụ thể, nhóm tập trung vào ba hướng chính:</w:t>
      </w:r>
    </w:p>
    <w:p w14:paraId="078B3D1C" w14:textId="031C4FBE" w:rsidR="00DE537F" w:rsidRPr="00DE537F" w:rsidRDefault="00DE537F" w:rsidP="00C353FC">
      <w:pPr>
        <w:pStyle w:val="ListParagraph"/>
        <w:numPr>
          <w:ilvl w:val="0"/>
          <w:numId w:val="7"/>
        </w:numPr>
        <w:ind w:left="0"/>
        <w:jc w:val="both"/>
        <w:rPr>
          <w:lang w:val="en-US"/>
        </w:rPr>
      </w:pPr>
      <w:r w:rsidRPr="00DE537F">
        <w:rPr>
          <w:lang w:val="en-US"/>
        </w:rPr>
        <w:t xml:space="preserve">Luật có hậu quả là bệnh lý nhằm phát hiện các yếu tố nguy cơ liên quan đến bệnh; </w:t>
      </w:r>
    </w:p>
    <w:p w14:paraId="03B41FBC" w14:textId="5D664C04" w:rsidR="00DE537F" w:rsidRPr="00DE537F" w:rsidRDefault="00DE537F" w:rsidP="00C353FC">
      <w:pPr>
        <w:pStyle w:val="ListParagraph"/>
        <w:numPr>
          <w:ilvl w:val="0"/>
          <w:numId w:val="7"/>
        </w:numPr>
        <w:ind w:left="0"/>
        <w:jc w:val="both"/>
        <w:rPr>
          <w:lang w:val="en-US"/>
        </w:rPr>
      </w:pPr>
      <w:r w:rsidRPr="00DE537F">
        <w:rPr>
          <w:lang w:val="en-US"/>
        </w:rPr>
        <w:t xml:space="preserve">Luật từ yếu tố lâm sàng hoặc thể trạng đến bệnh nhằm đánh giá tác động của béo phì, tuổi tác, cholesterol và tăng huyết áp; </w:t>
      </w:r>
    </w:p>
    <w:p w14:paraId="30322A7E" w14:textId="1DB64E03" w:rsidR="00DE537F" w:rsidRDefault="00DE537F" w:rsidP="00C353FC">
      <w:pPr>
        <w:pStyle w:val="ListParagraph"/>
        <w:numPr>
          <w:ilvl w:val="0"/>
          <w:numId w:val="7"/>
        </w:numPr>
        <w:ind w:left="0"/>
        <w:jc w:val="both"/>
        <w:rPr>
          <w:lang w:val="en-US"/>
        </w:rPr>
      </w:pPr>
      <w:r w:rsidRPr="00DE537F">
        <w:rPr>
          <w:lang w:val="en-US"/>
        </w:rPr>
        <w:lastRenderedPageBreak/>
        <w:t>Luật phức hợp gồm nhiều điều kiện đồng thời nhằm phát hiện các tổ hợp nguy cơ có khả năng làm tăng xác suất mắc bệnh.</w:t>
      </w:r>
    </w:p>
    <w:p w14:paraId="4926E0FD" w14:textId="77777777" w:rsidR="00DE537F" w:rsidRPr="00DE537F" w:rsidRDefault="00DE537F" w:rsidP="00C353FC">
      <w:pPr>
        <w:jc w:val="both"/>
        <w:rPr>
          <w:lang w:val="en-US"/>
        </w:rPr>
      </w:pPr>
      <w:r w:rsidRPr="00DE537F">
        <w:rPr>
          <w:lang w:val="en-US"/>
        </w:rPr>
        <w:t>Kết quả lọc luật cho thấy:</w:t>
      </w:r>
    </w:p>
    <w:p w14:paraId="739215CF" w14:textId="20D286F3" w:rsidR="00DE537F" w:rsidRPr="00DE537F" w:rsidRDefault="00DE537F" w:rsidP="00C353FC">
      <w:pPr>
        <w:pStyle w:val="ListParagraph"/>
        <w:numPr>
          <w:ilvl w:val="0"/>
          <w:numId w:val="7"/>
        </w:numPr>
        <w:ind w:left="0"/>
        <w:jc w:val="both"/>
        <w:rPr>
          <w:lang w:val="en-US"/>
        </w:rPr>
      </w:pPr>
      <w:r w:rsidRPr="00DE537F">
        <w:rPr>
          <w:lang w:val="en-US"/>
        </w:rPr>
        <w:t xml:space="preserve">Có 255 luật có hậu quả thuộc nhóm bệnh lý; </w:t>
      </w:r>
    </w:p>
    <w:p w14:paraId="465BA67A" w14:textId="0DEC3D6C" w:rsidR="00DE537F" w:rsidRPr="00DE537F" w:rsidRDefault="00DE537F" w:rsidP="00C353FC">
      <w:pPr>
        <w:pStyle w:val="ListParagraph"/>
        <w:numPr>
          <w:ilvl w:val="0"/>
          <w:numId w:val="7"/>
        </w:numPr>
        <w:ind w:left="0"/>
        <w:jc w:val="both"/>
        <w:rPr>
          <w:lang w:val="en-US"/>
        </w:rPr>
      </w:pPr>
      <w:r w:rsidRPr="00DE537F">
        <w:rPr>
          <w:lang w:val="en-US"/>
        </w:rPr>
        <w:t xml:space="preserve">Có 53 luật liên quan đến tiểu đường; </w:t>
      </w:r>
    </w:p>
    <w:p w14:paraId="450E6EF6" w14:textId="1556DDF7" w:rsidR="00DE537F" w:rsidRPr="00DE537F" w:rsidRDefault="00DE537F" w:rsidP="00C353FC">
      <w:pPr>
        <w:pStyle w:val="ListParagraph"/>
        <w:numPr>
          <w:ilvl w:val="0"/>
          <w:numId w:val="7"/>
        </w:numPr>
        <w:ind w:left="0"/>
        <w:jc w:val="both"/>
        <w:rPr>
          <w:lang w:val="en-US"/>
        </w:rPr>
      </w:pPr>
      <w:r w:rsidRPr="00DE537F">
        <w:rPr>
          <w:lang w:val="en-US"/>
        </w:rPr>
        <w:t xml:space="preserve">Có 194 luật liên quan đến tăng huyết áp; </w:t>
      </w:r>
    </w:p>
    <w:p w14:paraId="2814E42B" w14:textId="7D657F61" w:rsidR="00DE537F" w:rsidRDefault="00DE537F" w:rsidP="00C353FC">
      <w:pPr>
        <w:pStyle w:val="ListParagraph"/>
        <w:numPr>
          <w:ilvl w:val="0"/>
          <w:numId w:val="7"/>
        </w:numPr>
        <w:ind w:left="0"/>
        <w:jc w:val="both"/>
        <w:rPr>
          <w:lang w:val="en-US"/>
        </w:rPr>
      </w:pPr>
      <w:r w:rsidRPr="00DE537F">
        <w:rPr>
          <w:lang w:val="en-US"/>
        </w:rPr>
        <w:t>Có 210 luật thuộc nhóm “thể trạng/lâm sàng → bệnh”.</w:t>
      </w:r>
    </w:p>
    <w:p w14:paraId="032C97D9" w14:textId="15B873A2" w:rsidR="00BB59A5" w:rsidRDefault="00DE537F" w:rsidP="00C353FC">
      <w:pPr>
        <w:ind w:firstLine="360"/>
        <w:jc w:val="both"/>
      </w:pPr>
      <w:r w:rsidRPr="00DE537F">
        <w:t>Kết quả này cho thấy bệnh tăng huyết áp xuất hiện với tần suất cao trong các luật kết hợp và đóng vai trò trung tâm trong mạng lưới bệnh lý tim mạch – chuyển hóa.</w:t>
      </w:r>
    </w:p>
    <w:p w14:paraId="7449A3DF" w14:textId="261FDE18" w:rsidR="004036E7" w:rsidRDefault="00BD2ACC" w:rsidP="00C353FC">
      <w:pPr>
        <w:keepNext/>
      </w:pPr>
      <w:r w:rsidRPr="00BB59A5">
        <w:rPr>
          <w:noProof/>
        </w:rPr>
        <w:drawing>
          <wp:inline distT="0" distB="0" distL="0" distR="0" wp14:anchorId="1DB456B8" wp14:editId="7529185D">
            <wp:extent cx="5703570" cy="2114465"/>
            <wp:effectExtent l="19050" t="19050" r="11430" b="19685"/>
            <wp:docPr id="163939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94533" name=""/>
                    <pic:cNvPicPr/>
                  </pic:nvPicPr>
                  <pic:blipFill>
                    <a:blip r:embed="rId74"/>
                    <a:stretch>
                      <a:fillRect/>
                    </a:stretch>
                  </pic:blipFill>
                  <pic:spPr>
                    <a:xfrm>
                      <a:off x="0" y="0"/>
                      <a:ext cx="5714451" cy="2118499"/>
                    </a:xfrm>
                    <a:prstGeom prst="rect">
                      <a:avLst/>
                    </a:prstGeom>
                    <a:ln>
                      <a:solidFill>
                        <a:schemeClr val="tx1"/>
                      </a:solidFill>
                    </a:ln>
                  </pic:spPr>
                </pic:pic>
              </a:graphicData>
            </a:graphic>
          </wp:inline>
        </w:drawing>
      </w:r>
    </w:p>
    <w:p w14:paraId="57E8D2F6" w14:textId="2441784A" w:rsidR="00BB59A5" w:rsidRPr="00C74F34" w:rsidRDefault="004036E7" w:rsidP="00C353FC">
      <w:pPr>
        <w:pStyle w:val="Caption"/>
        <w:jc w:val="center"/>
        <w:rPr>
          <w:color w:val="000000" w:themeColor="text1"/>
          <w:sz w:val="26"/>
          <w:szCs w:val="26"/>
        </w:rPr>
      </w:pPr>
      <w:bookmarkStart w:id="102" w:name="_Toc230335499"/>
      <w:r w:rsidRPr="00C74F34">
        <w:rPr>
          <w:color w:val="000000" w:themeColor="text1"/>
          <w:sz w:val="26"/>
          <w:szCs w:val="26"/>
        </w:rPr>
        <w:t xml:space="preserve">Hình </w:t>
      </w:r>
      <w:r w:rsidRPr="00C74F34">
        <w:rPr>
          <w:color w:val="000000" w:themeColor="text1"/>
          <w:sz w:val="26"/>
          <w:szCs w:val="26"/>
        </w:rPr>
        <w:fldChar w:fldCharType="begin"/>
      </w:r>
      <w:r w:rsidRPr="00C74F34">
        <w:rPr>
          <w:color w:val="000000" w:themeColor="text1"/>
          <w:sz w:val="26"/>
          <w:szCs w:val="26"/>
        </w:rPr>
        <w:instrText xml:space="preserve"> SEQ Figure \* ARABIC </w:instrText>
      </w:r>
      <w:r w:rsidRPr="00C74F34">
        <w:rPr>
          <w:color w:val="000000" w:themeColor="text1"/>
          <w:sz w:val="26"/>
          <w:szCs w:val="26"/>
        </w:rPr>
        <w:fldChar w:fldCharType="separate"/>
      </w:r>
      <w:r w:rsidRPr="00C74F34">
        <w:rPr>
          <w:color w:val="000000" w:themeColor="text1"/>
          <w:sz w:val="26"/>
          <w:szCs w:val="26"/>
        </w:rPr>
        <w:t>43</w:t>
      </w:r>
      <w:r w:rsidRPr="00C74F34">
        <w:rPr>
          <w:color w:val="000000" w:themeColor="text1"/>
          <w:sz w:val="26"/>
          <w:szCs w:val="26"/>
        </w:rPr>
        <w:fldChar w:fldCharType="end"/>
      </w:r>
      <w:r w:rsidRPr="00C74F34">
        <w:rPr>
          <w:color w:val="000000" w:themeColor="text1"/>
          <w:sz w:val="26"/>
          <w:szCs w:val="26"/>
        </w:rPr>
        <w:t>: Phân bố luật kết hợp theo Support – Confidence và Top luật theo Lift</w:t>
      </w:r>
      <w:bookmarkEnd w:id="102"/>
    </w:p>
    <w:p w14:paraId="3BBD01B6" w14:textId="4CF5BDB8" w:rsidR="00AD475D" w:rsidRPr="002C3C3A" w:rsidRDefault="001A715E" w:rsidP="00C353FC">
      <w:pPr>
        <w:ind w:firstLine="720"/>
        <w:jc w:val="both"/>
      </w:pPr>
      <w:r w:rsidRPr="002C3C3A">
        <w:t>Quan sát từ biểu đồ cho thấy phần lớn các luật có support ở mức trung bình nhưng confidence tương đối cao, chứng tỏ nhiều mối liên hệ trong dữ liệu xuất hiện không quá phổ biến nhưng có độ tin cậy tốt. Ngoài ra, các luật có lift cao chủ yếu liên quan đến tăng huyết áp, béo phì và bệnh tim mạch. Điều này cho thấy các yếu tố chuyển hóa và tim mạch có xu hướng đồng xuất hiện mạnh hơn so với ngẫu nhiên.</w:t>
      </w:r>
    </w:p>
    <w:p w14:paraId="208CBF11" w14:textId="0E645FD4" w:rsidR="00DE537F" w:rsidRDefault="00DE537F" w:rsidP="00C353FC">
      <w:pPr>
        <w:rPr>
          <w:b/>
          <w:bCs/>
        </w:rPr>
      </w:pPr>
      <w:r w:rsidRPr="00DE537F">
        <w:rPr>
          <w:b/>
          <w:bCs/>
        </w:rPr>
        <w:t>a. Luật liên quan đến tiểu đường</w:t>
      </w:r>
    </w:p>
    <w:p w14:paraId="0D77FFC8" w14:textId="5E6FA813" w:rsidR="00DE537F" w:rsidRPr="00763C02" w:rsidRDefault="00763C02" w:rsidP="00C353FC">
      <w:pPr>
        <w:ind w:firstLine="720"/>
      </w:pPr>
      <w:r w:rsidRPr="00763C02">
        <w:t>Nhiều luật cho thấy tiểu đường thường xuất hiện đồng thời với béo phì, tuổi cao và tăng huyết áp. Một số luật có lift cao gồm:</w:t>
      </w:r>
    </w:p>
    <w:tbl>
      <w:tblPr>
        <w:tblStyle w:val="TableGrid"/>
        <w:tblW w:w="9271" w:type="dxa"/>
        <w:tblLook w:val="04A0" w:firstRow="1" w:lastRow="0" w:firstColumn="1" w:lastColumn="0" w:noHBand="0" w:noVBand="1"/>
      </w:tblPr>
      <w:tblGrid>
        <w:gridCol w:w="6324"/>
        <w:gridCol w:w="1902"/>
        <w:gridCol w:w="1045"/>
      </w:tblGrid>
      <w:tr w:rsidR="00DC30A5" w:rsidRPr="00DC30A5" w14:paraId="03947D54" w14:textId="77777777" w:rsidTr="00DC30A5">
        <w:tc>
          <w:tcPr>
            <w:tcW w:w="0" w:type="auto"/>
            <w:hideMark/>
          </w:tcPr>
          <w:p w14:paraId="58A3DA1D" w14:textId="77777777" w:rsidR="00DC30A5" w:rsidRPr="00DC30A5" w:rsidRDefault="00DC30A5" w:rsidP="00C353FC">
            <w:pPr>
              <w:jc w:val="center"/>
              <w:rPr>
                <w:b/>
                <w:bCs/>
                <w:sz w:val="24"/>
                <w:szCs w:val="24"/>
                <w:lang w:val="en-US" w:eastAsia="zh-CN"/>
              </w:rPr>
            </w:pPr>
            <w:r w:rsidRPr="00DC30A5">
              <w:rPr>
                <w:b/>
                <w:bCs/>
                <w:sz w:val="24"/>
                <w:szCs w:val="24"/>
                <w:lang w:val="en-US" w:eastAsia="zh-CN"/>
              </w:rPr>
              <w:t>Luật</w:t>
            </w:r>
          </w:p>
        </w:tc>
        <w:tc>
          <w:tcPr>
            <w:tcW w:w="0" w:type="auto"/>
            <w:hideMark/>
          </w:tcPr>
          <w:p w14:paraId="20F37F0D" w14:textId="77777777" w:rsidR="00DC30A5" w:rsidRPr="00DC30A5" w:rsidRDefault="00DC30A5" w:rsidP="00C353FC">
            <w:pPr>
              <w:jc w:val="center"/>
              <w:rPr>
                <w:b/>
                <w:bCs/>
                <w:sz w:val="24"/>
                <w:szCs w:val="24"/>
                <w:lang w:val="en-US" w:eastAsia="zh-CN"/>
              </w:rPr>
            </w:pPr>
            <w:r w:rsidRPr="00DC30A5">
              <w:rPr>
                <w:b/>
                <w:bCs/>
                <w:sz w:val="24"/>
                <w:szCs w:val="24"/>
                <w:lang w:val="en-US" w:eastAsia="zh-CN"/>
              </w:rPr>
              <w:t>Confidence</w:t>
            </w:r>
          </w:p>
        </w:tc>
        <w:tc>
          <w:tcPr>
            <w:tcW w:w="0" w:type="auto"/>
            <w:hideMark/>
          </w:tcPr>
          <w:p w14:paraId="385DDA82" w14:textId="77777777" w:rsidR="00DC30A5" w:rsidRPr="00DC30A5" w:rsidRDefault="00DC30A5" w:rsidP="00C353FC">
            <w:pPr>
              <w:jc w:val="center"/>
              <w:rPr>
                <w:b/>
                <w:bCs/>
                <w:sz w:val="24"/>
                <w:szCs w:val="24"/>
                <w:lang w:val="en-US" w:eastAsia="zh-CN"/>
              </w:rPr>
            </w:pPr>
            <w:r w:rsidRPr="00DC30A5">
              <w:rPr>
                <w:b/>
                <w:bCs/>
                <w:sz w:val="24"/>
                <w:szCs w:val="24"/>
                <w:lang w:val="en-US" w:eastAsia="zh-CN"/>
              </w:rPr>
              <w:t>Lift</w:t>
            </w:r>
          </w:p>
        </w:tc>
      </w:tr>
      <w:tr w:rsidR="00DC30A5" w:rsidRPr="00DC30A5" w14:paraId="73E3EC7A" w14:textId="77777777" w:rsidTr="00DC30A5">
        <w:tc>
          <w:tcPr>
            <w:tcW w:w="0" w:type="auto"/>
            <w:hideMark/>
          </w:tcPr>
          <w:p w14:paraId="7298B9A8" w14:textId="77777777" w:rsidR="00DC30A5" w:rsidRPr="00DC30A5" w:rsidRDefault="00DC30A5" w:rsidP="00C353FC">
            <w:pPr>
              <w:rPr>
                <w:sz w:val="24"/>
                <w:szCs w:val="24"/>
                <w:lang w:val="en-US" w:eastAsia="zh-CN"/>
              </w:rPr>
            </w:pPr>
            <w:r w:rsidRPr="00DC30A5">
              <w:rPr>
                <w:sz w:val="24"/>
                <w:szCs w:val="24"/>
                <w:lang w:val="en-US" w:eastAsia="zh-CN"/>
              </w:rPr>
              <w:t>elderly_AND_obese → diabetes, obese</w:t>
            </w:r>
          </w:p>
        </w:tc>
        <w:tc>
          <w:tcPr>
            <w:tcW w:w="0" w:type="auto"/>
            <w:hideMark/>
          </w:tcPr>
          <w:p w14:paraId="6817606F" w14:textId="77777777" w:rsidR="00DC30A5" w:rsidRPr="00DC30A5" w:rsidRDefault="00DC30A5" w:rsidP="00C353FC">
            <w:pPr>
              <w:rPr>
                <w:sz w:val="24"/>
                <w:szCs w:val="24"/>
                <w:lang w:val="en-US" w:eastAsia="zh-CN"/>
              </w:rPr>
            </w:pPr>
            <w:r w:rsidRPr="00DC30A5">
              <w:rPr>
                <w:sz w:val="24"/>
                <w:szCs w:val="24"/>
                <w:lang w:val="en-US" w:eastAsia="zh-CN"/>
              </w:rPr>
              <w:t>0.352</w:t>
            </w:r>
          </w:p>
        </w:tc>
        <w:tc>
          <w:tcPr>
            <w:tcW w:w="0" w:type="auto"/>
            <w:hideMark/>
          </w:tcPr>
          <w:p w14:paraId="63DB6CA5" w14:textId="77777777" w:rsidR="00DC30A5" w:rsidRPr="00DC30A5" w:rsidRDefault="00DC30A5" w:rsidP="00C353FC">
            <w:pPr>
              <w:rPr>
                <w:sz w:val="24"/>
                <w:szCs w:val="24"/>
                <w:lang w:val="en-US" w:eastAsia="zh-CN"/>
              </w:rPr>
            </w:pPr>
            <w:r w:rsidRPr="00DC30A5">
              <w:rPr>
                <w:sz w:val="24"/>
                <w:szCs w:val="24"/>
                <w:lang w:val="en-US" w:eastAsia="zh-CN"/>
              </w:rPr>
              <w:t>4.105</w:t>
            </w:r>
          </w:p>
        </w:tc>
      </w:tr>
      <w:tr w:rsidR="00DC30A5" w:rsidRPr="00DC30A5" w14:paraId="5BD30932" w14:textId="77777777" w:rsidTr="00DC30A5">
        <w:tc>
          <w:tcPr>
            <w:tcW w:w="0" w:type="auto"/>
            <w:hideMark/>
          </w:tcPr>
          <w:p w14:paraId="09F3EBCD" w14:textId="77777777" w:rsidR="00DC30A5" w:rsidRPr="00DC30A5" w:rsidRDefault="00DC30A5" w:rsidP="00C353FC">
            <w:pPr>
              <w:rPr>
                <w:sz w:val="24"/>
                <w:szCs w:val="24"/>
                <w:lang w:val="en-US" w:eastAsia="zh-CN"/>
              </w:rPr>
            </w:pPr>
            <w:r w:rsidRPr="00DC30A5">
              <w:rPr>
                <w:sz w:val="24"/>
                <w:szCs w:val="24"/>
                <w:lang w:val="en-US" w:eastAsia="zh-CN"/>
              </w:rPr>
              <w:t>obese_AND_hypertension → diabetes, obese</w:t>
            </w:r>
          </w:p>
        </w:tc>
        <w:tc>
          <w:tcPr>
            <w:tcW w:w="0" w:type="auto"/>
            <w:hideMark/>
          </w:tcPr>
          <w:p w14:paraId="6DA9C51A" w14:textId="77777777" w:rsidR="00DC30A5" w:rsidRPr="00DC30A5" w:rsidRDefault="00DC30A5" w:rsidP="00C353FC">
            <w:pPr>
              <w:rPr>
                <w:sz w:val="24"/>
                <w:szCs w:val="24"/>
                <w:lang w:val="en-US" w:eastAsia="zh-CN"/>
              </w:rPr>
            </w:pPr>
            <w:r w:rsidRPr="00DC30A5">
              <w:rPr>
                <w:sz w:val="24"/>
                <w:szCs w:val="24"/>
                <w:lang w:val="en-US" w:eastAsia="zh-CN"/>
              </w:rPr>
              <w:t>0.330</w:t>
            </w:r>
          </w:p>
        </w:tc>
        <w:tc>
          <w:tcPr>
            <w:tcW w:w="0" w:type="auto"/>
            <w:hideMark/>
          </w:tcPr>
          <w:p w14:paraId="24FB680A" w14:textId="77777777" w:rsidR="00DC30A5" w:rsidRPr="00DC30A5" w:rsidRDefault="00DC30A5" w:rsidP="00C353FC">
            <w:pPr>
              <w:rPr>
                <w:sz w:val="24"/>
                <w:szCs w:val="24"/>
                <w:lang w:val="en-US" w:eastAsia="zh-CN"/>
              </w:rPr>
            </w:pPr>
            <w:r w:rsidRPr="00DC30A5">
              <w:rPr>
                <w:sz w:val="24"/>
                <w:szCs w:val="24"/>
                <w:lang w:val="en-US" w:eastAsia="zh-CN"/>
              </w:rPr>
              <w:t>3.853</w:t>
            </w:r>
          </w:p>
        </w:tc>
      </w:tr>
      <w:tr w:rsidR="00DC30A5" w:rsidRPr="00DC30A5" w14:paraId="6A39BDED" w14:textId="77777777" w:rsidTr="00DC30A5">
        <w:tc>
          <w:tcPr>
            <w:tcW w:w="0" w:type="auto"/>
            <w:hideMark/>
          </w:tcPr>
          <w:p w14:paraId="4A149A88" w14:textId="77777777" w:rsidR="00DC30A5" w:rsidRPr="00DC30A5" w:rsidRDefault="00DC30A5" w:rsidP="00C353FC">
            <w:pPr>
              <w:rPr>
                <w:sz w:val="24"/>
                <w:szCs w:val="24"/>
                <w:lang w:val="en-US" w:eastAsia="zh-CN"/>
              </w:rPr>
            </w:pPr>
            <w:r w:rsidRPr="00DC30A5">
              <w:rPr>
                <w:sz w:val="24"/>
                <w:szCs w:val="24"/>
                <w:lang w:val="en-US" w:eastAsia="zh-CN"/>
              </w:rPr>
              <w:t>coronary → diabetes</w:t>
            </w:r>
          </w:p>
        </w:tc>
        <w:tc>
          <w:tcPr>
            <w:tcW w:w="0" w:type="auto"/>
            <w:hideMark/>
          </w:tcPr>
          <w:p w14:paraId="1379254E" w14:textId="77777777" w:rsidR="00DC30A5" w:rsidRPr="00DC30A5" w:rsidRDefault="00DC30A5" w:rsidP="00C353FC">
            <w:pPr>
              <w:rPr>
                <w:sz w:val="24"/>
                <w:szCs w:val="24"/>
                <w:lang w:val="en-US" w:eastAsia="zh-CN"/>
              </w:rPr>
            </w:pPr>
            <w:r w:rsidRPr="00DC30A5">
              <w:rPr>
                <w:sz w:val="24"/>
                <w:szCs w:val="24"/>
                <w:lang w:val="en-US" w:eastAsia="zh-CN"/>
              </w:rPr>
              <w:t>0.453</w:t>
            </w:r>
          </w:p>
        </w:tc>
        <w:tc>
          <w:tcPr>
            <w:tcW w:w="0" w:type="auto"/>
            <w:hideMark/>
          </w:tcPr>
          <w:p w14:paraId="2998E945" w14:textId="77777777" w:rsidR="00DC30A5" w:rsidRPr="00DC30A5" w:rsidRDefault="00DC30A5" w:rsidP="00C353FC">
            <w:pPr>
              <w:rPr>
                <w:sz w:val="24"/>
                <w:szCs w:val="24"/>
                <w:lang w:val="en-US" w:eastAsia="zh-CN"/>
              </w:rPr>
            </w:pPr>
            <w:r w:rsidRPr="00DC30A5">
              <w:rPr>
                <w:sz w:val="24"/>
                <w:szCs w:val="24"/>
                <w:lang w:val="en-US" w:eastAsia="zh-CN"/>
              </w:rPr>
              <w:t>2.858</w:t>
            </w:r>
          </w:p>
        </w:tc>
      </w:tr>
      <w:tr w:rsidR="00DC30A5" w:rsidRPr="00DC30A5" w14:paraId="468F1306" w14:textId="77777777" w:rsidTr="00DC30A5">
        <w:tc>
          <w:tcPr>
            <w:tcW w:w="0" w:type="auto"/>
            <w:hideMark/>
          </w:tcPr>
          <w:p w14:paraId="44382056" w14:textId="77777777" w:rsidR="00DC30A5" w:rsidRPr="00DC30A5" w:rsidRDefault="00DC30A5" w:rsidP="00C353FC">
            <w:pPr>
              <w:rPr>
                <w:sz w:val="24"/>
                <w:szCs w:val="24"/>
                <w:lang w:val="en-US" w:eastAsia="zh-CN"/>
              </w:rPr>
            </w:pPr>
            <w:r w:rsidRPr="00DC30A5">
              <w:rPr>
                <w:sz w:val="24"/>
                <w:szCs w:val="24"/>
                <w:lang w:val="en-US" w:eastAsia="zh-CN"/>
              </w:rPr>
              <w:t>heart_attack → diabetes</w:t>
            </w:r>
          </w:p>
        </w:tc>
        <w:tc>
          <w:tcPr>
            <w:tcW w:w="0" w:type="auto"/>
            <w:hideMark/>
          </w:tcPr>
          <w:p w14:paraId="383D6B05" w14:textId="77777777" w:rsidR="00DC30A5" w:rsidRPr="00DC30A5" w:rsidRDefault="00DC30A5" w:rsidP="00C353FC">
            <w:pPr>
              <w:rPr>
                <w:sz w:val="24"/>
                <w:szCs w:val="24"/>
                <w:lang w:val="en-US" w:eastAsia="zh-CN"/>
              </w:rPr>
            </w:pPr>
            <w:r w:rsidRPr="00DC30A5">
              <w:rPr>
                <w:sz w:val="24"/>
                <w:szCs w:val="24"/>
                <w:lang w:val="en-US" w:eastAsia="zh-CN"/>
              </w:rPr>
              <w:t>0.434</w:t>
            </w:r>
          </w:p>
        </w:tc>
        <w:tc>
          <w:tcPr>
            <w:tcW w:w="0" w:type="auto"/>
            <w:hideMark/>
          </w:tcPr>
          <w:p w14:paraId="273F683F" w14:textId="77777777" w:rsidR="00DC30A5" w:rsidRPr="00DC30A5" w:rsidRDefault="00DC30A5" w:rsidP="00C353FC">
            <w:pPr>
              <w:rPr>
                <w:sz w:val="24"/>
                <w:szCs w:val="24"/>
                <w:lang w:val="en-US" w:eastAsia="zh-CN"/>
              </w:rPr>
            </w:pPr>
            <w:r w:rsidRPr="00DC30A5">
              <w:rPr>
                <w:sz w:val="24"/>
                <w:szCs w:val="24"/>
                <w:lang w:val="en-US" w:eastAsia="zh-CN"/>
              </w:rPr>
              <w:t>2.735</w:t>
            </w:r>
          </w:p>
        </w:tc>
      </w:tr>
    </w:tbl>
    <w:p w14:paraId="362C1D64" w14:textId="77777777" w:rsidR="00257DF5" w:rsidRPr="00257DF5" w:rsidRDefault="00257DF5" w:rsidP="00C353FC">
      <w:pPr>
        <w:ind w:firstLine="720"/>
        <w:jc w:val="both"/>
        <w:rPr>
          <w:lang w:val="en-US"/>
        </w:rPr>
      </w:pPr>
      <w:r w:rsidRPr="00257DF5">
        <w:rPr>
          <w:lang w:val="en-US"/>
        </w:rPr>
        <w:t>Kết quả cho thấy các yếu tố như béo phì, tăng huyết áp và bệnh tim mạch thường đồng xuất hiện với tiểu đường trong dữ liệu khảo sát.</w:t>
      </w:r>
    </w:p>
    <w:p w14:paraId="557049A9" w14:textId="77777777" w:rsidR="00257DF5" w:rsidRPr="00257DF5" w:rsidRDefault="00257DF5" w:rsidP="00C353FC">
      <w:pPr>
        <w:ind w:firstLine="720"/>
        <w:jc w:val="both"/>
        <w:rPr>
          <w:lang w:val="en-US"/>
        </w:rPr>
      </w:pPr>
      <w:r w:rsidRPr="00257DF5">
        <w:rPr>
          <w:lang w:val="en-US"/>
        </w:rPr>
        <w:t>Ngoài ra, một số luật phức hợp gồm nhiều yếu tố nguy cơ đồng thời cũng xuất hiện với confidence khá cao:</w:t>
      </w:r>
    </w:p>
    <w:tbl>
      <w:tblPr>
        <w:tblStyle w:val="TableGrid"/>
        <w:tblW w:w="0" w:type="auto"/>
        <w:tblLook w:val="04A0" w:firstRow="1" w:lastRow="0" w:firstColumn="1" w:lastColumn="0" w:noHBand="0" w:noVBand="1"/>
      </w:tblPr>
      <w:tblGrid>
        <w:gridCol w:w="6884"/>
        <w:gridCol w:w="1376"/>
        <w:gridCol w:w="756"/>
      </w:tblGrid>
      <w:tr w:rsidR="00257DF5" w:rsidRPr="00257DF5" w14:paraId="2755BA51" w14:textId="77777777" w:rsidTr="00257DF5">
        <w:tc>
          <w:tcPr>
            <w:tcW w:w="0" w:type="auto"/>
            <w:hideMark/>
          </w:tcPr>
          <w:p w14:paraId="5E059272" w14:textId="77777777" w:rsidR="00257DF5" w:rsidRPr="00257DF5" w:rsidRDefault="00257DF5" w:rsidP="00C353FC">
            <w:pPr>
              <w:jc w:val="center"/>
              <w:rPr>
                <w:b/>
                <w:bCs/>
                <w:sz w:val="24"/>
                <w:szCs w:val="24"/>
                <w:lang w:val="en-US" w:eastAsia="zh-CN"/>
              </w:rPr>
            </w:pPr>
            <w:r w:rsidRPr="00257DF5">
              <w:rPr>
                <w:b/>
                <w:bCs/>
                <w:sz w:val="24"/>
                <w:szCs w:val="24"/>
                <w:lang w:val="en-US" w:eastAsia="zh-CN"/>
              </w:rPr>
              <w:t>Luật</w:t>
            </w:r>
          </w:p>
        </w:tc>
        <w:tc>
          <w:tcPr>
            <w:tcW w:w="0" w:type="auto"/>
            <w:hideMark/>
          </w:tcPr>
          <w:p w14:paraId="16D01880" w14:textId="77777777" w:rsidR="00257DF5" w:rsidRPr="00257DF5" w:rsidRDefault="00257DF5" w:rsidP="00C353FC">
            <w:pPr>
              <w:jc w:val="center"/>
              <w:rPr>
                <w:b/>
                <w:bCs/>
                <w:sz w:val="24"/>
                <w:szCs w:val="24"/>
                <w:lang w:val="en-US" w:eastAsia="zh-CN"/>
              </w:rPr>
            </w:pPr>
            <w:r w:rsidRPr="00257DF5">
              <w:rPr>
                <w:b/>
                <w:bCs/>
                <w:sz w:val="24"/>
                <w:szCs w:val="24"/>
                <w:lang w:val="en-US" w:eastAsia="zh-CN"/>
              </w:rPr>
              <w:t>Confidence</w:t>
            </w:r>
          </w:p>
        </w:tc>
        <w:tc>
          <w:tcPr>
            <w:tcW w:w="0" w:type="auto"/>
            <w:hideMark/>
          </w:tcPr>
          <w:p w14:paraId="4848AE5B" w14:textId="77777777" w:rsidR="00257DF5" w:rsidRPr="00257DF5" w:rsidRDefault="00257DF5" w:rsidP="00C353FC">
            <w:pPr>
              <w:jc w:val="center"/>
              <w:rPr>
                <w:b/>
                <w:bCs/>
                <w:sz w:val="24"/>
                <w:szCs w:val="24"/>
                <w:lang w:val="en-US" w:eastAsia="zh-CN"/>
              </w:rPr>
            </w:pPr>
            <w:r w:rsidRPr="00257DF5">
              <w:rPr>
                <w:b/>
                <w:bCs/>
                <w:sz w:val="24"/>
                <w:szCs w:val="24"/>
                <w:lang w:val="en-US" w:eastAsia="zh-CN"/>
              </w:rPr>
              <w:t>Lift</w:t>
            </w:r>
          </w:p>
        </w:tc>
      </w:tr>
      <w:tr w:rsidR="00257DF5" w:rsidRPr="00257DF5" w14:paraId="28393001" w14:textId="77777777" w:rsidTr="00257DF5">
        <w:tc>
          <w:tcPr>
            <w:tcW w:w="0" w:type="auto"/>
            <w:hideMark/>
          </w:tcPr>
          <w:p w14:paraId="1ED9866D" w14:textId="77777777" w:rsidR="00257DF5" w:rsidRPr="00257DF5" w:rsidRDefault="00257DF5" w:rsidP="00C353FC">
            <w:pPr>
              <w:rPr>
                <w:sz w:val="24"/>
                <w:szCs w:val="24"/>
                <w:lang w:val="en-US" w:eastAsia="zh-CN"/>
              </w:rPr>
            </w:pPr>
            <w:r w:rsidRPr="00257DF5">
              <w:rPr>
                <w:sz w:val="24"/>
                <w:szCs w:val="24"/>
                <w:lang w:val="en-US" w:eastAsia="zh-CN"/>
              </w:rPr>
              <w:t>abdominal_AND_low_fiber + elderly_AND_hypertension → diabetes</w:t>
            </w:r>
          </w:p>
        </w:tc>
        <w:tc>
          <w:tcPr>
            <w:tcW w:w="0" w:type="auto"/>
            <w:hideMark/>
          </w:tcPr>
          <w:p w14:paraId="1A06C4A3" w14:textId="77777777" w:rsidR="00257DF5" w:rsidRPr="00257DF5" w:rsidRDefault="00257DF5" w:rsidP="00C353FC">
            <w:pPr>
              <w:rPr>
                <w:sz w:val="24"/>
                <w:szCs w:val="24"/>
                <w:lang w:val="en-US" w:eastAsia="zh-CN"/>
              </w:rPr>
            </w:pPr>
            <w:r w:rsidRPr="00257DF5">
              <w:rPr>
                <w:sz w:val="24"/>
                <w:szCs w:val="24"/>
                <w:lang w:val="en-US" w:eastAsia="zh-CN"/>
              </w:rPr>
              <w:t>0.417</w:t>
            </w:r>
          </w:p>
        </w:tc>
        <w:tc>
          <w:tcPr>
            <w:tcW w:w="0" w:type="auto"/>
            <w:hideMark/>
          </w:tcPr>
          <w:p w14:paraId="10B26E2B" w14:textId="77777777" w:rsidR="00257DF5" w:rsidRPr="00257DF5" w:rsidRDefault="00257DF5" w:rsidP="00C353FC">
            <w:pPr>
              <w:rPr>
                <w:sz w:val="24"/>
                <w:szCs w:val="24"/>
                <w:lang w:val="en-US" w:eastAsia="zh-CN"/>
              </w:rPr>
            </w:pPr>
            <w:r w:rsidRPr="00257DF5">
              <w:rPr>
                <w:sz w:val="24"/>
                <w:szCs w:val="24"/>
                <w:lang w:val="en-US" w:eastAsia="zh-CN"/>
              </w:rPr>
              <w:t>2.629</w:t>
            </w:r>
          </w:p>
        </w:tc>
      </w:tr>
      <w:tr w:rsidR="00257DF5" w:rsidRPr="00257DF5" w14:paraId="71C53521" w14:textId="77777777" w:rsidTr="00257DF5">
        <w:tc>
          <w:tcPr>
            <w:tcW w:w="0" w:type="auto"/>
            <w:hideMark/>
          </w:tcPr>
          <w:p w14:paraId="34F35BAC" w14:textId="77777777" w:rsidR="00257DF5" w:rsidRPr="00257DF5" w:rsidRDefault="00257DF5" w:rsidP="00C353FC">
            <w:pPr>
              <w:rPr>
                <w:sz w:val="24"/>
                <w:szCs w:val="24"/>
                <w:lang w:val="en-US" w:eastAsia="zh-CN"/>
              </w:rPr>
            </w:pPr>
            <w:r w:rsidRPr="00257DF5">
              <w:rPr>
                <w:sz w:val="24"/>
                <w:szCs w:val="24"/>
                <w:lang w:val="en-US" w:eastAsia="zh-CN"/>
              </w:rPr>
              <w:t>elderly_AND_obese + hypertension → diabetes</w:t>
            </w:r>
          </w:p>
        </w:tc>
        <w:tc>
          <w:tcPr>
            <w:tcW w:w="0" w:type="auto"/>
            <w:hideMark/>
          </w:tcPr>
          <w:p w14:paraId="7710AFFF" w14:textId="77777777" w:rsidR="00257DF5" w:rsidRPr="00257DF5" w:rsidRDefault="00257DF5" w:rsidP="00C353FC">
            <w:pPr>
              <w:rPr>
                <w:sz w:val="24"/>
                <w:szCs w:val="24"/>
                <w:lang w:val="en-US" w:eastAsia="zh-CN"/>
              </w:rPr>
            </w:pPr>
            <w:r w:rsidRPr="00257DF5">
              <w:rPr>
                <w:sz w:val="24"/>
                <w:szCs w:val="24"/>
                <w:lang w:val="en-US" w:eastAsia="zh-CN"/>
              </w:rPr>
              <w:t>0.416</w:t>
            </w:r>
          </w:p>
        </w:tc>
        <w:tc>
          <w:tcPr>
            <w:tcW w:w="0" w:type="auto"/>
            <w:hideMark/>
          </w:tcPr>
          <w:p w14:paraId="563CB3A9" w14:textId="77777777" w:rsidR="00257DF5" w:rsidRPr="00257DF5" w:rsidRDefault="00257DF5" w:rsidP="00C353FC">
            <w:pPr>
              <w:rPr>
                <w:sz w:val="24"/>
                <w:szCs w:val="24"/>
                <w:lang w:val="en-US" w:eastAsia="zh-CN"/>
              </w:rPr>
            </w:pPr>
            <w:r w:rsidRPr="00257DF5">
              <w:rPr>
                <w:sz w:val="24"/>
                <w:szCs w:val="24"/>
                <w:lang w:val="en-US" w:eastAsia="zh-CN"/>
              </w:rPr>
              <w:t>2.624</w:t>
            </w:r>
          </w:p>
        </w:tc>
      </w:tr>
      <w:tr w:rsidR="00257DF5" w:rsidRPr="00257DF5" w14:paraId="4BEF03E4" w14:textId="77777777" w:rsidTr="00257DF5">
        <w:tc>
          <w:tcPr>
            <w:tcW w:w="0" w:type="auto"/>
            <w:hideMark/>
          </w:tcPr>
          <w:p w14:paraId="359431EB" w14:textId="77777777" w:rsidR="00257DF5" w:rsidRPr="00257DF5" w:rsidRDefault="00257DF5" w:rsidP="00C353FC">
            <w:pPr>
              <w:rPr>
                <w:sz w:val="24"/>
                <w:szCs w:val="24"/>
                <w:lang w:val="en-US" w:eastAsia="zh-CN"/>
              </w:rPr>
            </w:pPr>
            <w:r w:rsidRPr="00257DF5">
              <w:rPr>
                <w:sz w:val="24"/>
                <w:szCs w:val="24"/>
                <w:lang w:val="en-US" w:eastAsia="zh-CN"/>
              </w:rPr>
              <w:t>elderly_AND_hypertension + obese → diabetes</w:t>
            </w:r>
          </w:p>
        </w:tc>
        <w:tc>
          <w:tcPr>
            <w:tcW w:w="0" w:type="auto"/>
            <w:hideMark/>
          </w:tcPr>
          <w:p w14:paraId="114BD2D3" w14:textId="77777777" w:rsidR="00257DF5" w:rsidRPr="00257DF5" w:rsidRDefault="00257DF5" w:rsidP="00C353FC">
            <w:pPr>
              <w:rPr>
                <w:sz w:val="24"/>
                <w:szCs w:val="24"/>
                <w:lang w:val="en-US" w:eastAsia="zh-CN"/>
              </w:rPr>
            </w:pPr>
            <w:r w:rsidRPr="00257DF5">
              <w:rPr>
                <w:sz w:val="24"/>
                <w:szCs w:val="24"/>
                <w:lang w:val="en-US" w:eastAsia="zh-CN"/>
              </w:rPr>
              <w:t>0.416</w:t>
            </w:r>
          </w:p>
        </w:tc>
        <w:tc>
          <w:tcPr>
            <w:tcW w:w="0" w:type="auto"/>
            <w:hideMark/>
          </w:tcPr>
          <w:p w14:paraId="24E3A2F3" w14:textId="77777777" w:rsidR="00257DF5" w:rsidRPr="00257DF5" w:rsidRDefault="00257DF5" w:rsidP="00C353FC">
            <w:pPr>
              <w:rPr>
                <w:sz w:val="24"/>
                <w:szCs w:val="24"/>
                <w:lang w:val="en-US" w:eastAsia="zh-CN"/>
              </w:rPr>
            </w:pPr>
            <w:r w:rsidRPr="00257DF5">
              <w:rPr>
                <w:sz w:val="24"/>
                <w:szCs w:val="24"/>
                <w:lang w:val="en-US" w:eastAsia="zh-CN"/>
              </w:rPr>
              <w:t>2.624</w:t>
            </w:r>
          </w:p>
        </w:tc>
      </w:tr>
    </w:tbl>
    <w:p w14:paraId="73D19AD8" w14:textId="5D4E1A6E" w:rsidR="00146589" w:rsidRDefault="00CF5D8A" w:rsidP="00C353FC">
      <w:pPr>
        <w:ind w:firstLine="720"/>
        <w:jc w:val="both"/>
        <w:rPr>
          <w:lang w:val="en-US"/>
        </w:rPr>
      </w:pPr>
      <w:r w:rsidRPr="00CF5D8A">
        <w:t>Các luật này cho thấy tiểu đường thường liên quan đến sự kết hợp của nhiều yếu tố nguy cơ thay vì chỉ một yếu tố riêng lẻ.</w:t>
      </w:r>
    </w:p>
    <w:p w14:paraId="5365F0C4" w14:textId="77777777" w:rsidR="00CF5D8A" w:rsidRDefault="00CF5D8A" w:rsidP="00C353FC">
      <w:pPr>
        <w:rPr>
          <w:lang w:val="en-US"/>
        </w:rPr>
      </w:pPr>
    </w:p>
    <w:p w14:paraId="5570B3E1" w14:textId="4B2A081D" w:rsidR="00146589" w:rsidRDefault="005C4CB3" w:rsidP="00C353FC">
      <w:pPr>
        <w:rPr>
          <w:b/>
          <w:bCs/>
        </w:rPr>
      </w:pPr>
      <w:r w:rsidRPr="005C4CB3">
        <w:rPr>
          <w:b/>
          <w:bCs/>
        </w:rPr>
        <w:lastRenderedPageBreak/>
        <w:t>b. Luật liên quan đến tăng huyết áp</w:t>
      </w:r>
    </w:p>
    <w:p w14:paraId="2667C7A5" w14:textId="449F578D" w:rsidR="00212489" w:rsidRDefault="00014099" w:rsidP="00C353FC">
      <w:r w:rsidRPr="00014099">
        <w:t>Tăng huyết áp là bệnh xuất hiện với tần suất cao trong các luật kết hợp.</w:t>
      </w:r>
    </w:p>
    <w:tbl>
      <w:tblPr>
        <w:tblStyle w:val="TableGrid"/>
        <w:tblW w:w="0" w:type="auto"/>
        <w:tblLook w:val="04A0" w:firstRow="1" w:lastRow="0" w:firstColumn="1" w:lastColumn="0" w:noHBand="0" w:noVBand="1"/>
      </w:tblPr>
      <w:tblGrid>
        <w:gridCol w:w="5643"/>
        <w:gridCol w:w="1376"/>
        <w:gridCol w:w="1997"/>
      </w:tblGrid>
      <w:tr w:rsidR="00014099" w:rsidRPr="00014099" w14:paraId="020D5E65" w14:textId="77777777" w:rsidTr="0044514D">
        <w:tc>
          <w:tcPr>
            <w:tcW w:w="0" w:type="auto"/>
            <w:hideMark/>
          </w:tcPr>
          <w:p w14:paraId="713BB6FD" w14:textId="77777777" w:rsidR="00014099" w:rsidRPr="00014099" w:rsidRDefault="00014099" w:rsidP="00C353FC">
            <w:pPr>
              <w:jc w:val="center"/>
              <w:rPr>
                <w:b/>
                <w:bCs/>
                <w:sz w:val="24"/>
                <w:szCs w:val="24"/>
                <w:lang w:val="en-US" w:eastAsia="zh-CN"/>
              </w:rPr>
            </w:pPr>
            <w:r w:rsidRPr="00014099">
              <w:rPr>
                <w:b/>
                <w:bCs/>
                <w:sz w:val="24"/>
                <w:szCs w:val="24"/>
                <w:lang w:val="en-US" w:eastAsia="zh-CN"/>
              </w:rPr>
              <w:t>Luật</w:t>
            </w:r>
          </w:p>
        </w:tc>
        <w:tc>
          <w:tcPr>
            <w:tcW w:w="0" w:type="auto"/>
            <w:hideMark/>
          </w:tcPr>
          <w:p w14:paraId="1AE80C50" w14:textId="77777777" w:rsidR="00014099" w:rsidRPr="00014099" w:rsidRDefault="00014099" w:rsidP="00C353FC">
            <w:pPr>
              <w:jc w:val="center"/>
              <w:rPr>
                <w:b/>
                <w:bCs/>
                <w:sz w:val="24"/>
                <w:szCs w:val="24"/>
                <w:lang w:val="en-US" w:eastAsia="zh-CN"/>
              </w:rPr>
            </w:pPr>
            <w:r w:rsidRPr="00014099">
              <w:rPr>
                <w:b/>
                <w:bCs/>
                <w:sz w:val="24"/>
                <w:szCs w:val="24"/>
                <w:lang w:val="en-US" w:eastAsia="zh-CN"/>
              </w:rPr>
              <w:t>Confidence</w:t>
            </w:r>
          </w:p>
        </w:tc>
        <w:tc>
          <w:tcPr>
            <w:tcW w:w="1997" w:type="dxa"/>
            <w:hideMark/>
          </w:tcPr>
          <w:p w14:paraId="532D0B0A" w14:textId="77777777" w:rsidR="00014099" w:rsidRPr="00014099" w:rsidRDefault="00014099" w:rsidP="00C353FC">
            <w:pPr>
              <w:jc w:val="center"/>
              <w:rPr>
                <w:b/>
                <w:bCs/>
                <w:sz w:val="24"/>
                <w:szCs w:val="24"/>
                <w:lang w:val="en-US" w:eastAsia="zh-CN"/>
              </w:rPr>
            </w:pPr>
            <w:r w:rsidRPr="00014099">
              <w:rPr>
                <w:b/>
                <w:bCs/>
                <w:sz w:val="24"/>
                <w:szCs w:val="24"/>
                <w:lang w:val="en-US" w:eastAsia="zh-CN"/>
              </w:rPr>
              <w:t>Lift</w:t>
            </w:r>
          </w:p>
        </w:tc>
      </w:tr>
      <w:tr w:rsidR="00014099" w:rsidRPr="00014099" w14:paraId="5E8726EE" w14:textId="77777777" w:rsidTr="0044514D">
        <w:tc>
          <w:tcPr>
            <w:tcW w:w="0" w:type="auto"/>
            <w:hideMark/>
          </w:tcPr>
          <w:p w14:paraId="55EB0169" w14:textId="77777777" w:rsidR="00014099" w:rsidRPr="00014099" w:rsidRDefault="00014099" w:rsidP="00C353FC">
            <w:pPr>
              <w:rPr>
                <w:sz w:val="24"/>
                <w:szCs w:val="24"/>
                <w:lang w:val="en-US" w:eastAsia="zh-CN"/>
              </w:rPr>
            </w:pPr>
            <w:r w:rsidRPr="00014099">
              <w:rPr>
                <w:sz w:val="24"/>
                <w:szCs w:val="24"/>
                <w:lang w:val="en-US" w:eastAsia="zh-CN"/>
              </w:rPr>
              <w:t>obese_AND_hypertension → hypertension, obese</w:t>
            </w:r>
          </w:p>
        </w:tc>
        <w:tc>
          <w:tcPr>
            <w:tcW w:w="0" w:type="auto"/>
            <w:hideMark/>
          </w:tcPr>
          <w:p w14:paraId="33A2063E" w14:textId="77777777" w:rsidR="00014099" w:rsidRPr="00014099" w:rsidRDefault="00014099" w:rsidP="00C353FC">
            <w:pPr>
              <w:rPr>
                <w:sz w:val="24"/>
                <w:szCs w:val="24"/>
                <w:lang w:val="en-US" w:eastAsia="zh-CN"/>
              </w:rPr>
            </w:pPr>
            <w:r w:rsidRPr="00014099">
              <w:rPr>
                <w:sz w:val="24"/>
                <w:szCs w:val="24"/>
                <w:lang w:val="en-US" w:eastAsia="zh-CN"/>
              </w:rPr>
              <w:t>1.000</w:t>
            </w:r>
          </w:p>
        </w:tc>
        <w:tc>
          <w:tcPr>
            <w:tcW w:w="1997" w:type="dxa"/>
            <w:hideMark/>
          </w:tcPr>
          <w:p w14:paraId="69D654FC" w14:textId="77777777" w:rsidR="00014099" w:rsidRPr="00014099" w:rsidRDefault="00014099" w:rsidP="00C353FC">
            <w:pPr>
              <w:rPr>
                <w:sz w:val="24"/>
                <w:szCs w:val="24"/>
                <w:lang w:val="en-US" w:eastAsia="zh-CN"/>
              </w:rPr>
            </w:pPr>
            <w:r w:rsidRPr="00014099">
              <w:rPr>
                <w:sz w:val="24"/>
                <w:szCs w:val="24"/>
                <w:lang w:val="en-US" w:eastAsia="zh-CN"/>
              </w:rPr>
              <w:t>5.075</w:t>
            </w:r>
          </w:p>
        </w:tc>
      </w:tr>
      <w:tr w:rsidR="00014099" w:rsidRPr="00014099" w14:paraId="3B73BDD2" w14:textId="77777777" w:rsidTr="0044514D">
        <w:tc>
          <w:tcPr>
            <w:tcW w:w="0" w:type="auto"/>
            <w:hideMark/>
          </w:tcPr>
          <w:p w14:paraId="01ED5B12" w14:textId="77777777" w:rsidR="00014099" w:rsidRPr="00014099" w:rsidRDefault="00014099" w:rsidP="00C353FC">
            <w:pPr>
              <w:rPr>
                <w:sz w:val="24"/>
                <w:szCs w:val="24"/>
                <w:lang w:val="en-US" w:eastAsia="zh-CN"/>
              </w:rPr>
            </w:pPr>
            <w:r w:rsidRPr="00014099">
              <w:rPr>
                <w:sz w:val="24"/>
                <w:szCs w:val="24"/>
                <w:lang w:val="en-US" w:eastAsia="zh-CN"/>
              </w:rPr>
              <w:t>abdominal_AND_low_fiber → hypertension, low_fiber</w:t>
            </w:r>
          </w:p>
        </w:tc>
        <w:tc>
          <w:tcPr>
            <w:tcW w:w="0" w:type="auto"/>
            <w:hideMark/>
          </w:tcPr>
          <w:p w14:paraId="09CB7684" w14:textId="77777777" w:rsidR="00014099" w:rsidRPr="00014099" w:rsidRDefault="00014099" w:rsidP="00C353FC">
            <w:pPr>
              <w:rPr>
                <w:sz w:val="24"/>
                <w:szCs w:val="24"/>
                <w:lang w:val="en-US" w:eastAsia="zh-CN"/>
              </w:rPr>
            </w:pPr>
            <w:r w:rsidRPr="00014099">
              <w:rPr>
                <w:sz w:val="24"/>
                <w:szCs w:val="24"/>
                <w:lang w:val="en-US" w:eastAsia="zh-CN"/>
              </w:rPr>
              <w:t>0.501</w:t>
            </w:r>
          </w:p>
        </w:tc>
        <w:tc>
          <w:tcPr>
            <w:tcW w:w="1997" w:type="dxa"/>
            <w:hideMark/>
          </w:tcPr>
          <w:p w14:paraId="5D8E698A" w14:textId="77777777" w:rsidR="00014099" w:rsidRPr="00014099" w:rsidRDefault="00014099" w:rsidP="00C353FC">
            <w:pPr>
              <w:rPr>
                <w:sz w:val="24"/>
                <w:szCs w:val="24"/>
                <w:lang w:val="en-US" w:eastAsia="zh-CN"/>
              </w:rPr>
            </w:pPr>
            <w:r w:rsidRPr="00014099">
              <w:rPr>
                <w:sz w:val="24"/>
                <w:szCs w:val="24"/>
                <w:lang w:val="en-US" w:eastAsia="zh-CN"/>
              </w:rPr>
              <w:t>4.710</w:t>
            </w:r>
          </w:p>
        </w:tc>
      </w:tr>
      <w:tr w:rsidR="00014099" w:rsidRPr="00014099" w14:paraId="29494603" w14:textId="77777777" w:rsidTr="0044514D">
        <w:tc>
          <w:tcPr>
            <w:tcW w:w="0" w:type="auto"/>
            <w:hideMark/>
          </w:tcPr>
          <w:p w14:paraId="62460504" w14:textId="77777777" w:rsidR="00014099" w:rsidRPr="00014099" w:rsidRDefault="00014099" w:rsidP="00C353FC">
            <w:pPr>
              <w:rPr>
                <w:sz w:val="24"/>
                <w:szCs w:val="24"/>
                <w:lang w:val="en-US" w:eastAsia="zh-CN"/>
              </w:rPr>
            </w:pPr>
            <w:r w:rsidRPr="00014099">
              <w:rPr>
                <w:sz w:val="24"/>
                <w:szCs w:val="24"/>
                <w:lang w:val="en-US" w:eastAsia="zh-CN"/>
              </w:rPr>
              <w:t>elderly_AND_hypertension → elderly, hypertension</w:t>
            </w:r>
          </w:p>
        </w:tc>
        <w:tc>
          <w:tcPr>
            <w:tcW w:w="0" w:type="auto"/>
            <w:hideMark/>
          </w:tcPr>
          <w:p w14:paraId="333B6197" w14:textId="77777777" w:rsidR="00014099" w:rsidRPr="00014099" w:rsidRDefault="00014099" w:rsidP="00C353FC">
            <w:pPr>
              <w:rPr>
                <w:sz w:val="24"/>
                <w:szCs w:val="24"/>
                <w:lang w:val="en-US" w:eastAsia="zh-CN"/>
              </w:rPr>
            </w:pPr>
            <w:r w:rsidRPr="00014099">
              <w:rPr>
                <w:sz w:val="24"/>
                <w:szCs w:val="24"/>
                <w:lang w:val="en-US" w:eastAsia="zh-CN"/>
              </w:rPr>
              <w:t>1.000</w:t>
            </w:r>
          </w:p>
        </w:tc>
        <w:tc>
          <w:tcPr>
            <w:tcW w:w="1997" w:type="dxa"/>
            <w:hideMark/>
          </w:tcPr>
          <w:p w14:paraId="081BB05B" w14:textId="77777777" w:rsidR="00014099" w:rsidRPr="00014099" w:rsidRDefault="00014099" w:rsidP="00C353FC">
            <w:pPr>
              <w:rPr>
                <w:sz w:val="24"/>
                <w:szCs w:val="24"/>
                <w:lang w:val="en-US" w:eastAsia="zh-CN"/>
              </w:rPr>
            </w:pPr>
            <w:r w:rsidRPr="00014099">
              <w:rPr>
                <w:sz w:val="24"/>
                <w:szCs w:val="24"/>
                <w:lang w:val="en-US" w:eastAsia="zh-CN"/>
              </w:rPr>
              <w:t>4.283</w:t>
            </w:r>
          </w:p>
        </w:tc>
      </w:tr>
      <w:tr w:rsidR="00014099" w:rsidRPr="00014099" w14:paraId="0FC7DFB5" w14:textId="77777777" w:rsidTr="0044514D">
        <w:tc>
          <w:tcPr>
            <w:tcW w:w="0" w:type="auto"/>
            <w:hideMark/>
          </w:tcPr>
          <w:p w14:paraId="7B0FA858" w14:textId="77777777" w:rsidR="00014099" w:rsidRPr="00014099" w:rsidRDefault="00014099" w:rsidP="00C353FC">
            <w:pPr>
              <w:rPr>
                <w:sz w:val="24"/>
                <w:szCs w:val="24"/>
                <w:lang w:val="en-US" w:eastAsia="zh-CN"/>
              </w:rPr>
            </w:pPr>
            <w:r w:rsidRPr="00014099">
              <w:rPr>
                <w:sz w:val="24"/>
                <w:szCs w:val="24"/>
                <w:lang w:val="en-US" w:eastAsia="zh-CN"/>
              </w:rPr>
              <w:t>obese_AND_high_chol → high_cholesterol, hypertension</w:t>
            </w:r>
          </w:p>
        </w:tc>
        <w:tc>
          <w:tcPr>
            <w:tcW w:w="0" w:type="auto"/>
            <w:hideMark/>
          </w:tcPr>
          <w:p w14:paraId="22BA2E35" w14:textId="77777777" w:rsidR="00014099" w:rsidRPr="00014099" w:rsidRDefault="00014099" w:rsidP="00C353FC">
            <w:pPr>
              <w:rPr>
                <w:sz w:val="24"/>
                <w:szCs w:val="24"/>
                <w:lang w:val="en-US" w:eastAsia="zh-CN"/>
              </w:rPr>
            </w:pPr>
            <w:r w:rsidRPr="00014099">
              <w:rPr>
                <w:sz w:val="24"/>
                <w:szCs w:val="24"/>
                <w:lang w:val="en-US" w:eastAsia="zh-CN"/>
              </w:rPr>
              <w:t>0.451</w:t>
            </w:r>
          </w:p>
        </w:tc>
        <w:tc>
          <w:tcPr>
            <w:tcW w:w="1997" w:type="dxa"/>
            <w:hideMark/>
          </w:tcPr>
          <w:p w14:paraId="5B8B7301" w14:textId="77777777" w:rsidR="00014099" w:rsidRPr="00014099" w:rsidRDefault="00014099" w:rsidP="00C353FC">
            <w:pPr>
              <w:rPr>
                <w:sz w:val="24"/>
                <w:szCs w:val="24"/>
                <w:lang w:val="en-US" w:eastAsia="zh-CN"/>
              </w:rPr>
            </w:pPr>
            <w:r w:rsidRPr="00014099">
              <w:rPr>
                <w:sz w:val="24"/>
                <w:szCs w:val="24"/>
                <w:lang w:val="en-US" w:eastAsia="zh-CN"/>
              </w:rPr>
              <w:t>3.688</w:t>
            </w:r>
          </w:p>
        </w:tc>
      </w:tr>
    </w:tbl>
    <w:p w14:paraId="7B39AFEA" w14:textId="7E6AEDF3" w:rsidR="00634ACA" w:rsidRDefault="008659C8" w:rsidP="00C353FC">
      <w:pPr>
        <w:ind w:firstLine="720"/>
        <w:jc w:val="both"/>
      </w:pPr>
      <w:r w:rsidRPr="008659C8">
        <w:t>Kết quả cho thấy tăng huyết áp thường xuất hiện cùng với béo phì, tuổi cao, cholesterol cao và các đặc điểm dinh dưỡng bất lợi.</w:t>
      </w:r>
    </w:p>
    <w:p w14:paraId="7E3A28F9" w14:textId="330B8B82" w:rsidR="008659C8" w:rsidRPr="008659C8" w:rsidRDefault="008659C8" w:rsidP="00C353FC">
      <w:pPr>
        <w:ind w:firstLine="720"/>
        <w:jc w:val="both"/>
        <w:rPr>
          <w:lang w:val="en-US"/>
        </w:rPr>
      </w:pPr>
      <w:r w:rsidRPr="008659C8">
        <w:rPr>
          <w:lang w:val="en-US"/>
        </w:rPr>
        <w:t>Ngoài ra, luật:</w:t>
      </w:r>
      <w:r>
        <w:rPr>
          <w:lang w:val="en-US"/>
        </w:rPr>
        <w:t xml:space="preserve"> </w:t>
      </w:r>
      <w:r w:rsidRPr="008659C8">
        <w:rPr>
          <w:lang w:val="en-US"/>
        </w:rPr>
        <w:t xml:space="preserve">obese_AND_hypertension → diabetes, hypertension </w:t>
      </w:r>
    </w:p>
    <w:p w14:paraId="1842C94D" w14:textId="77777777" w:rsidR="008659C8" w:rsidRPr="008659C8" w:rsidRDefault="008659C8" w:rsidP="00C353FC">
      <w:pPr>
        <w:jc w:val="both"/>
        <w:rPr>
          <w:lang w:val="en-US"/>
        </w:rPr>
      </w:pPr>
      <w:r w:rsidRPr="008659C8">
        <w:rPr>
          <w:lang w:val="en-US"/>
        </w:rPr>
        <w:t>có confidence = 0.330 và lift = 2.995 cho thấy nhóm vừa béo phì vừa tăng huyết áp thường đồng xuất hiện với tiểu đường nhiều hơn so với ngẫu nhiên.</w:t>
      </w:r>
    </w:p>
    <w:p w14:paraId="3694F817" w14:textId="5298FB67" w:rsidR="007206E9" w:rsidRDefault="00733FE6" w:rsidP="00C353FC">
      <w:pPr>
        <w:rPr>
          <w:lang w:val="en-US"/>
        </w:rPr>
      </w:pPr>
      <w:r>
        <w:rPr>
          <w:lang w:val="en-US"/>
        </w:rPr>
        <w:t xml:space="preserve"> </w:t>
      </w:r>
    </w:p>
    <w:p w14:paraId="387CA3B1" w14:textId="7D984F81" w:rsidR="00733FE6" w:rsidRDefault="00733FE6" w:rsidP="00C353FC">
      <w:pPr>
        <w:rPr>
          <w:b/>
          <w:bCs/>
        </w:rPr>
      </w:pPr>
      <w:r>
        <w:rPr>
          <w:b/>
          <w:bCs/>
          <w:lang w:val="en-US"/>
        </w:rPr>
        <w:t xml:space="preserve">c. </w:t>
      </w:r>
      <w:r w:rsidR="00C810F7" w:rsidRPr="00C810F7">
        <w:rPr>
          <w:b/>
          <w:bCs/>
        </w:rPr>
        <w:t>Luật thể trạng/lâm sàng → bệnh</w:t>
      </w:r>
    </w:p>
    <w:p w14:paraId="645C9983" w14:textId="7B80EB29" w:rsidR="00C810F7" w:rsidRDefault="00C810F7" w:rsidP="00C353FC">
      <w:r w:rsidRPr="00C810F7">
        <w:t>Khi chỉ xét các luật có tiền đề thuộc nhóm yếu tố lâm sàng và thể trạng, nhiều luật có lift rất cao được phát hiện.</w:t>
      </w:r>
    </w:p>
    <w:tbl>
      <w:tblPr>
        <w:tblStyle w:val="TableGrid"/>
        <w:tblW w:w="0" w:type="auto"/>
        <w:tblLook w:val="04A0" w:firstRow="1" w:lastRow="0" w:firstColumn="1" w:lastColumn="0" w:noHBand="0" w:noVBand="1"/>
      </w:tblPr>
      <w:tblGrid>
        <w:gridCol w:w="3229"/>
        <w:gridCol w:w="1376"/>
        <w:gridCol w:w="4411"/>
      </w:tblGrid>
      <w:tr w:rsidR="0044514D" w:rsidRPr="0044514D" w14:paraId="3C50773D" w14:textId="77777777" w:rsidTr="0044514D">
        <w:tc>
          <w:tcPr>
            <w:tcW w:w="0" w:type="auto"/>
            <w:hideMark/>
          </w:tcPr>
          <w:p w14:paraId="5BE6561E" w14:textId="77777777" w:rsidR="0044514D" w:rsidRPr="0044514D" w:rsidRDefault="0044514D" w:rsidP="00C353FC">
            <w:pPr>
              <w:jc w:val="center"/>
              <w:rPr>
                <w:b/>
                <w:bCs/>
                <w:sz w:val="24"/>
                <w:szCs w:val="24"/>
                <w:lang w:val="en-US" w:eastAsia="zh-CN"/>
              </w:rPr>
            </w:pPr>
            <w:r w:rsidRPr="0044514D">
              <w:rPr>
                <w:b/>
                <w:bCs/>
                <w:sz w:val="24"/>
                <w:szCs w:val="24"/>
                <w:lang w:val="en-US" w:eastAsia="zh-CN"/>
              </w:rPr>
              <w:t>Luật</w:t>
            </w:r>
          </w:p>
        </w:tc>
        <w:tc>
          <w:tcPr>
            <w:tcW w:w="0" w:type="auto"/>
            <w:hideMark/>
          </w:tcPr>
          <w:p w14:paraId="2E829A30" w14:textId="77777777" w:rsidR="0044514D" w:rsidRPr="0044514D" w:rsidRDefault="0044514D" w:rsidP="00C353FC">
            <w:pPr>
              <w:jc w:val="center"/>
              <w:rPr>
                <w:b/>
                <w:bCs/>
                <w:sz w:val="24"/>
                <w:szCs w:val="24"/>
                <w:lang w:val="en-US" w:eastAsia="zh-CN"/>
              </w:rPr>
            </w:pPr>
            <w:r w:rsidRPr="0044514D">
              <w:rPr>
                <w:b/>
                <w:bCs/>
                <w:sz w:val="24"/>
                <w:szCs w:val="24"/>
                <w:lang w:val="en-US" w:eastAsia="zh-CN"/>
              </w:rPr>
              <w:t>Confidence</w:t>
            </w:r>
          </w:p>
        </w:tc>
        <w:tc>
          <w:tcPr>
            <w:tcW w:w="4411" w:type="dxa"/>
            <w:hideMark/>
          </w:tcPr>
          <w:p w14:paraId="6361DC62" w14:textId="77777777" w:rsidR="0044514D" w:rsidRPr="0044514D" w:rsidRDefault="0044514D" w:rsidP="00C353FC">
            <w:pPr>
              <w:jc w:val="center"/>
              <w:rPr>
                <w:b/>
                <w:bCs/>
                <w:sz w:val="24"/>
                <w:szCs w:val="24"/>
                <w:lang w:val="en-US" w:eastAsia="zh-CN"/>
              </w:rPr>
            </w:pPr>
            <w:r w:rsidRPr="0044514D">
              <w:rPr>
                <w:b/>
                <w:bCs/>
                <w:sz w:val="24"/>
                <w:szCs w:val="24"/>
                <w:lang w:val="en-US" w:eastAsia="zh-CN"/>
              </w:rPr>
              <w:t>Lift</w:t>
            </w:r>
          </w:p>
        </w:tc>
      </w:tr>
      <w:tr w:rsidR="0044514D" w:rsidRPr="0044514D" w14:paraId="5AFBB7AD" w14:textId="77777777" w:rsidTr="0044514D">
        <w:tc>
          <w:tcPr>
            <w:tcW w:w="0" w:type="auto"/>
            <w:hideMark/>
          </w:tcPr>
          <w:p w14:paraId="75FB3E9E" w14:textId="77777777" w:rsidR="0044514D" w:rsidRPr="0044514D" w:rsidRDefault="0044514D" w:rsidP="00C353FC">
            <w:pPr>
              <w:jc w:val="center"/>
              <w:rPr>
                <w:sz w:val="24"/>
                <w:szCs w:val="24"/>
                <w:lang w:val="en-US" w:eastAsia="zh-CN"/>
              </w:rPr>
            </w:pPr>
            <w:r w:rsidRPr="0044514D">
              <w:rPr>
                <w:sz w:val="24"/>
                <w:szCs w:val="24"/>
                <w:lang w:val="en-US" w:eastAsia="zh-CN"/>
              </w:rPr>
              <w:t>elderly, heart_attack → coronary</w:t>
            </w:r>
          </w:p>
        </w:tc>
        <w:tc>
          <w:tcPr>
            <w:tcW w:w="0" w:type="auto"/>
            <w:hideMark/>
          </w:tcPr>
          <w:p w14:paraId="429E1CF9" w14:textId="77777777" w:rsidR="0044514D" w:rsidRPr="0044514D" w:rsidRDefault="0044514D" w:rsidP="00C353FC">
            <w:pPr>
              <w:jc w:val="center"/>
              <w:rPr>
                <w:sz w:val="24"/>
                <w:szCs w:val="24"/>
                <w:lang w:val="en-US" w:eastAsia="zh-CN"/>
              </w:rPr>
            </w:pPr>
            <w:r w:rsidRPr="0044514D">
              <w:rPr>
                <w:sz w:val="24"/>
                <w:szCs w:val="24"/>
                <w:lang w:val="en-US" w:eastAsia="zh-CN"/>
              </w:rPr>
              <w:t>0.565</w:t>
            </w:r>
          </w:p>
        </w:tc>
        <w:tc>
          <w:tcPr>
            <w:tcW w:w="4411" w:type="dxa"/>
            <w:hideMark/>
          </w:tcPr>
          <w:p w14:paraId="46CA53C0" w14:textId="77777777" w:rsidR="0044514D" w:rsidRPr="0044514D" w:rsidRDefault="0044514D" w:rsidP="00C353FC">
            <w:pPr>
              <w:jc w:val="center"/>
              <w:rPr>
                <w:sz w:val="24"/>
                <w:szCs w:val="24"/>
                <w:lang w:val="en-US" w:eastAsia="zh-CN"/>
              </w:rPr>
            </w:pPr>
            <w:r w:rsidRPr="0044514D">
              <w:rPr>
                <w:sz w:val="24"/>
                <w:szCs w:val="24"/>
                <w:lang w:val="en-US" w:eastAsia="zh-CN"/>
              </w:rPr>
              <w:t>12.294</w:t>
            </w:r>
          </w:p>
        </w:tc>
      </w:tr>
      <w:tr w:rsidR="0044514D" w:rsidRPr="0044514D" w14:paraId="5420C68B" w14:textId="77777777" w:rsidTr="0044514D">
        <w:tc>
          <w:tcPr>
            <w:tcW w:w="0" w:type="auto"/>
            <w:hideMark/>
          </w:tcPr>
          <w:p w14:paraId="05C25A44" w14:textId="77777777" w:rsidR="0044514D" w:rsidRPr="0044514D" w:rsidRDefault="0044514D" w:rsidP="00C353FC">
            <w:pPr>
              <w:jc w:val="center"/>
              <w:rPr>
                <w:sz w:val="24"/>
                <w:szCs w:val="24"/>
                <w:lang w:val="en-US" w:eastAsia="zh-CN"/>
              </w:rPr>
            </w:pPr>
            <w:r w:rsidRPr="0044514D">
              <w:rPr>
                <w:sz w:val="24"/>
                <w:szCs w:val="24"/>
                <w:lang w:val="en-US" w:eastAsia="zh-CN"/>
              </w:rPr>
              <w:t>heart_attack, male → coronary</w:t>
            </w:r>
          </w:p>
        </w:tc>
        <w:tc>
          <w:tcPr>
            <w:tcW w:w="0" w:type="auto"/>
            <w:hideMark/>
          </w:tcPr>
          <w:p w14:paraId="0C0DA432" w14:textId="77777777" w:rsidR="0044514D" w:rsidRPr="0044514D" w:rsidRDefault="0044514D" w:rsidP="00C353FC">
            <w:pPr>
              <w:jc w:val="center"/>
              <w:rPr>
                <w:sz w:val="24"/>
                <w:szCs w:val="24"/>
                <w:lang w:val="en-US" w:eastAsia="zh-CN"/>
              </w:rPr>
            </w:pPr>
            <w:r w:rsidRPr="0044514D">
              <w:rPr>
                <w:sz w:val="24"/>
                <w:szCs w:val="24"/>
                <w:lang w:val="en-US" w:eastAsia="zh-CN"/>
              </w:rPr>
              <w:t>0.564</w:t>
            </w:r>
          </w:p>
        </w:tc>
        <w:tc>
          <w:tcPr>
            <w:tcW w:w="4411" w:type="dxa"/>
            <w:hideMark/>
          </w:tcPr>
          <w:p w14:paraId="0260BC34" w14:textId="77777777" w:rsidR="0044514D" w:rsidRPr="0044514D" w:rsidRDefault="0044514D" w:rsidP="00C353FC">
            <w:pPr>
              <w:jc w:val="center"/>
              <w:rPr>
                <w:sz w:val="24"/>
                <w:szCs w:val="24"/>
                <w:lang w:val="en-US" w:eastAsia="zh-CN"/>
              </w:rPr>
            </w:pPr>
            <w:r w:rsidRPr="0044514D">
              <w:rPr>
                <w:sz w:val="24"/>
                <w:szCs w:val="24"/>
                <w:lang w:val="en-US" w:eastAsia="zh-CN"/>
              </w:rPr>
              <w:t>12.261</w:t>
            </w:r>
          </w:p>
        </w:tc>
      </w:tr>
      <w:tr w:rsidR="0044514D" w:rsidRPr="0044514D" w14:paraId="37AB6C0E" w14:textId="77777777" w:rsidTr="0044514D">
        <w:tc>
          <w:tcPr>
            <w:tcW w:w="0" w:type="auto"/>
            <w:hideMark/>
          </w:tcPr>
          <w:p w14:paraId="086DB06C" w14:textId="77777777" w:rsidR="0044514D" w:rsidRPr="0044514D" w:rsidRDefault="0044514D" w:rsidP="00C353FC">
            <w:pPr>
              <w:jc w:val="center"/>
              <w:rPr>
                <w:sz w:val="24"/>
                <w:szCs w:val="24"/>
                <w:lang w:val="en-US" w:eastAsia="zh-CN"/>
              </w:rPr>
            </w:pPr>
            <w:r w:rsidRPr="0044514D">
              <w:rPr>
                <w:sz w:val="24"/>
                <w:szCs w:val="24"/>
                <w:lang w:val="en-US" w:eastAsia="zh-CN"/>
              </w:rPr>
              <w:t>coronary, male → heart_attack</w:t>
            </w:r>
          </w:p>
        </w:tc>
        <w:tc>
          <w:tcPr>
            <w:tcW w:w="0" w:type="auto"/>
            <w:hideMark/>
          </w:tcPr>
          <w:p w14:paraId="7315D541" w14:textId="77777777" w:rsidR="0044514D" w:rsidRPr="0044514D" w:rsidRDefault="0044514D" w:rsidP="00C353FC">
            <w:pPr>
              <w:jc w:val="center"/>
              <w:rPr>
                <w:sz w:val="24"/>
                <w:szCs w:val="24"/>
                <w:lang w:val="en-US" w:eastAsia="zh-CN"/>
              </w:rPr>
            </w:pPr>
            <w:r w:rsidRPr="0044514D">
              <w:rPr>
                <w:sz w:val="24"/>
                <w:szCs w:val="24"/>
                <w:lang w:val="en-US" w:eastAsia="zh-CN"/>
              </w:rPr>
              <w:t>0.558</w:t>
            </w:r>
          </w:p>
        </w:tc>
        <w:tc>
          <w:tcPr>
            <w:tcW w:w="4411" w:type="dxa"/>
            <w:hideMark/>
          </w:tcPr>
          <w:p w14:paraId="27A31D65" w14:textId="77777777" w:rsidR="0044514D" w:rsidRPr="0044514D" w:rsidRDefault="0044514D" w:rsidP="00C353FC">
            <w:pPr>
              <w:jc w:val="center"/>
              <w:rPr>
                <w:sz w:val="24"/>
                <w:szCs w:val="24"/>
                <w:lang w:val="en-US" w:eastAsia="zh-CN"/>
              </w:rPr>
            </w:pPr>
            <w:r w:rsidRPr="0044514D">
              <w:rPr>
                <w:sz w:val="24"/>
                <w:szCs w:val="24"/>
                <w:lang w:val="en-US" w:eastAsia="zh-CN"/>
              </w:rPr>
              <w:t>11.820</w:t>
            </w:r>
          </w:p>
        </w:tc>
      </w:tr>
      <w:tr w:rsidR="0044514D" w:rsidRPr="0044514D" w14:paraId="7D780145" w14:textId="77777777" w:rsidTr="0044514D">
        <w:tc>
          <w:tcPr>
            <w:tcW w:w="0" w:type="auto"/>
            <w:hideMark/>
          </w:tcPr>
          <w:p w14:paraId="465D300C" w14:textId="77777777" w:rsidR="0044514D" w:rsidRPr="0044514D" w:rsidRDefault="0044514D" w:rsidP="00C353FC">
            <w:pPr>
              <w:jc w:val="center"/>
              <w:rPr>
                <w:sz w:val="24"/>
                <w:szCs w:val="24"/>
                <w:lang w:val="en-US" w:eastAsia="zh-CN"/>
              </w:rPr>
            </w:pPr>
            <w:r w:rsidRPr="0044514D">
              <w:rPr>
                <w:sz w:val="24"/>
                <w:szCs w:val="24"/>
                <w:lang w:val="en-US" w:eastAsia="zh-CN"/>
              </w:rPr>
              <w:t>coronary, elderly → heart_attack</w:t>
            </w:r>
          </w:p>
        </w:tc>
        <w:tc>
          <w:tcPr>
            <w:tcW w:w="0" w:type="auto"/>
            <w:hideMark/>
          </w:tcPr>
          <w:p w14:paraId="000929D5" w14:textId="77777777" w:rsidR="0044514D" w:rsidRPr="0044514D" w:rsidRDefault="0044514D" w:rsidP="00C353FC">
            <w:pPr>
              <w:jc w:val="center"/>
              <w:rPr>
                <w:sz w:val="24"/>
                <w:szCs w:val="24"/>
                <w:lang w:val="en-US" w:eastAsia="zh-CN"/>
              </w:rPr>
            </w:pPr>
            <w:r w:rsidRPr="0044514D">
              <w:rPr>
                <w:sz w:val="24"/>
                <w:szCs w:val="24"/>
                <w:lang w:val="en-US" w:eastAsia="zh-CN"/>
              </w:rPr>
              <w:t>0.543</w:t>
            </w:r>
          </w:p>
        </w:tc>
        <w:tc>
          <w:tcPr>
            <w:tcW w:w="4411" w:type="dxa"/>
            <w:hideMark/>
          </w:tcPr>
          <w:p w14:paraId="7A969250" w14:textId="77777777" w:rsidR="0044514D" w:rsidRPr="0044514D" w:rsidRDefault="0044514D" w:rsidP="00C353FC">
            <w:pPr>
              <w:jc w:val="center"/>
              <w:rPr>
                <w:sz w:val="24"/>
                <w:szCs w:val="24"/>
                <w:lang w:val="en-US" w:eastAsia="zh-CN"/>
              </w:rPr>
            </w:pPr>
            <w:r w:rsidRPr="0044514D">
              <w:rPr>
                <w:sz w:val="24"/>
                <w:szCs w:val="24"/>
                <w:lang w:val="en-US" w:eastAsia="zh-CN"/>
              </w:rPr>
              <w:t>11.507</w:t>
            </w:r>
          </w:p>
        </w:tc>
      </w:tr>
    </w:tbl>
    <w:p w14:paraId="2A21A398" w14:textId="77777777" w:rsidR="00F3007F" w:rsidRPr="00CC351A" w:rsidRDefault="00F3007F" w:rsidP="00C353FC">
      <w:pPr>
        <w:ind w:firstLine="720"/>
        <w:jc w:val="both"/>
        <w:rPr>
          <w:lang w:val="en-US"/>
        </w:rPr>
      </w:pPr>
      <w:r w:rsidRPr="00CC351A">
        <w:rPr>
          <w:lang w:val="en-US"/>
        </w:rPr>
        <w:t>Các luật này phản ánh mối liên hệ mạnh giữa bệnh mạch vành và nhồi máu cơ tim, đặc biệt ở nam giới và người cao tuổi.</w:t>
      </w:r>
    </w:p>
    <w:p w14:paraId="678DB510" w14:textId="77777777" w:rsidR="00F3007F" w:rsidRDefault="00F3007F" w:rsidP="00C353FC">
      <w:pPr>
        <w:ind w:firstLine="720"/>
        <w:jc w:val="both"/>
        <w:rPr>
          <w:lang w:val="en-US"/>
        </w:rPr>
      </w:pPr>
      <w:r w:rsidRPr="00CC351A">
        <w:rPr>
          <w:lang w:val="en-US"/>
        </w:rPr>
        <w:t>Ngoài ra, các yếu tố như béo phì, cholesterol cao và tăng huyết áp tiếp tục xuất hiện nhiều trong các luật có lift cao, cho thấy đây là các yếu tố nguy cơ quan trọng trong dữ liệu sức khỏe cộng đồng.</w:t>
      </w:r>
    </w:p>
    <w:p w14:paraId="1C802FB5" w14:textId="77777777" w:rsidR="009C0D96" w:rsidRDefault="009C0D96" w:rsidP="00C353FC">
      <w:pPr>
        <w:rPr>
          <w:lang w:val="en-US"/>
        </w:rPr>
      </w:pPr>
    </w:p>
    <w:p w14:paraId="24302293" w14:textId="77777777" w:rsidR="00BD2ACC" w:rsidRDefault="009C0D96" w:rsidP="00C353FC">
      <w:pPr>
        <w:keepNext/>
      </w:pPr>
      <w:r w:rsidRPr="009C0D96">
        <w:rPr>
          <w:noProof/>
          <w:lang w:val="en-US"/>
        </w:rPr>
        <w:lastRenderedPageBreak/>
        <w:drawing>
          <wp:inline distT="0" distB="0" distL="0" distR="0" wp14:anchorId="0F69BEF3" wp14:editId="609A8A45">
            <wp:extent cx="5717920" cy="3539490"/>
            <wp:effectExtent l="19050" t="19050" r="16510" b="22860"/>
            <wp:docPr id="19091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51569" name=""/>
                    <pic:cNvPicPr/>
                  </pic:nvPicPr>
                  <pic:blipFill>
                    <a:blip r:embed="rId75"/>
                    <a:stretch>
                      <a:fillRect/>
                    </a:stretch>
                  </pic:blipFill>
                  <pic:spPr>
                    <a:xfrm>
                      <a:off x="0" y="0"/>
                      <a:ext cx="5724499" cy="3543563"/>
                    </a:xfrm>
                    <a:prstGeom prst="rect">
                      <a:avLst/>
                    </a:prstGeom>
                    <a:ln>
                      <a:solidFill>
                        <a:schemeClr val="tx1"/>
                      </a:solidFill>
                    </a:ln>
                  </pic:spPr>
                </pic:pic>
              </a:graphicData>
            </a:graphic>
          </wp:inline>
        </w:drawing>
      </w:r>
    </w:p>
    <w:p w14:paraId="7AEE80C9" w14:textId="670C7D2F" w:rsidR="009C0D96" w:rsidRPr="000F102C" w:rsidRDefault="00061D1F" w:rsidP="00C353FC">
      <w:pPr>
        <w:pStyle w:val="Caption"/>
        <w:jc w:val="center"/>
        <w:rPr>
          <w:color w:val="000000" w:themeColor="text1"/>
          <w:sz w:val="26"/>
          <w:szCs w:val="26"/>
          <w:lang w:val="en-US"/>
        </w:rPr>
      </w:pPr>
      <w:bookmarkStart w:id="103" w:name="_Toc230335500"/>
      <w:r w:rsidRPr="000F102C">
        <w:rPr>
          <w:color w:val="000000" w:themeColor="text1"/>
          <w:sz w:val="26"/>
          <w:szCs w:val="26"/>
        </w:rPr>
        <w:t>Hình</w:t>
      </w:r>
      <w:r w:rsidR="00BD2ACC" w:rsidRPr="000F102C">
        <w:rPr>
          <w:color w:val="000000" w:themeColor="text1"/>
          <w:sz w:val="26"/>
          <w:szCs w:val="26"/>
        </w:rPr>
        <w:t xml:space="preserve"> </w:t>
      </w:r>
      <w:r w:rsidR="00BD2ACC" w:rsidRPr="000F102C">
        <w:rPr>
          <w:color w:val="000000" w:themeColor="text1"/>
          <w:sz w:val="26"/>
          <w:szCs w:val="26"/>
        </w:rPr>
        <w:fldChar w:fldCharType="begin"/>
      </w:r>
      <w:r w:rsidR="00BD2ACC" w:rsidRPr="000F102C">
        <w:rPr>
          <w:color w:val="000000" w:themeColor="text1"/>
          <w:sz w:val="26"/>
          <w:szCs w:val="26"/>
        </w:rPr>
        <w:instrText xml:space="preserve"> SEQ Figure \* ARABIC </w:instrText>
      </w:r>
      <w:r w:rsidR="00BD2ACC" w:rsidRPr="000F102C">
        <w:rPr>
          <w:color w:val="000000" w:themeColor="text1"/>
          <w:sz w:val="26"/>
          <w:szCs w:val="26"/>
        </w:rPr>
        <w:fldChar w:fldCharType="separate"/>
      </w:r>
      <w:r w:rsidR="00BD2ACC" w:rsidRPr="000F102C">
        <w:rPr>
          <w:color w:val="000000" w:themeColor="text1"/>
          <w:sz w:val="26"/>
          <w:szCs w:val="26"/>
        </w:rPr>
        <w:t>44</w:t>
      </w:r>
      <w:r w:rsidR="00BD2ACC" w:rsidRPr="000F102C">
        <w:rPr>
          <w:color w:val="000000" w:themeColor="text1"/>
          <w:sz w:val="26"/>
          <w:szCs w:val="26"/>
        </w:rPr>
        <w:fldChar w:fldCharType="end"/>
      </w:r>
      <w:r w:rsidR="00DF7C4A" w:rsidRPr="000F102C">
        <w:rPr>
          <w:color w:val="000000" w:themeColor="text1"/>
          <w:sz w:val="26"/>
          <w:szCs w:val="26"/>
        </w:rPr>
        <w:t>: Ma trận Lift giữa yếu tố nguy cơ và bệnh mãn tính</w:t>
      </w:r>
      <w:bookmarkEnd w:id="103"/>
    </w:p>
    <w:p w14:paraId="217FACBB" w14:textId="4C34F0B2" w:rsidR="00BD6BFE" w:rsidRPr="00BD6BFE" w:rsidRDefault="00BD6BFE" w:rsidP="00C353FC">
      <w:pPr>
        <w:ind w:firstLine="720"/>
        <w:jc w:val="both"/>
        <w:rPr>
          <w:lang w:val="en-US"/>
        </w:rPr>
      </w:pPr>
      <w:r w:rsidRPr="00BD6BFE">
        <w:t>Heatmap cho thấy các yếu tố như béo phì, tăng huyết áp, cholesterol cao và béo bụng có lift cao với nhiều bệnh lý mạn tính. Đặc biệt, các luật liên quan đến tăng huyết áp và tiểu đường thường có giá trị lift lớn, phản ánh mối liên hệ mạnh giữa các yếu tố nguy cơ chuyển hóa trong dữ liệu NHANES.</w:t>
      </w:r>
    </w:p>
    <w:p w14:paraId="5549A361" w14:textId="26D953DA" w:rsidR="00C810F7" w:rsidRPr="00104300" w:rsidRDefault="00104300" w:rsidP="00C353FC">
      <w:pPr>
        <w:rPr>
          <w:b/>
          <w:bCs/>
        </w:rPr>
      </w:pPr>
      <w:r>
        <w:rPr>
          <w:b/>
          <w:bCs/>
        </w:rPr>
        <w:t>d.</w:t>
      </w:r>
      <w:r w:rsidR="00C810F7" w:rsidRPr="00104300">
        <w:rPr>
          <w:b/>
          <w:bCs/>
        </w:rPr>
        <w:t>Luật phức hợp nhiều điều kiện</w:t>
      </w:r>
    </w:p>
    <w:p w14:paraId="58DE9ABF" w14:textId="77777777" w:rsidR="00837C51" w:rsidRDefault="00104300" w:rsidP="00C353FC">
      <w:pPr>
        <w:ind w:firstLine="720"/>
        <w:rPr>
          <w:lang w:val="en-US"/>
        </w:rPr>
      </w:pPr>
      <w:r w:rsidRPr="00104300">
        <w:rPr>
          <w:lang w:val="en-US"/>
        </w:rPr>
        <w:t>Nhóm tiếp tục phân tích các luật có từ hai điều kiện tiền đề trở lên nhằm phát hiện các tổ hợp nguy cơ phức tạp.</w:t>
      </w:r>
    </w:p>
    <w:tbl>
      <w:tblPr>
        <w:tblStyle w:val="TableGrid"/>
        <w:tblW w:w="0" w:type="auto"/>
        <w:tblLook w:val="04A0" w:firstRow="1" w:lastRow="0" w:firstColumn="1" w:lastColumn="0" w:noHBand="0" w:noVBand="1"/>
      </w:tblPr>
      <w:tblGrid>
        <w:gridCol w:w="6855"/>
        <w:gridCol w:w="1376"/>
        <w:gridCol w:w="756"/>
      </w:tblGrid>
      <w:tr w:rsidR="00837C51" w:rsidRPr="00837C51" w14:paraId="14516384" w14:textId="77777777" w:rsidTr="00837C51">
        <w:tc>
          <w:tcPr>
            <w:tcW w:w="0" w:type="auto"/>
            <w:hideMark/>
          </w:tcPr>
          <w:p w14:paraId="22E3E77B" w14:textId="77777777" w:rsidR="00837C51" w:rsidRPr="00837C51" w:rsidRDefault="00837C51" w:rsidP="00C353FC">
            <w:pPr>
              <w:jc w:val="center"/>
              <w:rPr>
                <w:b/>
                <w:bCs/>
                <w:sz w:val="24"/>
                <w:szCs w:val="24"/>
                <w:lang w:val="en-US" w:eastAsia="zh-CN"/>
              </w:rPr>
            </w:pPr>
            <w:r w:rsidRPr="00837C51">
              <w:rPr>
                <w:b/>
                <w:bCs/>
                <w:sz w:val="24"/>
                <w:szCs w:val="24"/>
                <w:lang w:val="en-US" w:eastAsia="zh-CN"/>
              </w:rPr>
              <w:t>Luật</w:t>
            </w:r>
          </w:p>
        </w:tc>
        <w:tc>
          <w:tcPr>
            <w:tcW w:w="0" w:type="auto"/>
            <w:hideMark/>
          </w:tcPr>
          <w:p w14:paraId="1C34200B" w14:textId="77777777" w:rsidR="00837C51" w:rsidRPr="00837C51" w:rsidRDefault="00837C51" w:rsidP="00C353FC">
            <w:pPr>
              <w:jc w:val="center"/>
              <w:rPr>
                <w:b/>
                <w:bCs/>
                <w:sz w:val="24"/>
                <w:szCs w:val="24"/>
                <w:lang w:val="en-US" w:eastAsia="zh-CN"/>
              </w:rPr>
            </w:pPr>
            <w:r w:rsidRPr="00837C51">
              <w:rPr>
                <w:b/>
                <w:bCs/>
                <w:sz w:val="24"/>
                <w:szCs w:val="24"/>
                <w:lang w:val="en-US" w:eastAsia="zh-CN"/>
              </w:rPr>
              <w:t>Confidence</w:t>
            </w:r>
          </w:p>
        </w:tc>
        <w:tc>
          <w:tcPr>
            <w:tcW w:w="0" w:type="auto"/>
            <w:hideMark/>
          </w:tcPr>
          <w:p w14:paraId="16BE0EFB" w14:textId="77777777" w:rsidR="00837C51" w:rsidRPr="00837C51" w:rsidRDefault="00837C51" w:rsidP="00C353FC">
            <w:pPr>
              <w:jc w:val="center"/>
              <w:rPr>
                <w:b/>
                <w:bCs/>
                <w:sz w:val="24"/>
                <w:szCs w:val="24"/>
                <w:lang w:val="en-US" w:eastAsia="zh-CN"/>
              </w:rPr>
            </w:pPr>
            <w:r w:rsidRPr="00837C51">
              <w:rPr>
                <w:b/>
                <w:bCs/>
                <w:sz w:val="24"/>
                <w:szCs w:val="24"/>
                <w:lang w:val="en-US" w:eastAsia="zh-CN"/>
              </w:rPr>
              <w:t>Lift</w:t>
            </w:r>
          </w:p>
        </w:tc>
      </w:tr>
      <w:tr w:rsidR="00837C51" w:rsidRPr="00837C51" w14:paraId="6253C82C" w14:textId="77777777" w:rsidTr="00837C51">
        <w:tc>
          <w:tcPr>
            <w:tcW w:w="0" w:type="auto"/>
            <w:hideMark/>
          </w:tcPr>
          <w:p w14:paraId="11637880" w14:textId="77777777" w:rsidR="00837C51" w:rsidRPr="00837C51" w:rsidRDefault="00837C51" w:rsidP="00C353FC">
            <w:pPr>
              <w:rPr>
                <w:sz w:val="24"/>
                <w:szCs w:val="24"/>
                <w:lang w:val="en-US" w:eastAsia="zh-CN"/>
              </w:rPr>
            </w:pPr>
            <w:r w:rsidRPr="00837C51">
              <w:rPr>
                <w:sz w:val="24"/>
                <w:szCs w:val="24"/>
                <w:lang w:val="en-US" w:eastAsia="zh-CN"/>
              </w:rPr>
              <w:t>abdominal_AND_low_fiber, elderly_AND_hypertension → diabetes</w:t>
            </w:r>
          </w:p>
        </w:tc>
        <w:tc>
          <w:tcPr>
            <w:tcW w:w="0" w:type="auto"/>
            <w:hideMark/>
          </w:tcPr>
          <w:p w14:paraId="30128D29" w14:textId="77777777" w:rsidR="00837C51" w:rsidRPr="00837C51" w:rsidRDefault="00837C51" w:rsidP="00C353FC">
            <w:pPr>
              <w:rPr>
                <w:sz w:val="24"/>
                <w:szCs w:val="24"/>
                <w:lang w:val="en-US" w:eastAsia="zh-CN"/>
              </w:rPr>
            </w:pPr>
            <w:r w:rsidRPr="00837C51">
              <w:rPr>
                <w:sz w:val="24"/>
                <w:szCs w:val="24"/>
                <w:lang w:val="en-US" w:eastAsia="zh-CN"/>
              </w:rPr>
              <w:t>0.417</w:t>
            </w:r>
          </w:p>
        </w:tc>
        <w:tc>
          <w:tcPr>
            <w:tcW w:w="0" w:type="auto"/>
            <w:hideMark/>
          </w:tcPr>
          <w:p w14:paraId="52BE1C62" w14:textId="77777777" w:rsidR="00837C51" w:rsidRPr="00837C51" w:rsidRDefault="00837C51" w:rsidP="00C353FC">
            <w:pPr>
              <w:rPr>
                <w:sz w:val="24"/>
                <w:szCs w:val="24"/>
                <w:lang w:val="en-US" w:eastAsia="zh-CN"/>
              </w:rPr>
            </w:pPr>
            <w:r w:rsidRPr="00837C51">
              <w:rPr>
                <w:sz w:val="24"/>
                <w:szCs w:val="24"/>
                <w:lang w:val="en-US" w:eastAsia="zh-CN"/>
              </w:rPr>
              <w:t>2.629</w:t>
            </w:r>
          </w:p>
        </w:tc>
      </w:tr>
      <w:tr w:rsidR="00837C51" w:rsidRPr="00837C51" w14:paraId="0C5E3934" w14:textId="77777777" w:rsidTr="00837C51">
        <w:tc>
          <w:tcPr>
            <w:tcW w:w="0" w:type="auto"/>
            <w:hideMark/>
          </w:tcPr>
          <w:p w14:paraId="43332164" w14:textId="77777777" w:rsidR="00837C51" w:rsidRPr="00837C51" w:rsidRDefault="00837C51" w:rsidP="00C353FC">
            <w:pPr>
              <w:rPr>
                <w:sz w:val="24"/>
                <w:szCs w:val="24"/>
                <w:lang w:val="en-US" w:eastAsia="zh-CN"/>
              </w:rPr>
            </w:pPr>
            <w:r w:rsidRPr="00837C51">
              <w:rPr>
                <w:sz w:val="24"/>
                <w:szCs w:val="24"/>
                <w:lang w:val="en-US" w:eastAsia="zh-CN"/>
              </w:rPr>
              <w:t>elderly_AND_</w:t>
            </w:r>
            <w:proofErr w:type="gramStart"/>
            <w:r w:rsidRPr="00837C51">
              <w:rPr>
                <w:sz w:val="24"/>
                <w:szCs w:val="24"/>
                <w:lang w:val="en-US" w:eastAsia="zh-CN"/>
              </w:rPr>
              <w:t>obese</w:t>
            </w:r>
            <w:proofErr w:type="gramEnd"/>
            <w:r w:rsidRPr="00837C51">
              <w:rPr>
                <w:sz w:val="24"/>
                <w:szCs w:val="24"/>
                <w:lang w:val="en-US" w:eastAsia="zh-CN"/>
              </w:rPr>
              <w:t>, hypertension → diabetes</w:t>
            </w:r>
          </w:p>
        </w:tc>
        <w:tc>
          <w:tcPr>
            <w:tcW w:w="0" w:type="auto"/>
            <w:hideMark/>
          </w:tcPr>
          <w:p w14:paraId="1B94D844" w14:textId="77777777" w:rsidR="00837C51" w:rsidRPr="00837C51" w:rsidRDefault="00837C51" w:rsidP="00C353FC">
            <w:pPr>
              <w:rPr>
                <w:sz w:val="24"/>
                <w:szCs w:val="24"/>
                <w:lang w:val="en-US" w:eastAsia="zh-CN"/>
              </w:rPr>
            </w:pPr>
            <w:r w:rsidRPr="00837C51">
              <w:rPr>
                <w:sz w:val="24"/>
                <w:szCs w:val="24"/>
                <w:lang w:val="en-US" w:eastAsia="zh-CN"/>
              </w:rPr>
              <w:t>0.416</w:t>
            </w:r>
          </w:p>
        </w:tc>
        <w:tc>
          <w:tcPr>
            <w:tcW w:w="0" w:type="auto"/>
            <w:hideMark/>
          </w:tcPr>
          <w:p w14:paraId="38396180" w14:textId="77777777" w:rsidR="00837C51" w:rsidRPr="00837C51" w:rsidRDefault="00837C51" w:rsidP="00C353FC">
            <w:pPr>
              <w:rPr>
                <w:sz w:val="24"/>
                <w:szCs w:val="24"/>
                <w:lang w:val="en-US" w:eastAsia="zh-CN"/>
              </w:rPr>
            </w:pPr>
            <w:r w:rsidRPr="00837C51">
              <w:rPr>
                <w:sz w:val="24"/>
                <w:szCs w:val="24"/>
                <w:lang w:val="en-US" w:eastAsia="zh-CN"/>
              </w:rPr>
              <w:t>2.624</w:t>
            </w:r>
          </w:p>
        </w:tc>
      </w:tr>
      <w:tr w:rsidR="00837C51" w:rsidRPr="00837C51" w14:paraId="73C8A1F2" w14:textId="77777777" w:rsidTr="00837C51">
        <w:tc>
          <w:tcPr>
            <w:tcW w:w="0" w:type="auto"/>
            <w:hideMark/>
          </w:tcPr>
          <w:p w14:paraId="15C5413B" w14:textId="77777777" w:rsidR="00837C51" w:rsidRPr="00837C51" w:rsidRDefault="00837C51" w:rsidP="00C353FC">
            <w:pPr>
              <w:rPr>
                <w:sz w:val="24"/>
                <w:szCs w:val="24"/>
                <w:lang w:val="en-US" w:eastAsia="zh-CN"/>
              </w:rPr>
            </w:pPr>
            <w:r w:rsidRPr="00837C51">
              <w:rPr>
                <w:sz w:val="24"/>
                <w:szCs w:val="24"/>
                <w:lang w:val="en-US" w:eastAsia="zh-CN"/>
              </w:rPr>
              <w:t>elderly_AND_</w:t>
            </w:r>
            <w:proofErr w:type="gramStart"/>
            <w:r w:rsidRPr="00837C51">
              <w:rPr>
                <w:sz w:val="24"/>
                <w:szCs w:val="24"/>
                <w:lang w:val="en-US" w:eastAsia="zh-CN"/>
              </w:rPr>
              <w:t>obese</w:t>
            </w:r>
            <w:proofErr w:type="gramEnd"/>
            <w:r w:rsidRPr="00837C51">
              <w:rPr>
                <w:sz w:val="24"/>
                <w:szCs w:val="24"/>
                <w:lang w:val="en-US" w:eastAsia="zh-CN"/>
              </w:rPr>
              <w:t>, low_fiber → diabetes</w:t>
            </w:r>
          </w:p>
        </w:tc>
        <w:tc>
          <w:tcPr>
            <w:tcW w:w="0" w:type="auto"/>
            <w:hideMark/>
          </w:tcPr>
          <w:p w14:paraId="4B6436E5" w14:textId="77777777" w:rsidR="00837C51" w:rsidRPr="00837C51" w:rsidRDefault="00837C51" w:rsidP="00C353FC">
            <w:pPr>
              <w:rPr>
                <w:sz w:val="24"/>
                <w:szCs w:val="24"/>
                <w:lang w:val="en-US" w:eastAsia="zh-CN"/>
              </w:rPr>
            </w:pPr>
            <w:r w:rsidRPr="00837C51">
              <w:rPr>
                <w:sz w:val="24"/>
                <w:szCs w:val="24"/>
                <w:lang w:val="en-US" w:eastAsia="zh-CN"/>
              </w:rPr>
              <w:t>0.412</w:t>
            </w:r>
          </w:p>
        </w:tc>
        <w:tc>
          <w:tcPr>
            <w:tcW w:w="0" w:type="auto"/>
            <w:hideMark/>
          </w:tcPr>
          <w:p w14:paraId="5E9ACD73" w14:textId="77777777" w:rsidR="00837C51" w:rsidRPr="00837C51" w:rsidRDefault="00837C51" w:rsidP="00C353FC">
            <w:pPr>
              <w:rPr>
                <w:sz w:val="24"/>
                <w:szCs w:val="24"/>
                <w:lang w:val="en-US" w:eastAsia="zh-CN"/>
              </w:rPr>
            </w:pPr>
            <w:r w:rsidRPr="00837C51">
              <w:rPr>
                <w:sz w:val="24"/>
                <w:szCs w:val="24"/>
                <w:lang w:val="en-US" w:eastAsia="zh-CN"/>
              </w:rPr>
              <w:t>2.594</w:t>
            </w:r>
          </w:p>
        </w:tc>
      </w:tr>
    </w:tbl>
    <w:p w14:paraId="08EEA562" w14:textId="2A76DA42" w:rsidR="00104300" w:rsidRPr="00104300" w:rsidRDefault="00104300" w:rsidP="00C353FC">
      <w:pPr>
        <w:ind w:firstLine="720"/>
        <w:jc w:val="both"/>
        <w:rPr>
          <w:lang w:val="en-US"/>
        </w:rPr>
      </w:pPr>
      <w:r w:rsidRPr="00104300">
        <w:rPr>
          <w:lang w:val="en-US"/>
        </w:rPr>
        <w:t>Một số luật cho thấy nguy cơ bệnh thường xuất hiện khi nhiều yếu tố nguy cơ cùng tồn tại, chẳng hạn như:</w:t>
      </w:r>
      <w:r>
        <w:rPr>
          <w:lang w:val="en-US"/>
        </w:rPr>
        <w:t xml:space="preserve"> </w:t>
      </w:r>
      <w:r w:rsidRPr="00104300">
        <w:rPr>
          <w:lang w:val="en-US"/>
        </w:rPr>
        <w:t xml:space="preserve">tuổi cao; béo phì; tăng huyết áp; thiếu chất xơ; bệnh tim mạch. </w:t>
      </w:r>
    </w:p>
    <w:p w14:paraId="3E66C2A2" w14:textId="6938F37D" w:rsidR="00EF69B2" w:rsidRDefault="00104300" w:rsidP="00C353FC">
      <w:pPr>
        <w:ind w:firstLine="720"/>
        <w:jc w:val="both"/>
        <w:rPr>
          <w:lang w:val="en-US"/>
        </w:rPr>
      </w:pPr>
      <w:r w:rsidRPr="00104300">
        <w:rPr>
          <w:lang w:val="en-US"/>
        </w:rPr>
        <w:t>Điều này phù hợp với đặc điểm đa yếu tố của các bệnh chuyển hóa và tim mạch trong thực tế lâm sàng.</w:t>
      </w:r>
    </w:p>
    <w:p w14:paraId="6B7CA897" w14:textId="77777777" w:rsidR="0080754F" w:rsidRDefault="0080754F" w:rsidP="00C353FC">
      <w:pPr>
        <w:rPr>
          <w:lang w:val="en-US"/>
        </w:rPr>
      </w:pPr>
    </w:p>
    <w:p w14:paraId="7CF51BC0" w14:textId="77777777" w:rsidR="002E6351" w:rsidRDefault="005400A4" w:rsidP="00C353FC">
      <w:pPr>
        <w:keepNext/>
      </w:pPr>
      <w:r w:rsidRPr="005400A4">
        <w:rPr>
          <w:noProof/>
          <w:lang w:val="en-US"/>
        </w:rPr>
        <w:lastRenderedPageBreak/>
        <w:drawing>
          <wp:inline distT="0" distB="0" distL="0" distR="0" wp14:anchorId="428BC56D" wp14:editId="4AFAFD83">
            <wp:extent cx="5943600" cy="2444750"/>
            <wp:effectExtent l="19050" t="19050" r="19050" b="12700"/>
            <wp:docPr id="194925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9783" name=""/>
                    <pic:cNvPicPr/>
                  </pic:nvPicPr>
                  <pic:blipFill>
                    <a:blip r:embed="rId76"/>
                    <a:stretch>
                      <a:fillRect/>
                    </a:stretch>
                  </pic:blipFill>
                  <pic:spPr>
                    <a:xfrm>
                      <a:off x="0" y="0"/>
                      <a:ext cx="5943600" cy="2444750"/>
                    </a:xfrm>
                    <a:prstGeom prst="rect">
                      <a:avLst/>
                    </a:prstGeom>
                    <a:ln>
                      <a:solidFill>
                        <a:schemeClr val="tx1"/>
                      </a:solidFill>
                    </a:ln>
                  </pic:spPr>
                </pic:pic>
              </a:graphicData>
            </a:graphic>
          </wp:inline>
        </w:drawing>
      </w:r>
    </w:p>
    <w:p w14:paraId="061652E4" w14:textId="339C367B" w:rsidR="0080754F" w:rsidRPr="002E6351" w:rsidRDefault="002E6351" w:rsidP="00C353FC">
      <w:pPr>
        <w:pStyle w:val="Caption"/>
        <w:jc w:val="center"/>
        <w:rPr>
          <w:color w:val="000000" w:themeColor="text1"/>
          <w:sz w:val="26"/>
          <w:szCs w:val="26"/>
          <w:lang w:val="en-US"/>
        </w:rPr>
      </w:pPr>
      <w:bookmarkStart w:id="104" w:name="_Toc230335501"/>
      <w:r w:rsidRPr="002E6351">
        <w:rPr>
          <w:color w:val="000000" w:themeColor="text1"/>
          <w:sz w:val="26"/>
          <w:szCs w:val="26"/>
        </w:rPr>
        <w:t xml:space="preserve">Hình </w:t>
      </w:r>
      <w:r w:rsidRPr="002E6351">
        <w:rPr>
          <w:color w:val="000000" w:themeColor="text1"/>
          <w:sz w:val="26"/>
          <w:szCs w:val="26"/>
        </w:rPr>
        <w:fldChar w:fldCharType="begin"/>
      </w:r>
      <w:r w:rsidRPr="002E6351">
        <w:rPr>
          <w:color w:val="000000" w:themeColor="text1"/>
          <w:sz w:val="26"/>
          <w:szCs w:val="26"/>
        </w:rPr>
        <w:instrText xml:space="preserve"> SEQ Figure \* ARABIC </w:instrText>
      </w:r>
      <w:r w:rsidRPr="002E6351">
        <w:rPr>
          <w:color w:val="000000" w:themeColor="text1"/>
          <w:sz w:val="26"/>
          <w:szCs w:val="26"/>
        </w:rPr>
        <w:fldChar w:fldCharType="separate"/>
      </w:r>
      <w:r w:rsidRPr="002E6351">
        <w:rPr>
          <w:noProof/>
          <w:color w:val="000000" w:themeColor="text1"/>
          <w:sz w:val="26"/>
          <w:szCs w:val="26"/>
        </w:rPr>
        <w:t>45</w:t>
      </w:r>
      <w:r w:rsidRPr="002E6351">
        <w:rPr>
          <w:color w:val="000000" w:themeColor="text1"/>
          <w:sz w:val="26"/>
          <w:szCs w:val="26"/>
        </w:rPr>
        <w:fldChar w:fldCharType="end"/>
      </w:r>
      <w:r w:rsidRPr="002E6351">
        <w:rPr>
          <w:color w:val="000000" w:themeColor="text1"/>
          <w:sz w:val="26"/>
          <w:szCs w:val="26"/>
        </w:rPr>
        <w:t>: Phân bố Lift của các luật theo từng bệnh mãn tính</w:t>
      </w:r>
      <w:bookmarkEnd w:id="104"/>
    </w:p>
    <w:p w14:paraId="7AF2A387" w14:textId="1C3BF2C4" w:rsidR="00BD6BFE" w:rsidRPr="00BD6BFE" w:rsidRDefault="00BD6BFE" w:rsidP="00C353FC">
      <w:pPr>
        <w:ind w:firstLine="720"/>
        <w:jc w:val="both"/>
        <w:rPr>
          <w:lang w:val="en-US"/>
        </w:rPr>
      </w:pPr>
      <w:r w:rsidRPr="00BD6BFE">
        <w:t>Biểu đồ cho thấy các luật liên quan đến bệnh tim mạch và tăng huyết áp có độ phân tán lift lớn hơn so với các nhóm bệnh khác. Điều này cho thấy tồn tại nhiều luật mạnh phản ánh mối liên hệ đáng kể giữa các yếu tố nguy cơ và bệnh lý tim mạch.</w:t>
      </w:r>
    </w:p>
    <w:p w14:paraId="683CBB19" w14:textId="47092DC5" w:rsidR="00EF69B2" w:rsidRPr="00EF69B2" w:rsidRDefault="00EF69B2" w:rsidP="00C353FC">
      <w:pPr>
        <w:pStyle w:val="Heading4"/>
        <w:rPr>
          <w:b w:val="0"/>
          <w:lang w:val="en-US"/>
        </w:rPr>
      </w:pPr>
      <w:r w:rsidRPr="00EF69B2">
        <w:t>3.5.1.</w:t>
      </w:r>
      <w:r w:rsidR="001C2F38">
        <w:t>6</w:t>
      </w:r>
      <w:r w:rsidRPr="00EF69B2">
        <w:t>. Phân tích luật kết hợp trên các nhóm dữ liệu đặc biệt</w:t>
      </w:r>
    </w:p>
    <w:p w14:paraId="6E48A4A6" w14:textId="4FA02E65" w:rsidR="009917D2" w:rsidRDefault="009917D2" w:rsidP="00C353FC">
      <w:pPr>
        <w:ind w:firstLine="720"/>
        <w:jc w:val="both"/>
      </w:pPr>
      <w:r w:rsidRPr="009917D2">
        <w:t>Nhằm phân tích sâu hơn các pattern sức khỏe trong dữ liệu NHANES, nhóm tiếp tục thực hiện Association Rule Mining trên các tập dữ liệu đã được phân tầng, bao gồm tập bệnh nhân và tập rủi ro ẩn. Việc tách riêng từng nhóm giúp các luật kết hợp phản ánh rõ hơn đặc điểm của từng quần thể thay vì bị pha loãng khi phân tích trên toàn bộ dữ liệu.</w:t>
      </w:r>
    </w:p>
    <w:p w14:paraId="763D612A" w14:textId="5652F774" w:rsidR="004469BF" w:rsidRPr="004469BF" w:rsidRDefault="004469BF" w:rsidP="00C353FC">
      <w:pPr>
        <w:jc w:val="both"/>
        <w:rPr>
          <w:b/>
          <w:bCs/>
        </w:rPr>
      </w:pPr>
      <w:r w:rsidRPr="004469BF">
        <w:rPr>
          <w:b/>
          <w:bCs/>
        </w:rPr>
        <w:t>a.</w:t>
      </w:r>
      <w:r w:rsidR="007C0969" w:rsidRPr="004469BF">
        <w:rPr>
          <w:b/>
          <w:bCs/>
        </w:rPr>
        <w:t xml:space="preserve"> </w:t>
      </w:r>
      <w:r w:rsidR="00861158" w:rsidRPr="004469BF">
        <w:rPr>
          <w:b/>
          <w:bCs/>
        </w:rPr>
        <w:t>Khai phá luật trên tập bệnh nhân</w:t>
      </w:r>
    </w:p>
    <w:p w14:paraId="640AADAF" w14:textId="77777777" w:rsidR="004469BF" w:rsidRPr="004469BF" w:rsidRDefault="004469BF" w:rsidP="00C353FC">
      <w:pPr>
        <w:ind w:firstLine="720"/>
        <w:jc w:val="both"/>
        <w:rPr>
          <w:lang w:val="en-US"/>
        </w:rPr>
      </w:pPr>
      <w:r w:rsidRPr="004469BF">
        <w:rPr>
          <w:lang w:val="en-US"/>
        </w:rPr>
        <w:t>Tập bệnh nhân bao gồm các cá thể mắc ít nhất một bệnh lý mạn tính. Mục tiêu của bước này là tìm các pattern đồng mắc bệnh (comorbidity patterns) và các yếu tố thường xuất hiện đồng thời ở nhóm người bệnh.</w:t>
      </w:r>
    </w:p>
    <w:p w14:paraId="08B5FA94" w14:textId="77777777" w:rsidR="004469BF" w:rsidRPr="004469BF" w:rsidRDefault="004469BF" w:rsidP="00C353FC">
      <w:pPr>
        <w:ind w:firstLine="720"/>
        <w:jc w:val="both"/>
        <w:rPr>
          <w:lang w:val="en-US"/>
        </w:rPr>
      </w:pPr>
      <w:r w:rsidRPr="004469BF">
        <w:rPr>
          <w:lang w:val="en-US"/>
        </w:rPr>
        <w:t>Kết quả thu được 42 luật đồng mắc bệnh có ý nghĩa với confidence ≥ 0.5 và lift ≥ 1.2. Một số luật nổi bật gồm:</w:t>
      </w:r>
    </w:p>
    <w:tbl>
      <w:tblPr>
        <w:tblStyle w:val="TableGrid"/>
        <w:tblW w:w="9278" w:type="dxa"/>
        <w:tblLook w:val="04A0" w:firstRow="1" w:lastRow="0" w:firstColumn="1" w:lastColumn="0" w:noHBand="0" w:noVBand="1"/>
      </w:tblPr>
      <w:tblGrid>
        <w:gridCol w:w="6982"/>
        <w:gridCol w:w="1482"/>
        <w:gridCol w:w="814"/>
      </w:tblGrid>
      <w:tr w:rsidR="00CD079A" w:rsidRPr="00CD079A" w14:paraId="2448A3E8" w14:textId="77777777" w:rsidTr="00346574">
        <w:trPr>
          <w:trHeight w:val="270"/>
        </w:trPr>
        <w:tc>
          <w:tcPr>
            <w:tcW w:w="0" w:type="auto"/>
            <w:hideMark/>
          </w:tcPr>
          <w:p w14:paraId="7271BFE7" w14:textId="77777777" w:rsidR="00CD079A" w:rsidRPr="00CD079A" w:rsidRDefault="00CD079A" w:rsidP="00C353FC">
            <w:pPr>
              <w:jc w:val="center"/>
              <w:rPr>
                <w:b/>
                <w:bCs/>
                <w:sz w:val="24"/>
                <w:szCs w:val="24"/>
                <w:lang w:val="en-US" w:eastAsia="zh-CN"/>
              </w:rPr>
            </w:pPr>
            <w:r w:rsidRPr="00CD079A">
              <w:rPr>
                <w:b/>
                <w:bCs/>
                <w:sz w:val="24"/>
                <w:szCs w:val="24"/>
                <w:lang w:val="en-US" w:eastAsia="zh-CN"/>
              </w:rPr>
              <w:t>Luật</w:t>
            </w:r>
          </w:p>
        </w:tc>
        <w:tc>
          <w:tcPr>
            <w:tcW w:w="0" w:type="auto"/>
            <w:hideMark/>
          </w:tcPr>
          <w:p w14:paraId="10DBEAB8" w14:textId="77777777" w:rsidR="00CD079A" w:rsidRPr="00CD079A" w:rsidRDefault="00CD079A" w:rsidP="00C353FC">
            <w:pPr>
              <w:jc w:val="center"/>
              <w:rPr>
                <w:b/>
                <w:bCs/>
                <w:sz w:val="24"/>
                <w:szCs w:val="24"/>
                <w:lang w:val="en-US" w:eastAsia="zh-CN"/>
              </w:rPr>
            </w:pPr>
            <w:r w:rsidRPr="00CD079A">
              <w:rPr>
                <w:b/>
                <w:bCs/>
                <w:sz w:val="24"/>
                <w:szCs w:val="24"/>
                <w:lang w:val="en-US" w:eastAsia="zh-CN"/>
              </w:rPr>
              <w:t>Confidence</w:t>
            </w:r>
          </w:p>
        </w:tc>
        <w:tc>
          <w:tcPr>
            <w:tcW w:w="0" w:type="auto"/>
            <w:hideMark/>
          </w:tcPr>
          <w:p w14:paraId="5FC85A9A" w14:textId="77777777" w:rsidR="00CD079A" w:rsidRPr="00CD079A" w:rsidRDefault="00CD079A" w:rsidP="00C353FC">
            <w:pPr>
              <w:jc w:val="center"/>
              <w:rPr>
                <w:b/>
                <w:bCs/>
                <w:sz w:val="24"/>
                <w:szCs w:val="24"/>
                <w:lang w:val="en-US" w:eastAsia="zh-CN"/>
              </w:rPr>
            </w:pPr>
            <w:r w:rsidRPr="00CD079A">
              <w:rPr>
                <w:b/>
                <w:bCs/>
                <w:sz w:val="24"/>
                <w:szCs w:val="24"/>
                <w:lang w:val="en-US" w:eastAsia="zh-CN"/>
              </w:rPr>
              <w:t>Lift</w:t>
            </w:r>
          </w:p>
        </w:tc>
      </w:tr>
      <w:tr w:rsidR="00CD079A" w:rsidRPr="00CD079A" w14:paraId="1A16E618" w14:textId="77777777" w:rsidTr="00346574">
        <w:trPr>
          <w:trHeight w:val="270"/>
        </w:trPr>
        <w:tc>
          <w:tcPr>
            <w:tcW w:w="0" w:type="auto"/>
            <w:hideMark/>
          </w:tcPr>
          <w:p w14:paraId="11C4CC95" w14:textId="77777777" w:rsidR="00CD079A" w:rsidRPr="00CD079A" w:rsidRDefault="00CD079A" w:rsidP="00C353FC">
            <w:pPr>
              <w:rPr>
                <w:sz w:val="24"/>
                <w:szCs w:val="24"/>
                <w:lang w:val="en-US" w:eastAsia="zh-CN"/>
              </w:rPr>
            </w:pPr>
            <w:r w:rsidRPr="00CD079A">
              <w:rPr>
                <w:sz w:val="24"/>
                <w:szCs w:val="24"/>
                <w:lang w:val="en-US" w:eastAsia="zh-CN"/>
              </w:rPr>
              <w:t>coronary → heart_attack</w:t>
            </w:r>
          </w:p>
        </w:tc>
        <w:tc>
          <w:tcPr>
            <w:tcW w:w="0" w:type="auto"/>
            <w:hideMark/>
          </w:tcPr>
          <w:p w14:paraId="45E926AD" w14:textId="77777777" w:rsidR="00CD079A" w:rsidRPr="00CD079A" w:rsidRDefault="00CD079A" w:rsidP="00C353FC">
            <w:pPr>
              <w:rPr>
                <w:sz w:val="24"/>
                <w:szCs w:val="24"/>
                <w:lang w:val="en-US" w:eastAsia="zh-CN"/>
              </w:rPr>
            </w:pPr>
            <w:r w:rsidRPr="00CD079A">
              <w:rPr>
                <w:sz w:val="24"/>
                <w:szCs w:val="24"/>
                <w:lang w:val="en-US" w:eastAsia="zh-CN"/>
              </w:rPr>
              <w:t>0.534</w:t>
            </w:r>
          </w:p>
        </w:tc>
        <w:tc>
          <w:tcPr>
            <w:tcW w:w="0" w:type="auto"/>
            <w:hideMark/>
          </w:tcPr>
          <w:p w14:paraId="1C7D9DAE" w14:textId="77777777" w:rsidR="00CD079A" w:rsidRPr="00CD079A" w:rsidRDefault="00CD079A" w:rsidP="00C353FC">
            <w:pPr>
              <w:rPr>
                <w:sz w:val="24"/>
                <w:szCs w:val="24"/>
                <w:lang w:val="en-US" w:eastAsia="zh-CN"/>
              </w:rPr>
            </w:pPr>
            <w:r w:rsidRPr="00CD079A">
              <w:rPr>
                <w:sz w:val="24"/>
                <w:szCs w:val="24"/>
                <w:lang w:val="en-US" w:eastAsia="zh-CN"/>
              </w:rPr>
              <w:t>5.185</w:t>
            </w:r>
          </w:p>
        </w:tc>
      </w:tr>
      <w:tr w:rsidR="00CD079A" w:rsidRPr="00CD079A" w14:paraId="265F38B8" w14:textId="77777777" w:rsidTr="00346574">
        <w:trPr>
          <w:trHeight w:val="281"/>
        </w:trPr>
        <w:tc>
          <w:tcPr>
            <w:tcW w:w="0" w:type="auto"/>
            <w:hideMark/>
          </w:tcPr>
          <w:p w14:paraId="7B85DDF0" w14:textId="77777777" w:rsidR="00CD079A" w:rsidRPr="00CD079A" w:rsidRDefault="00CD079A" w:rsidP="00C353FC">
            <w:pPr>
              <w:rPr>
                <w:sz w:val="24"/>
                <w:szCs w:val="24"/>
                <w:lang w:val="en-US" w:eastAsia="zh-CN"/>
              </w:rPr>
            </w:pPr>
            <w:r w:rsidRPr="00CD079A">
              <w:rPr>
                <w:sz w:val="24"/>
                <w:szCs w:val="24"/>
                <w:lang w:val="en-US" w:eastAsia="zh-CN"/>
              </w:rPr>
              <w:t>heart_attack → coronary</w:t>
            </w:r>
          </w:p>
        </w:tc>
        <w:tc>
          <w:tcPr>
            <w:tcW w:w="0" w:type="auto"/>
            <w:hideMark/>
          </w:tcPr>
          <w:p w14:paraId="59A03B5E" w14:textId="77777777" w:rsidR="00CD079A" w:rsidRPr="00CD079A" w:rsidRDefault="00CD079A" w:rsidP="00C353FC">
            <w:pPr>
              <w:rPr>
                <w:sz w:val="24"/>
                <w:szCs w:val="24"/>
                <w:lang w:val="en-US" w:eastAsia="zh-CN"/>
              </w:rPr>
            </w:pPr>
            <w:r w:rsidRPr="00CD079A">
              <w:rPr>
                <w:sz w:val="24"/>
                <w:szCs w:val="24"/>
                <w:lang w:val="en-US" w:eastAsia="zh-CN"/>
              </w:rPr>
              <w:t>0.521</w:t>
            </w:r>
          </w:p>
        </w:tc>
        <w:tc>
          <w:tcPr>
            <w:tcW w:w="0" w:type="auto"/>
            <w:hideMark/>
          </w:tcPr>
          <w:p w14:paraId="731276A9" w14:textId="77777777" w:rsidR="00CD079A" w:rsidRPr="00CD079A" w:rsidRDefault="00CD079A" w:rsidP="00C353FC">
            <w:pPr>
              <w:rPr>
                <w:sz w:val="24"/>
                <w:szCs w:val="24"/>
                <w:lang w:val="en-US" w:eastAsia="zh-CN"/>
              </w:rPr>
            </w:pPr>
            <w:r w:rsidRPr="00CD079A">
              <w:rPr>
                <w:sz w:val="24"/>
                <w:szCs w:val="24"/>
                <w:lang w:val="en-US" w:eastAsia="zh-CN"/>
              </w:rPr>
              <w:t>5.185</w:t>
            </w:r>
          </w:p>
        </w:tc>
      </w:tr>
      <w:tr w:rsidR="00CD079A" w:rsidRPr="00CD079A" w14:paraId="14E8E812" w14:textId="77777777" w:rsidTr="00346574">
        <w:trPr>
          <w:trHeight w:val="270"/>
        </w:trPr>
        <w:tc>
          <w:tcPr>
            <w:tcW w:w="0" w:type="auto"/>
            <w:hideMark/>
          </w:tcPr>
          <w:p w14:paraId="2E0FA01F" w14:textId="77777777" w:rsidR="00CD079A" w:rsidRPr="00CD079A" w:rsidRDefault="00CD079A" w:rsidP="00C353FC">
            <w:pPr>
              <w:rPr>
                <w:sz w:val="24"/>
                <w:szCs w:val="24"/>
                <w:lang w:val="en-US" w:eastAsia="zh-CN"/>
              </w:rPr>
            </w:pPr>
            <w:r w:rsidRPr="00CD079A">
              <w:rPr>
                <w:sz w:val="24"/>
                <w:szCs w:val="24"/>
                <w:lang w:val="en-US" w:eastAsia="zh-CN"/>
              </w:rPr>
              <w:t>diabetes, low_fiber → abdominal_AND_low_fiber, hypertension</w:t>
            </w:r>
          </w:p>
        </w:tc>
        <w:tc>
          <w:tcPr>
            <w:tcW w:w="0" w:type="auto"/>
            <w:hideMark/>
          </w:tcPr>
          <w:p w14:paraId="287E7E5C" w14:textId="77777777" w:rsidR="00CD079A" w:rsidRPr="00CD079A" w:rsidRDefault="00CD079A" w:rsidP="00C353FC">
            <w:pPr>
              <w:rPr>
                <w:sz w:val="24"/>
                <w:szCs w:val="24"/>
                <w:lang w:val="en-US" w:eastAsia="zh-CN"/>
              </w:rPr>
            </w:pPr>
            <w:r w:rsidRPr="00CD079A">
              <w:rPr>
                <w:sz w:val="24"/>
                <w:szCs w:val="24"/>
                <w:lang w:val="en-US" w:eastAsia="zh-CN"/>
              </w:rPr>
              <w:t>0.651</w:t>
            </w:r>
          </w:p>
        </w:tc>
        <w:tc>
          <w:tcPr>
            <w:tcW w:w="0" w:type="auto"/>
            <w:hideMark/>
          </w:tcPr>
          <w:p w14:paraId="17C252A3" w14:textId="77777777" w:rsidR="00CD079A" w:rsidRPr="00CD079A" w:rsidRDefault="00CD079A" w:rsidP="00C353FC">
            <w:pPr>
              <w:rPr>
                <w:sz w:val="24"/>
                <w:szCs w:val="24"/>
                <w:lang w:val="en-US" w:eastAsia="zh-CN"/>
              </w:rPr>
            </w:pPr>
            <w:r w:rsidRPr="00CD079A">
              <w:rPr>
                <w:sz w:val="24"/>
                <w:szCs w:val="24"/>
                <w:lang w:val="en-US" w:eastAsia="zh-CN"/>
              </w:rPr>
              <w:t>3.501</w:t>
            </w:r>
          </w:p>
        </w:tc>
      </w:tr>
      <w:tr w:rsidR="00CD079A" w:rsidRPr="00CD079A" w14:paraId="478BAE49" w14:textId="77777777" w:rsidTr="00346574">
        <w:trPr>
          <w:trHeight w:val="270"/>
        </w:trPr>
        <w:tc>
          <w:tcPr>
            <w:tcW w:w="0" w:type="auto"/>
            <w:hideMark/>
          </w:tcPr>
          <w:p w14:paraId="461BBE80" w14:textId="77777777" w:rsidR="00CD079A" w:rsidRPr="00CD079A" w:rsidRDefault="00CD079A" w:rsidP="00C353FC">
            <w:pPr>
              <w:rPr>
                <w:sz w:val="24"/>
                <w:szCs w:val="24"/>
                <w:lang w:val="en-US" w:eastAsia="zh-CN"/>
              </w:rPr>
            </w:pPr>
            <w:r w:rsidRPr="00CD079A">
              <w:rPr>
                <w:sz w:val="24"/>
                <w:szCs w:val="24"/>
                <w:lang w:val="en-US" w:eastAsia="zh-CN"/>
              </w:rPr>
              <w:t>abdominal_AND_low_fiber, diabetes → hypertension, low_fiber</w:t>
            </w:r>
          </w:p>
        </w:tc>
        <w:tc>
          <w:tcPr>
            <w:tcW w:w="0" w:type="auto"/>
            <w:hideMark/>
          </w:tcPr>
          <w:p w14:paraId="316804AD" w14:textId="77777777" w:rsidR="00CD079A" w:rsidRPr="00CD079A" w:rsidRDefault="00CD079A" w:rsidP="00C353FC">
            <w:pPr>
              <w:rPr>
                <w:sz w:val="24"/>
                <w:szCs w:val="24"/>
                <w:lang w:val="en-US" w:eastAsia="zh-CN"/>
              </w:rPr>
            </w:pPr>
            <w:r w:rsidRPr="00CD079A">
              <w:rPr>
                <w:sz w:val="24"/>
                <w:szCs w:val="24"/>
                <w:lang w:val="en-US" w:eastAsia="zh-CN"/>
              </w:rPr>
              <w:t>0.802</w:t>
            </w:r>
          </w:p>
        </w:tc>
        <w:tc>
          <w:tcPr>
            <w:tcW w:w="0" w:type="auto"/>
            <w:hideMark/>
          </w:tcPr>
          <w:p w14:paraId="7E8821F5" w14:textId="77777777" w:rsidR="00CD079A" w:rsidRPr="00CD079A" w:rsidRDefault="00CD079A" w:rsidP="00C353FC">
            <w:pPr>
              <w:rPr>
                <w:sz w:val="24"/>
                <w:szCs w:val="24"/>
                <w:lang w:val="en-US" w:eastAsia="zh-CN"/>
              </w:rPr>
            </w:pPr>
            <w:r w:rsidRPr="00CD079A">
              <w:rPr>
                <w:sz w:val="24"/>
                <w:szCs w:val="24"/>
                <w:lang w:val="en-US" w:eastAsia="zh-CN"/>
              </w:rPr>
              <w:t>3.453</w:t>
            </w:r>
          </w:p>
        </w:tc>
      </w:tr>
    </w:tbl>
    <w:p w14:paraId="1FD9F633" w14:textId="3BD94DBF" w:rsidR="00AF0A95" w:rsidRDefault="00AF0A95" w:rsidP="00C353FC">
      <w:pPr>
        <w:ind w:firstLine="720"/>
        <w:jc w:val="both"/>
      </w:pPr>
      <w:r w:rsidRPr="00AF0A95">
        <w:t>Các kết quả cho thấy bệnh mạch vành và đau tim có mối liên hệ đồng mắc rất mạnh. Giá trị lift lớn hơn 5 cho thấy xác suất xuất hiện đồng thời của hai bệnh này cao hơn rất nhiều so với ngẫu nhiên.</w:t>
      </w:r>
    </w:p>
    <w:p w14:paraId="7D038A3A" w14:textId="2A85D64A" w:rsidR="00EF7CEA" w:rsidRDefault="00EF7CEA" w:rsidP="00C353FC">
      <w:pPr>
        <w:ind w:firstLine="720"/>
        <w:jc w:val="both"/>
      </w:pPr>
      <w:r w:rsidRPr="00EF7CEA">
        <w:t>Ngoài ra, các luật liên quan đến tiểu đường thường đi kèm với thiếu chất xơ, béo bụng và tăng huyết áp. Điều này phản ánh đặc điểm đa yếu tố của hội chứng chuyển hóa, trong đó chế độ ăn uống kém lành mạnh kết hợp với béo phì và tăng huyết áp làm gia tăng nguy cơ bệnh lý chuyển hóa.</w:t>
      </w:r>
    </w:p>
    <w:tbl>
      <w:tblPr>
        <w:tblStyle w:val="TableGrid"/>
        <w:tblW w:w="9351" w:type="dxa"/>
        <w:tblLook w:val="04A0" w:firstRow="1" w:lastRow="0" w:firstColumn="1" w:lastColumn="0" w:noHBand="0" w:noVBand="1"/>
      </w:tblPr>
      <w:tblGrid>
        <w:gridCol w:w="6799"/>
        <w:gridCol w:w="1418"/>
        <w:gridCol w:w="1134"/>
      </w:tblGrid>
      <w:tr w:rsidR="00EF7CEA" w:rsidRPr="00EF7CEA" w14:paraId="5D4B7B46" w14:textId="77777777" w:rsidTr="00346574">
        <w:tc>
          <w:tcPr>
            <w:tcW w:w="6799" w:type="dxa"/>
            <w:hideMark/>
          </w:tcPr>
          <w:p w14:paraId="7AB5C046" w14:textId="77777777" w:rsidR="00EF7CEA" w:rsidRPr="00EF7CEA" w:rsidRDefault="00EF7CEA" w:rsidP="00C353FC">
            <w:pPr>
              <w:jc w:val="center"/>
              <w:rPr>
                <w:b/>
                <w:bCs/>
                <w:sz w:val="24"/>
                <w:szCs w:val="24"/>
                <w:lang w:val="en-US" w:eastAsia="zh-CN"/>
              </w:rPr>
            </w:pPr>
            <w:r w:rsidRPr="00EF7CEA">
              <w:rPr>
                <w:b/>
                <w:bCs/>
                <w:sz w:val="24"/>
                <w:szCs w:val="24"/>
                <w:lang w:val="en-US" w:eastAsia="zh-CN"/>
              </w:rPr>
              <w:t>Luật</w:t>
            </w:r>
          </w:p>
        </w:tc>
        <w:tc>
          <w:tcPr>
            <w:tcW w:w="1418" w:type="dxa"/>
            <w:hideMark/>
          </w:tcPr>
          <w:p w14:paraId="299E2FB2" w14:textId="77777777" w:rsidR="00EF7CEA" w:rsidRPr="00EF7CEA" w:rsidRDefault="00EF7CEA" w:rsidP="00C353FC">
            <w:pPr>
              <w:jc w:val="center"/>
              <w:rPr>
                <w:b/>
                <w:bCs/>
                <w:sz w:val="24"/>
                <w:szCs w:val="24"/>
                <w:lang w:val="en-US" w:eastAsia="zh-CN"/>
              </w:rPr>
            </w:pPr>
            <w:r w:rsidRPr="00EF7CEA">
              <w:rPr>
                <w:b/>
                <w:bCs/>
                <w:sz w:val="24"/>
                <w:szCs w:val="24"/>
                <w:lang w:val="en-US" w:eastAsia="zh-CN"/>
              </w:rPr>
              <w:t>Confidence</w:t>
            </w:r>
          </w:p>
        </w:tc>
        <w:tc>
          <w:tcPr>
            <w:tcW w:w="1134" w:type="dxa"/>
            <w:hideMark/>
          </w:tcPr>
          <w:p w14:paraId="349899A7" w14:textId="77777777" w:rsidR="00EF7CEA" w:rsidRPr="00EF7CEA" w:rsidRDefault="00EF7CEA" w:rsidP="00C353FC">
            <w:pPr>
              <w:jc w:val="center"/>
              <w:rPr>
                <w:b/>
                <w:bCs/>
                <w:sz w:val="24"/>
                <w:szCs w:val="24"/>
                <w:lang w:val="en-US" w:eastAsia="zh-CN"/>
              </w:rPr>
            </w:pPr>
            <w:r w:rsidRPr="00EF7CEA">
              <w:rPr>
                <w:b/>
                <w:bCs/>
                <w:sz w:val="24"/>
                <w:szCs w:val="24"/>
                <w:lang w:val="en-US" w:eastAsia="zh-CN"/>
              </w:rPr>
              <w:t>Lift</w:t>
            </w:r>
          </w:p>
        </w:tc>
      </w:tr>
      <w:tr w:rsidR="00EF7CEA" w:rsidRPr="00EF7CEA" w14:paraId="46D7533E" w14:textId="77777777" w:rsidTr="00346574">
        <w:tc>
          <w:tcPr>
            <w:tcW w:w="6799" w:type="dxa"/>
            <w:hideMark/>
          </w:tcPr>
          <w:p w14:paraId="33C523F1" w14:textId="77777777" w:rsidR="00EF7CEA" w:rsidRPr="00EF7CEA" w:rsidRDefault="00EF7CEA" w:rsidP="00C353FC">
            <w:pPr>
              <w:rPr>
                <w:sz w:val="24"/>
                <w:szCs w:val="24"/>
                <w:lang w:val="en-US" w:eastAsia="zh-CN"/>
              </w:rPr>
            </w:pPr>
            <w:r w:rsidRPr="00EF7CEA">
              <w:rPr>
                <w:sz w:val="24"/>
                <w:szCs w:val="24"/>
                <w:lang w:val="en-US" w:eastAsia="zh-CN"/>
              </w:rPr>
              <w:t>diabetes, elderly_AND_hypertension → elderly, hypertension</w:t>
            </w:r>
          </w:p>
        </w:tc>
        <w:tc>
          <w:tcPr>
            <w:tcW w:w="1418" w:type="dxa"/>
            <w:hideMark/>
          </w:tcPr>
          <w:p w14:paraId="2D00A387" w14:textId="77777777" w:rsidR="00EF7CEA" w:rsidRPr="00EF7CEA" w:rsidRDefault="00EF7CEA" w:rsidP="00C353FC">
            <w:pPr>
              <w:rPr>
                <w:sz w:val="24"/>
                <w:szCs w:val="24"/>
                <w:lang w:val="en-US" w:eastAsia="zh-CN"/>
              </w:rPr>
            </w:pPr>
            <w:r w:rsidRPr="00EF7CEA">
              <w:rPr>
                <w:sz w:val="24"/>
                <w:szCs w:val="24"/>
                <w:lang w:val="en-US" w:eastAsia="zh-CN"/>
              </w:rPr>
              <w:t>1.000</w:t>
            </w:r>
          </w:p>
        </w:tc>
        <w:tc>
          <w:tcPr>
            <w:tcW w:w="1134" w:type="dxa"/>
            <w:hideMark/>
          </w:tcPr>
          <w:p w14:paraId="0C8E36C1" w14:textId="77777777" w:rsidR="00EF7CEA" w:rsidRPr="00EF7CEA" w:rsidRDefault="00EF7CEA" w:rsidP="00C353FC">
            <w:pPr>
              <w:rPr>
                <w:sz w:val="24"/>
                <w:szCs w:val="24"/>
                <w:lang w:val="en-US" w:eastAsia="zh-CN"/>
              </w:rPr>
            </w:pPr>
            <w:r w:rsidRPr="00EF7CEA">
              <w:rPr>
                <w:sz w:val="24"/>
                <w:szCs w:val="24"/>
                <w:lang w:val="en-US" w:eastAsia="zh-CN"/>
              </w:rPr>
              <w:t>1.962</w:t>
            </w:r>
          </w:p>
        </w:tc>
      </w:tr>
      <w:tr w:rsidR="00EF7CEA" w:rsidRPr="00EF7CEA" w14:paraId="31C8799E" w14:textId="77777777" w:rsidTr="00346574">
        <w:tc>
          <w:tcPr>
            <w:tcW w:w="6799" w:type="dxa"/>
            <w:hideMark/>
          </w:tcPr>
          <w:p w14:paraId="4DA15627" w14:textId="77777777" w:rsidR="00EF7CEA" w:rsidRPr="00EF7CEA" w:rsidRDefault="00EF7CEA" w:rsidP="00C353FC">
            <w:pPr>
              <w:rPr>
                <w:sz w:val="24"/>
                <w:szCs w:val="24"/>
                <w:lang w:val="en-US" w:eastAsia="zh-CN"/>
              </w:rPr>
            </w:pPr>
            <w:r w:rsidRPr="00EF7CEA">
              <w:rPr>
                <w:sz w:val="24"/>
                <w:szCs w:val="24"/>
                <w:lang w:val="en-US" w:eastAsia="zh-CN"/>
              </w:rPr>
              <w:t>elderly_AND_hypertension, stroke → elderly, hypertension</w:t>
            </w:r>
          </w:p>
        </w:tc>
        <w:tc>
          <w:tcPr>
            <w:tcW w:w="1418" w:type="dxa"/>
            <w:hideMark/>
          </w:tcPr>
          <w:p w14:paraId="4172EDD6" w14:textId="77777777" w:rsidR="00EF7CEA" w:rsidRPr="00EF7CEA" w:rsidRDefault="00EF7CEA" w:rsidP="00C353FC">
            <w:pPr>
              <w:rPr>
                <w:sz w:val="24"/>
                <w:szCs w:val="24"/>
                <w:lang w:val="en-US" w:eastAsia="zh-CN"/>
              </w:rPr>
            </w:pPr>
            <w:r w:rsidRPr="00EF7CEA">
              <w:rPr>
                <w:sz w:val="24"/>
                <w:szCs w:val="24"/>
                <w:lang w:val="en-US" w:eastAsia="zh-CN"/>
              </w:rPr>
              <w:t>1.000</w:t>
            </w:r>
          </w:p>
        </w:tc>
        <w:tc>
          <w:tcPr>
            <w:tcW w:w="1134" w:type="dxa"/>
            <w:hideMark/>
          </w:tcPr>
          <w:p w14:paraId="711AF225" w14:textId="77777777" w:rsidR="00EF7CEA" w:rsidRPr="00EF7CEA" w:rsidRDefault="00EF7CEA" w:rsidP="00C353FC">
            <w:pPr>
              <w:rPr>
                <w:sz w:val="24"/>
                <w:szCs w:val="24"/>
                <w:lang w:val="en-US" w:eastAsia="zh-CN"/>
              </w:rPr>
            </w:pPr>
            <w:r w:rsidRPr="00EF7CEA">
              <w:rPr>
                <w:sz w:val="24"/>
                <w:szCs w:val="24"/>
                <w:lang w:val="en-US" w:eastAsia="zh-CN"/>
              </w:rPr>
              <w:t>1.962</w:t>
            </w:r>
          </w:p>
        </w:tc>
      </w:tr>
      <w:tr w:rsidR="00EF7CEA" w:rsidRPr="00EF7CEA" w14:paraId="4AC413B4" w14:textId="77777777" w:rsidTr="00346574">
        <w:tc>
          <w:tcPr>
            <w:tcW w:w="6799" w:type="dxa"/>
            <w:hideMark/>
          </w:tcPr>
          <w:p w14:paraId="72EE65C2" w14:textId="77777777" w:rsidR="00EF7CEA" w:rsidRPr="00EF7CEA" w:rsidRDefault="00EF7CEA" w:rsidP="00C353FC">
            <w:pPr>
              <w:rPr>
                <w:sz w:val="24"/>
                <w:szCs w:val="24"/>
                <w:lang w:val="en-US" w:eastAsia="zh-CN"/>
              </w:rPr>
            </w:pPr>
            <w:r w:rsidRPr="00EF7CEA">
              <w:rPr>
                <w:sz w:val="24"/>
                <w:szCs w:val="24"/>
                <w:lang w:val="en-US" w:eastAsia="zh-CN"/>
              </w:rPr>
              <w:t>elderly_AND_hypertension, heart_failure → elderly, hypertension</w:t>
            </w:r>
          </w:p>
        </w:tc>
        <w:tc>
          <w:tcPr>
            <w:tcW w:w="1418" w:type="dxa"/>
            <w:hideMark/>
          </w:tcPr>
          <w:p w14:paraId="3EC2A8A1" w14:textId="77777777" w:rsidR="00EF7CEA" w:rsidRPr="00EF7CEA" w:rsidRDefault="00EF7CEA" w:rsidP="00C353FC">
            <w:pPr>
              <w:rPr>
                <w:sz w:val="24"/>
                <w:szCs w:val="24"/>
                <w:lang w:val="en-US" w:eastAsia="zh-CN"/>
              </w:rPr>
            </w:pPr>
            <w:r w:rsidRPr="00EF7CEA">
              <w:rPr>
                <w:sz w:val="24"/>
                <w:szCs w:val="24"/>
                <w:lang w:val="en-US" w:eastAsia="zh-CN"/>
              </w:rPr>
              <w:t>1.000</w:t>
            </w:r>
          </w:p>
        </w:tc>
        <w:tc>
          <w:tcPr>
            <w:tcW w:w="1134" w:type="dxa"/>
            <w:hideMark/>
          </w:tcPr>
          <w:p w14:paraId="4CCC0AB8" w14:textId="77777777" w:rsidR="00EF7CEA" w:rsidRPr="00EF7CEA" w:rsidRDefault="00EF7CEA" w:rsidP="00C353FC">
            <w:pPr>
              <w:rPr>
                <w:sz w:val="24"/>
                <w:szCs w:val="24"/>
                <w:lang w:val="en-US" w:eastAsia="zh-CN"/>
              </w:rPr>
            </w:pPr>
            <w:r w:rsidRPr="00EF7CEA">
              <w:rPr>
                <w:sz w:val="24"/>
                <w:szCs w:val="24"/>
                <w:lang w:val="en-US" w:eastAsia="zh-CN"/>
              </w:rPr>
              <w:t>1.962</w:t>
            </w:r>
          </w:p>
        </w:tc>
      </w:tr>
    </w:tbl>
    <w:p w14:paraId="2FF6D5EB" w14:textId="09B23D01" w:rsidR="00EF7CEA" w:rsidRDefault="007F7A93" w:rsidP="00C353FC">
      <w:pPr>
        <w:ind w:firstLine="720"/>
        <w:jc w:val="both"/>
      </w:pPr>
      <w:r w:rsidRPr="007F7A93">
        <w:lastRenderedPageBreak/>
        <w:t>Các luật này cho thấy phần lớn bệnh nhân mắc đột quỵ hoặc suy tim trong dữ liệu đều đồng thời thuộc nhóm cao tuổi và tăng huyết áp.</w:t>
      </w:r>
    </w:p>
    <w:p w14:paraId="150634C3" w14:textId="77777777" w:rsidR="007F7A93" w:rsidRDefault="007F7A93" w:rsidP="00C353FC"/>
    <w:p w14:paraId="52E0A5BB" w14:textId="5626DBAC" w:rsidR="00861158" w:rsidRPr="00F37867" w:rsidRDefault="00861158" w:rsidP="00C353FC">
      <w:pPr>
        <w:rPr>
          <w:b/>
          <w:bCs/>
        </w:rPr>
      </w:pPr>
      <w:r w:rsidRPr="00F37867">
        <w:rPr>
          <w:b/>
          <w:bCs/>
        </w:rPr>
        <w:t>b. Khai phá luật trên tập rủi ro ẩn</w:t>
      </w:r>
    </w:p>
    <w:p w14:paraId="7B3F007D" w14:textId="77777777" w:rsidR="00F37867" w:rsidRPr="00F37867" w:rsidRDefault="00F37867" w:rsidP="00C353FC">
      <w:pPr>
        <w:ind w:firstLine="720"/>
        <w:jc w:val="both"/>
        <w:rPr>
          <w:lang w:val="en-US"/>
        </w:rPr>
      </w:pPr>
      <w:r w:rsidRPr="00F37867">
        <w:rPr>
          <w:lang w:val="en-US"/>
        </w:rPr>
        <w:t>Tập rủi ro ẩn bao gồm những người chưa mắc bệnh nhưng có chế độ ăn uống và hành vi dinh dưỡng bất lợi. Mục tiêu của bước này là phát hiện các pattern nguy cơ tiềm ẩn trước khi bệnh xuất hiện.</w:t>
      </w:r>
    </w:p>
    <w:p w14:paraId="3B02BDF0" w14:textId="77777777" w:rsidR="00F37867" w:rsidRPr="00F37867" w:rsidRDefault="00F37867" w:rsidP="00C353FC">
      <w:pPr>
        <w:ind w:firstLine="720"/>
        <w:jc w:val="both"/>
        <w:rPr>
          <w:lang w:val="en-US"/>
        </w:rPr>
      </w:pPr>
      <w:r w:rsidRPr="00F37867">
        <w:rPr>
          <w:lang w:val="en-US"/>
        </w:rPr>
        <w:t>Kết quả thu được 494 luật liên quan đến các yếu tố dinh dưỡng cực đoan. Một số luật đáng chú ý gồm:</w:t>
      </w:r>
    </w:p>
    <w:tbl>
      <w:tblPr>
        <w:tblStyle w:val="TableGrid"/>
        <w:tblW w:w="9309" w:type="dxa"/>
        <w:tblLook w:val="04A0" w:firstRow="1" w:lastRow="0" w:firstColumn="1" w:lastColumn="0" w:noHBand="0" w:noVBand="1"/>
      </w:tblPr>
      <w:tblGrid>
        <w:gridCol w:w="7019"/>
        <w:gridCol w:w="1478"/>
        <w:gridCol w:w="812"/>
      </w:tblGrid>
      <w:tr w:rsidR="00F37867" w:rsidRPr="00F37867" w14:paraId="6CB657AC" w14:textId="77777777" w:rsidTr="00346574">
        <w:trPr>
          <w:trHeight w:val="273"/>
        </w:trPr>
        <w:tc>
          <w:tcPr>
            <w:tcW w:w="0" w:type="auto"/>
            <w:hideMark/>
          </w:tcPr>
          <w:p w14:paraId="0AAC0025" w14:textId="77777777" w:rsidR="00F37867" w:rsidRPr="00F37867" w:rsidRDefault="00F37867" w:rsidP="00C353FC">
            <w:pPr>
              <w:jc w:val="center"/>
              <w:rPr>
                <w:b/>
                <w:bCs/>
                <w:sz w:val="24"/>
                <w:szCs w:val="24"/>
                <w:lang w:val="en-US" w:eastAsia="zh-CN"/>
              </w:rPr>
            </w:pPr>
            <w:r w:rsidRPr="00F37867">
              <w:rPr>
                <w:b/>
                <w:bCs/>
                <w:sz w:val="24"/>
                <w:szCs w:val="24"/>
                <w:lang w:val="en-US" w:eastAsia="zh-CN"/>
              </w:rPr>
              <w:t>Luật</w:t>
            </w:r>
          </w:p>
        </w:tc>
        <w:tc>
          <w:tcPr>
            <w:tcW w:w="0" w:type="auto"/>
            <w:hideMark/>
          </w:tcPr>
          <w:p w14:paraId="038E2EF6" w14:textId="77777777" w:rsidR="00F37867" w:rsidRPr="00F37867" w:rsidRDefault="00F37867" w:rsidP="00C353FC">
            <w:pPr>
              <w:jc w:val="center"/>
              <w:rPr>
                <w:b/>
                <w:bCs/>
                <w:sz w:val="24"/>
                <w:szCs w:val="24"/>
                <w:lang w:val="en-US" w:eastAsia="zh-CN"/>
              </w:rPr>
            </w:pPr>
            <w:r w:rsidRPr="00F37867">
              <w:rPr>
                <w:b/>
                <w:bCs/>
                <w:sz w:val="24"/>
                <w:szCs w:val="24"/>
                <w:lang w:val="en-US" w:eastAsia="zh-CN"/>
              </w:rPr>
              <w:t>Confidence</w:t>
            </w:r>
          </w:p>
        </w:tc>
        <w:tc>
          <w:tcPr>
            <w:tcW w:w="0" w:type="auto"/>
            <w:hideMark/>
          </w:tcPr>
          <w:p w14:paraId="00AC4A98" w14:textId="77777777" w:rsidR="00F37867" w:rsidRPr="00F37867" w:rsidRDefault="00F37867" w:rsidP="00C353FC">
            <w:pPr>
              <w:jc w:val="center"/>
              <w:rPr>
                <w:b/>
                <w:bCs/>
                <w:sz w:val="24"/>
                <w:szCs w:val="24"/>
                <w:lang w:val="en-US" w:eastAsia="zh-CN"/>
              </w:rPr>
            </w:pPr>
            <w:r w:rsidRPr="00F37867">
              <w:rPr>
                <w:b/>
                <w:bCs/>
                <w:sz w:val="24"/>
                <w:szCs w:val="24"/>
                <w:lang w:val="en-US" w:eastAsia="zh-CN"/>
              </w:rPr>
              <w:t>Lift</w:t>
            </w:r>
          </w:p>
        </w:tc>
      </w:tr>
      <w:tr w:rsidR="00F37867" w:rsidRPr="00F37867" w14:paraId="684B5959" w14:textId="77777777" w:rsidTr="00346574">
        <w:trPr>
          <w:trHeight w:val="273"/>
        </w:trPr>
        <w:tc>
          <w:tcPr>
            <w:tcW w:w="0" w:type="auto"/>
            <w:hideMark/>
          </w:tcPr>
          <w:p w14:paraId="2A4E5301" w14:textId="77777777" w:rsidR="00F37867" w:rsidRPr="00F37867" w:rsidRDefault="00F37867" w:rsidP="00C353FC">
            <w:pPr>
              <w:rPr>
                <w:sz w:val="24"/>
                <w:szCs w:val="24"/>
                <w:lang w:val="en-US" w:eastAsia="zh-CN"/>
              </w:rPr>
            </w:pPr>
            <w:r w:rsidRPr="00F37867">
              <w:rPr>
                <w:sz w:val="24"/>
                <w:szCs w:val="24"/>
                <w:lang w:val="en-US" w:eastAsia="zh-CN"/>
              </w:rPr>
              <w:t>low_fiber, obese → abdominal_AND_low_fiber</w:t>
            </w:r>
          </w:p>
        </w:tc>
        <w:tc>
          <w:tcPr>
            <w:tcW w:w="0" w:type="auto"/>
            <w:hideMark/>
          </w:tcPr>
          <w:p w14:paraId="19D31393" w14:textId="77777777" w:rsidR="00F37867" w:rsidRPr="00F37867" w:rsidRDefault="00F37867" w:rsidP="00C353FC">
            <w:pPr>
              <w:rPr>
                <w:sz w:val="24"/>
                <w:szCs w:val="24"/>
                <w:lang w:val="en-US" w:eastAsia="zh-CN"/>
              </w:rPr>
            </w:pPr>
            <w:r w:rsidRPr="00F37867">
              <w:rPr>
                <w:sz w:val="24"/>
                <w:szCs w:val="24"/>
                <w:lang w:val="en-US" w:eastAsia="zh-CN"/>
              </w:rPr>
              <w:t>1.000</w:t>
            </w:r>
          </w:p>
        </w:tc>
        <w:tc>
          <w:tcPr>
            <w:tcW w:w="0" w:type="auto"/>
            <w:hideMark/>
          </w:tcPr>
          <w:p w14:paraId="51A2A972" w14:textId="77777777" w:rsidR="00F37867" w:rsidRPr="00F37867" w:rsidRDefault="00F37867" w:rsidP="00C353FC">
            <w:pPr>
              <w:rPr>
                <w:sz w:val="24"/>
                <w:szCs w:val="24"/>
                <w:lang w:val="en-US" w:eastAsia="zh-CN"/>
              </w:rPr>
            </w:pPr>
            <w:r w:rsidRPr="00F37867">
              <w:rPr>
                <w:sz w:val="24"/>
                <w:szCs w:val="24"/>
                <w:lang w:val="en-US" w:eastAsia="zh-CN"/>
              </w:rPr>
              <w:t>3.468</w:t>
            </w:r>
          </w:p>
        </w:tc>
      </w:tr>
      <w:tr w:rsidR="00F37867" w:rsidRPr="00F37867" w14:paraId="181373DC" w14:textId="77777777" w:rsidTr="00346574">
        <w:trPr>
          <w:trHeight w:val="284"/>
        </w:trPr>
        <w:tc>
          <w:tcPr>
            <w:tcW w:w="0" w:type="auto"/>
            <w:hideMark/>
          </w:tcPr>
          <w:p w14:paraId="2DAF8A7E" w14:textId="77777777" w:rsidR="00F37867" w:rsidRPr="00F37867" w:rsidRDefault="00F37867" w:rsidP="00C353FC">
            <w:pPr>
              <w:rPr>
                <w:sz w:val="24"/>
                <w:szCs w:val="24"/>
                <w:lang w:val="en-US" w:eastAsia="zh-CN"/>
              </w:rPr>
            </w:pPr>
            <w:r w:rsidRPr="00F37867">
              <w:rPr>
                <w:sz w:val="24"/>
                <w:szCs w:val="24"/>
                <w:lang w:val="en-US" w:eastAsia="zh-CN"/>
              </w:rPr>
              <w:t>abdominal_obese, low_fiber → abdominal_AND_low_fiber</w:t>
            </w:r>
          </w:p>
        </w:tc>
        <w:tc>
          <w:tcPr>
            <w:tcW w:w="0" w:type="auto"/>
            <w:hideMark/>
          </w:tcPr>
          <w:p w14:paraId="4260D179" w14:textId="77777777" w:rsidR="00F37867" w:rsidRPr="00F37867" w:rsidRDefault="00F37867" w:rsidP="00C353FC">
            <w:pPr>
              <w:rPr>
                <w:sz w:val="24"/>
                <w:szCs w:val="24"/>
                <w:lang w:val="en-US" w:eastAsia="zh-CN"/>
              </w:rPr>
            </w:pPr>
            <w:r w:rsidRPr="00F37867">
              <w:rPr>
                <w:sz w:val="24"/>
                <w:szCs w:val="24"/>
                <w:lang w:val="en-US" w:eastAsia="zh-CN"/>
              </w:rPr>
              <w:t>1.000</w:t>
            </w:r>
          </w:p>
        </w:tc>
        <w:tc>
          <w:tcPr>
            <w:tcW w:w="0" w:type="auto"/>
            <w:hideMark/>
          </w:tcPr>
          <w:p w14:paraId="1750F6A9" w14:textId="77777777" w:rsidR="00F37867" w:rsidRPr="00F37867" w:rsidRDefault="00F37867" w:rsidP="00C353FC">
            <w:pPr>
              <w:rPr>
                <w:sz w:val="24"/>
                <w:szCs w:val="24"/>
                <w:lang w:val="en-US" w:eastAsia="zh-CN"/>
              </w:rPr>
            </w:pPr>
            <w:r w:rsidRPr="00F37867">
              <w:rPr>
                <w:sz w:val="24"/>
                <w:szCs w:val="24"/>
                <w:lang w:val="en-US" w:eastAsia="zh-CN"/>
              </w:rPr>
              <w:t>3.468</w:t>
            </w:r>
          </w:p>
        </w:tc>
      </w:tr>
      <w:tr w:rsidR="00F37867" w:rsidRPr="00F37867" w14:paraId="36C7A38E" w14:textId="77777777" w:rsidTr="00346574">
        <w:trPr>
          <w:trHeight w:val="273"/>
        </w:trPr>
        <w:tc>
          <w:tcPr>
            <w:tcW w:w="0" w:type="auto"/>
            <w:hideMark/>
          </w:tcPr>
          <w:p w14:paraId="3D5076D2" w14:textId="77777777" w:rsidR="00F37867" w:rsidRPr="00F37867" w:rsidRDefault="00F37867" w:rsidP="00C353FC">
            <w:pPr>
              <w:rPr>
                <w:sz w:val="24"/>
                <w:szCs w:val="24"/>
                <w:lang w:val="en-US" w:eastAsia="zh-CN"/>
              </w:rPr>
            </w:pPr>
            <w:r w:rsidRPr="00F37867">
              <w:rPr>
                <w:sz w:val="24"/>
                <w:szCs w:val="24"/>
                <w:lang w:val="en-US" w:eastAsia="zh-CN"/>
              </w:rPr>
              <w:t>abdominal_obese, low_potassium → abdominal_AND_low_fiber</w:t>
            </w:r>
          </w:p>
        </w:tc>
        <w:tc>
          <w:tcPr>
            <w:tcW w:w="0" w:type="auto"/>
            <w:hideMark/>
          </w:tcPr>
          <w:p w14:paraId="52EB1D18" w14:textId="77777777" w:rsidR="00F37867" w:rsidRPr="00F37867" w:rsidRDefault="00F37867" w:rsidP="00C353FC">
            <w:pPr>
              <w:rPr>
                <w:sz w:val="24"/>
                <w:szCs w:val="24"/>
                <w:lang w:val="en-US" w:eastAsia="zh-CN"/>
              </w:rPr>
            </w:pPr>
            <w:r w:rsidRPr="00F37867">
              <w:rPr>
                <w:sz w:val="24"/>
                <w:szCs w:val="24"/>
                <w:lang w:val="en-US" w:eastAsia="zh-CN"/>
              </w:rPr>
              <w:t>0.978</w:t>
            </w:r>
          </w:p>
        </w:tc>
        <w:tc>
          <w:tcPr>
            <w:tcW w:w="0" w:type="auto"/>
            <w:hideMark/>
          </w:tcPr>
          <w:p w14:paraId="20C81483" w14:textId="77777777" w:rsidR="00F37867" w:rsidRPr="00F37867" w:rsidRDefault="00F37867" w:rsidP="00C353FC">
            <w:pPr>
              <w:rPr>
                <w:sz w:val="24"/>
                <w:szCs w:val="24"/>
                <w:lang w:val="en-US" w:eastAsia="zh-CN"/>
              </w:rPr>
            </w:pPr>
            <w:r w:rsidRPr="00F37867">
              <w:rPr>
                <w:sz w:val="24"/>
                <w:szCs w:val="24"/>
                <w:lang w:val="en-US" w:eastAsia="zh-CN"/>
              </w:rPr>
              <w:t>3.392</w:t>
            </w:r>
          </w:p>
        </w:tc>
      </w:tr>
      <w:tr w:rsidR="00F37867" w:rsidRPr="00F37867" w14:paraId="0A73E43D" w14:textId="77777777" w:rsidTr="00346574">
        <w:trPr>
          <w:trHeight w:val="273"/>
        </w:trPr>
        <w:tc>
          <w:tcPr>
            <w:tcW w:w="0" w:type="auto"/>
            <w:hideMark/>
          </w:tcPr>
          <w:p w14:paraId="23DA60BE" w14:textId="77777777" w:rsidR="00F37867" w:rsidRPr="00F37867" w:rsidRDefault="00F37867" w:rsidP="00C353FC">
            <w:pPr>
              <w:rPr>
                <w:sz w:val="24"/>
                <w:szCs w:val="24"/>
                <w:lang w:val="en-US" w:eastAsia="zh-CN"/>
              </w:rPr>
            </w:pPr>
            <w:r w:rsidRPr="00F37867">
              <w:rPr>
                <w:sz w:val="24"/>
                <w:szCs w:val="24"/>
                <w:lang w:val="en-US" w:eastAsia="zh-CN"/>
              </w:rPr>
              <w:t>obese, very_high_fat → obese_AND_high_chol</w:t>
            </w:r>
          </w:p>
        </w:tc>
        <w:tc>
          <w:tcPr>
            <w:tcW w:w="0" w:type="auto"/>
            <w:hideMark/>
          </w:tcPr>
          <w:p w14:paraId="0BBE30EB" w14:textId="77777777" w:rsidR="00F37867" w:rsidRPr="00F37867" w:rsidRDefault="00F37867" w:rsidP="00C353FC">
            <w:pPr>
              <w:rPr>
                <w:sz w:val="24"/>
                <w:szCs w:val="24"/>
                <w:lang w:val="en-US" w:eastAsia="zh-CN"/>
              </w:rPr>
            </w:pPr>
            <w:r w:rsidRPr="00F37867">
              <w:rPr>
                <w:sz w:val="24"/>
                <w:szCs w:val="24"/>
                <w:lang w:val="en-US" w:eastAsia="zh-CN"/>
              </w:rPr>
              <w:t>0.463</w:t>
            </w:r>
          </w:p>
        </w:tc>
        <w:tc>
          <w:tcPr>
            <w:tcW w:w="0" w:type="auto"/>
            <w:hideMark/>
          </w:tcPr>
          <w:p w14:paraId="1A675D52" w14:textId="77777777" w:rsidR="00F37867" w:rsidRPr="00F37867" w:rsidRDefault="00F37867" w:rsidP="00C353FC">
            <w:pPr>
              <w:rPr>
                <w:sz w:val="24"/>
                <w:szCs w:val="24"/>
                <w:lang w:val="en-US" w:eastAsia="zh-CN"/>
              </w:rPr>
            </w:pPr>
            <w:r w:rsidRPr="00F37867">
              <w:rPr>
                <w:sz w:val="24"/>
                <w:szCs w:val="24"/>
                <w:lang w:val="en-US" w:eastAsia="zh-CN"/>
              </w:rPr>
              <w:t>3.344</w:t>
            </w:r>
          </w:p>
        </w:tc>
      </w:tr>
    </w:tbl>
    <w:p w14:paraId="6A79786C" w14:textId="77777777" w:rsidR="00345F47" w:rsidRPr="00345F47" w:rsidRDefault="00345F47" w:rsidP="00C353FC">
      <w:pPr>
        <w:ind w:firstLine="720"/>
        <w:jc w:val="both"/>
        <w:rPr>
          <w:lang w:val="en-US"/>
        </w:rPr>
      </w:pPr>
      <w:r w:rsidRPr="00345F47">
        <w:rPr>
          <w:lang w:val="en-US"/>
        </w:rPr>
        <w:t>Kết quả cho thấy trong nhóm chưa mắc bệnh, tình trạng thiếu chất xơ thường xuất hiện đồng thời với béo bụng và thiếu kali. Ngoài ra, chế độ ăn nhiều chất béo cũng có liên hệ mạnh với tình trạng béo phì và cholesterol cao.</w:t>
      </w:r>
    </w:p>
    <w:p w14:paraId="510DB30E" w14:textId="77777777" w:rsidR="00345F47" w:rsidRDefault="00345F47" w:rsidP="00C353FC">
      <w:pPr>
        <w:ind w:firstLine="720"/>
        <w:jc w:val="both"/>
        <w:rPr>
          <w:lang w:val="en-US"/>
        </w:rPr>
      </w:pPr>
      <w:r w:rsidRPr="00345F47">
        <w:rPr>
          <w:lang w:val="en-US"/>
        </w:rPr>
        <w:t>Đáng chú ý, nhiều luật trong nhóm rủi ro ẩn đã phản ánh các pattern tương tự nhóm bệnh nhân, dù các cá thể này chưa được chẩn đoán bệnh lý. Điều này cho thấy Association Rule Mining có khả năng phát hiện sớm các nhóm nguy cơ tiềm ẩn trước khi bệnh xuất hiện rõ ràng trên lâm sàng.</w:t>
      </w:r>
    </w:p>
    <w:p w14:paraId="01F95545" w14:textId="77777777" w:rsidR="00A0617F" w:rsidRDefault="00A0617F" w:rsidP="00C353FC">
      <w:pPr>
        <w:rPr>
          <w:lang w:val="en-US"/>
        </w:rPr>
      </w:pPr>
    </w:p>
    <w:p w14:paraId="66874771" w14:textId="69391C38" w:rsidR="00A0617F" w:rsidRPr="00A0617F" w:rsidRDefault="00A0617F" w:rsidP="00C353FC">
      <w:pPr>
        <w:pStyle w:val="Heading4"/>
        <w:rPr>
          <w:b w:val="0"/>
          <w:lang w:val="en-US"/>
        </w:rPr>
      </w:pPr>
      <w:r w:rsidRPr="00A0617F">
        <w:rPr>
          <w:lang w:val="en-US"/>
        </w:rPr>
        <w:t>3.5.1</w:t>
      </w:r>
      <w:r w:rsidR="001C2F38">
        <w:rPr>
          <w:lang w:val="en-US"/>
        </w:rPr>
        <w:t>.7</w:t>
      </w:r>
      <w:r>
        <w:rPr>
          <w:lang w:val="en-US"/>
        </w:rPr>
        <w:t xml:space="preserve"> </w:t>
      </w:r>
      <w:r w:rsidRPr="00A0617F">
        <w:rPr>
          <w:b w:val="0"/>
        </w:rPr>
        <w:t>Thực nghiệm tìm hiệu ứng tương tác (Interaction Analysis)</w:t>
      </w:r>
    </w:p>
    <w:p w14:paraId="426B376A" w14:textId="77777777" w:rsidR="00EC274F" w:rsidRPr="00EC274F" w:rsidRDefault="00EC274F" w:rsidP="00C353FC">
      <w:pPr>
        <w:ind w:firstLine="720"/>
        <w:jc w:val="both"/>
        <w:rPr>
          <w:lang w:val="en-US"/>
        </w:rPr>
      </w:pPr>
      <w:r w:rsidRPr="00EC274F">
        <w:rPr>
          <w:lang w:val="en-US"/>
        </w:rPr>
        <w:t>Nhằm kiểm chứng các insight thu được từ bước EDA, nhóm tiếp tục thực hiện phân tích hiệu ứng tương tác giữa các yếu tố nguy cơ đối với bệnh tiểu đường. Mục tiêu là đánh giá liệu sự kết hợp của nhiều yếu tố nguy cơ có tạo ra mức độ liên hệ mạnh hơn so với từng yếu tố riêng lẻ hay không.</w:t>
      </w:r>
    </w:p>
    <w:p w14:paraId="2639BA1F" w14:textId="77777777" w:rsidR="00EC274F" w:rsidRPr="00EC274F" w:rsidRDefault="00EC274F" w:rsidP="00C353FC">
      <w:pPr>
        <w:jc w:val="both"/>
        <w:rPr>
          <w:lang w:val="en-US"/>
        </w:rPr>
      </w:pPr>
      <w:r w:rsidRPr="00EC274F">
        <w:rPr>
          <w:lang w:val="en-US"/>
        </w:rPr>
        <w:t>Cụ thể, nhóm tiến hành so sánh các luật:</w:t>
      </w:r>
    </w:p>
    <w:p w14:paraId="0FA5FE39" w14:textId="77777777" w:rsidR="00EC274F" w:rsidRPr="00EC274F" w:rsidRDefault="00EC274F" w:rsidP="00C353FC">
      <w:pPr>
        <w:numPr>
          <w:ilvl w:val="0"/>
          <w:numId w:val="20"/>
        </w:numPr>
        <w:ind w:left="0"/>
        <w:jc w:val="both"/>
        <w:rPr>
          <w:lang w:val="en-US"/>
        </w:rPr>
      </w:pPr>
      <w:r w:rsidRPr="00EC274F">
        <w:rPr>
          <w:lang w:val="en-US"/>
        </w:rPr>
        <w:t xml:space="preserve">{obese} → {diabetes} </w:t>
      </w:r>
    </w:p>
    <w:p w14:paraId="6E1684B4" w14:textId="77777777" w:rsidR="00EC274F" w:rsidRPr="00EC274F" w:rsidRDefault="00EC274F" w:rsidP="00C353FC">
      <w:pPr>
        <w:numPr>
          <w:ilvl w:val="0"/>
          <w:numId w:val="20"/>
        </w:numPr>
        <w:ind w:left="0"/>
        <w:jc w:val="both"/>
        <w:rPr>
          <w:lang w:val="en-US"/>
        </w:rPr>
      </w:pPr>
      <w:r w:rsidRPr="00EC274F">
        <w:rPr>
          <w:lang w:val="en-US"/>
        </w:rPr>
        <w:t xml:space="preserve">{hypertension} → {diabetes} </w:t>
      </w:r>
    </w:p>
    <w:p w14:paraId="70EDEFD7" w14:textId="77777777" w:rsidR="00EC274F" w:rsidRPr="00EC274F" w:rsidRDefault="00EC274F" w:rsidP="00C353FC">
      <w:pPr>
        <w:numPr>
          <w:ilvl w:val="0"/>
          <w:numId w:val="20"/>
        </w:numPr>
        <w:ind w:left="0"/>
        <w:jc w:val="both"/>
        <w:rPr>
          <w:lang w:val="en-US"/>
        </w:rPr>
      </w:pPr>
      <w:r w:rsidRPr="00EC274F">
        <w:rPr>
          <w:lang w:val="en-US"/>
        </w:rPr>
        <w:t>{obese, hypertension} → {diabetes}</w:t>
      </w:r>
    </w:p>
    <w:tbl>
      <w:tblPr>
        <w:tblStyle w:val="TableGrid"/>
        <w:tblW w:w="9279" w:type="dxa"/>
        <w:tblLook w:val="04A0" w:firstRow="1" w:lastRow="0" w:firstColumn="1" w:lastColumn="0" w:noHBand="0" w:noVBand="1"/>
      </w:tblPr>
      <w:tblGrid>
        <w:gridCol w:w="5205"/>
        <w:gridCol w:w="1350"/>
        <w:gridCol w:w="1758"/>
        <w:gridCol w:w="966"/>
      </w:tblGrid>
      <w:tr w:rsidR="00EC274F" w:rsidRPr="00EC274F" w14:paraId="19F5E56A" w14:textId="77777777" w:rsidTr="00E90523">
        <w:trPr>
          <w:trHeight w:val="274"/>
        </w:trPr>
        <w:tc>
          <w:tcPr>
            <w:tcW w:w="0" w:type="auto"/>
            <w:hideMark/>
          </w:tcPr>
          <w:p w14:paraId="2586D8B2" w14:textId="77777777" w:rsidR="00EC274F" w:rsidRPr="00EC274F" w:rsidRDefault="00EC274F" w:rsidP="00C353FC">
            <w:pPr>
              <w:jc w:val="center"/>
              <w:rPr>
                <w:b/>
                <w:bCs/>
                <w:sz w:val="24"/>
                <w:szCs w:val="24"/>
                <w:lang w:val="en-US" w:eastAsia="zh-CN"/>
              </w:rPr>
            </w:pPr>
            <w:r w:rsidRPr="00EC274F">
              <w:rPr>
                <w:b/>
                <w:bCs/>
                <w:sz w:val="24"/>
                <w:szCs w:val="24"/>
                <w:lang w:val="en-US" w:eastAsia="zh-CN"/>
              </w:rPr>
              <w:t>Luật</w:t>
            </w:r>
          </w:p>
        </w:tc>
        <w:tc>
          <w:tcPr>
            <w:tcW w:w="0" w:type="auto"/>
            <w:hideMark/>
          </w:tcPr>
          <w:p w14:paraId="4133F61D" w14:textId="77777777" w:rsidR="00EC274F" w:rsidRPr="00EC274F" w:rsidRDefault="00EC274F" w:rsidP="00C353FC">
            <w:pPr>
              <w:jc w:val="center"/>
              <w:rPr>
                <w:b/>
                <w:bCs/>
                <w:sz w:val="24"/>
                <w:szCs w:val="24"/>
                <w:lang w:val="en-US" w:eastAsia="zh-CN"/>
              </w:rPr>
            </w:pPr>
            <w:r w:rsidRPr="00EC274F">
              <w:rPr>
                <w:b/>
                <w:bCs/>
                <w:sz w:val="24"/>
                <w:szCs w:val="24"/>
                <w:lang w:val="en-US" w:eastAsia="zh-CN"/>
              </w:rPr>
              <w:t>Support</w:t>
            </w:r>
          </w:p>
        </w:tc>
        <w:tc>
          <w:tcPr>
            <w:tcW w:w="0" w:type="auto"/>
            <w:hideMark/>
          </w:tcPr>
          <w:p w14:paraId="01757B06" w14:textId="77777777" w:rsidR="00EC274F" w:rsidRPr="00EC274F" w:rsidRDefault="00EC274F" w:rsidP="00C353FC">
            <w:pPr>
              <w:jc w:val="center"/>
              <w:rPr>
                <w:b/>
                <w:bCs/>
                <w:sz w:val="24"/>
                <w:szCs w:val="24"/>
                <w:lang w:val="en-US" w:eastAsia="zh-CN"/>
              </w:rPr>
            </w:pPr>
            <w:r w:rsidRPr="00EC274F">
              <w:rPr>
                <w:b/>
                <w:bCs/>
                <w:sz w:val="24"/>
                <w:szCs w:val="24"/>
                <w:lang w:val="en-US" w:eastAsia="zh-CN"/>
              </w:rPr>
              <w:t>Confidence</w:t>
            </w:r>
          </w:p>
        </w:tc>
        <w:tc>
          <w:tcPr>
            <w:tcW w:w="0" w:type="auto"/>
            <w:hideMark/>
          </w:tcPr>
          <w:p w14:paraId="12FD4968" w14:textId="77777777" w:rsidR="00EC274F" w:rsidRPr="00EC274F" w:rsidRDefault="00EC274F" w:rsidP="00C353FC">
            <w:pPr>
              <w:jc w:val="center"/>
              <w:rPr>
                <w:b/>
                <w:bCs/>
                <w:sz w:val="24"/>
                <w:szCs w:val="24"/>
                <w:lang w:val="en-US" w:eastAsia="zh-CN"/>
              </w:rPr>
            </w:pPr>
            <w:r w:rsidRPr="00EC274F">
              <w:rPr>
                <w:b/>
                <w:bCs/>
                <w:sz w:val="24"/>
                <w:szCs w:val="24"/>
                <w:lang w:val="en-US" w:eastAsia="zh-CN"/>
              </w:rPr>
              <w:t>Lift</w:t>
            </w:r>
          </w:p>
        </w:tc>
      </w:tr>
      <w:tr w:rsidR="00EC274F" w:rsidRPr="00EC274F" w14:paraId="39249525" w14:textId="77777777" w:rsidTr="00E90523">
        <w:trPr>
          <w:trHeight w:val="274"/>
        </w:trPr>
        <w:tc>
          <w:tcPr>
            <w:tcW w:w="0" w:type="auto"/>
            <w:hideMark/>
          </w:tcPr>
          <w:p w14:paraId="096ECF31" w14:textId="77777777" w:rsidR="00EC274F" w:rsidRPr="00EC274F" w:rsidRDefault="00EC274F" w:rsidP="00C353FC">
            <w:pPr>
              <w:rPr>
                <w:sz w:val="24"/>
                <w:szCs w:val="24"/>
                <w:lang w:val="en-US" w:eastAsia="zh-CN"/>
              </w:rPr>
            </w:pPr>
            <w:r w:rsidRPr="00EC274F">
              <w:rPr>
                <w:sz w:val="24"/>
                <w:szCs w:val="24"/>
                <w:lang w:val="en-US" w:eastAsia="zh-CN"/>
              </w:rPr>
              <w:t>Béo phì → Tiểu đường</w:t>
            </w:r>
          </w:p>
        </w:tc>
        <w:tc>
          <w:tcPr>
            <w:tcW w:w="0" w:type="auto"/>
            <w:hideMark/>
          </w:tcPr>
          <w:p w14:paraId="7B0F450E" w14:textId="77777777" w:rsidR="00EC274F" w:rsidRPr="00EC274F" w:rsidRDefault="00EC274F" w:rsidP="00C353FC">
            <w:pPr>
              <w:rPr>
                <w:sz w:val="24"/>
                <w:szCs w:val="24"/>
                <w:lang w:val="en-US" w:eastAsia="zh-CN"/>
              </w:rPr>
            </w:pPr>
            <w:r w:rsidRPr="00EC274F">
              <w:rPr>
                <w:sz w:val="24"/>
                <w:szCs w:val="24"/>
                <w:lang w:val="en-US" w:eastAsia="zh-CN"/>
              </w:rPr>
              <w:t>0.045</w:t>
            </w:r>
          </w:p>
        </w:tc>
        <w:tc>
          <w:tcPr>
            <w:tcW w:w="0" w:type="auto"/>
            <w:hideMark/>
          </w:tcPr>
          <w:p w14:paraId="13D91FC4" w14:textId="77777777" w:rsidR="00EC274F" w:rsidRPr="00EC274F" w:rsidRDefault="00EC274F" w:rsidP="00C353FC">
            <w:pPr>
              <w:rPr>
                <w:sz w:val="24"/>
                <w:szCs w:val="24"/>
                <w:lang w:val="en-US" w:eastAsia="zh-CN"/>
              </w:rPr>
            </w:pPr>
            <w:r w:rsidRPr="00EC274F">
              <w:rPr>
                <w:sz w:val="24"/>
                <w:szCs w:val="24"/>
                <w:lang w:val="en-US" w:eastAsia="zh-CN"/>
              </w:rPr>
              <w:t>0.416</w:t>
            </w:r>
          </w:p>
        </w:tc>
        <w:tc>
          <w:tcPr>
            <w:tcW w:w="0" w:type="auto"/>
            <w:hideMark/>
          </w:tcPr>
          <w:p w14:paraId="0BA44CD7" w14:textId="77777777" w:rsidR="00EC274F" w:rsidRPr="00EC274F" w:rsidRDefault="00EC274F" w:rsidP="00C353FC">
            <w:pPr>
              <w:rPr>
                <w:sz w:val="24"/>
                <w:szCs w:val="24"/>
                <w:lang w:val="en-US" w:eastAsia="zh-CN"/>
              </w:rPr>
            </w:pPr>
            <w:r w:rsidRPr="00EC274F">
              <w:rPr>
                <w:sz w:val="24"/>
                <w:szCs w:val="24"/>
                <w:lang w:val="en-US" w:eastAsia="zh-CN"/>
              </w:rPr>
              <w:t>2.624</w:t>
            </w:r>
          </w:p>
        </w:tc>
      </w:tr>
      <w:tr w:rsidR="00EC274F" w:rsidRPr="00EC274F" w14:paraId="44523403" w14:textId="77777777" w:rsidTr="00E90523">
        <w:trPr>
          <w:trHeight w:val="285"/>
        </w:trPr>
        <w:tc>
          <w:tcPr>
            <w:tcW w:w="0" w:type="auto"/>
            <w:hideMark/>
          </w:tcPr>
          <w:p w14:paraId="4B7A7964" w14:textId="77777777" w:rsidR="00EC274F" w:rsidRPr="00EC274F" w:rsidRDefault="00EC274F" w:rsidP="00C353FC">
            <w:pPr>
              <w:rPr>
                <w:sz w:val="24"/>
                <w:szCs w:val="24"/>
                <w:lang w:val="en-US" w:eastAsia="zh-CN"/>
              </w:rPr>
            </w:pPr>
            <w:r w:rsidRPr="00EC274F">
              <w:rPr>
                <w:sz w:val="24"/>
                <w:szCs w:val="24"/>
                <w:lang w:val="en-US" w:eastAsia="zh-CN"/>
              </w:rPr>
              <w:t>Tăng huyết áp → Tiểu đường</w:t>
            </w:r>
          </w:p>
        </w:tc>
        <w:tc>
          <w:tcPr>
            <w:tcW w:w="0" w:type="auto"/>
            <w:hideMark/>
          </w:tcPr>
          <w:p w14:paraId="348FE013" w14:textId="77777777" w:rsidR="00EC274F" w:rsidRPr="00EC274F" w:rsidRDefault="00EC274F" w:rsidP="00C353FC">
            <w:pPr>
              <w:rPr>
                <w:sz w:val="24"/>
                <w:szCs w:val="24"/>
                <w:lang w:val="en-US" w:eastAsia="zh-CN"/>
              </w:rPr>
            </w:pPr>
            <w:r w:rsidRPr="00EC274F">
              <w:rPr>
                <w:sz w:val="24"/>
                <w:szCs w:val="24"/>
                <w:lang w:val="en-US" w:eastAsia="zh-CN"/>
              </w:rPr>
              <w:t>0.045</w:t>
            </w:r>
          </w:p>
        </w:tc>
        <w:tc>
          <w:tcPr>
            <w:tcW w:w="0" w:type="auto"/>
            <w:hideMark/>
          </w:tcPr>
          <w:p w14:paraId="0E93FE37" w14:textId="77777777" w:rsidR="00EC274F" w:rsidRPr="00EC274F" w:rsidRDefault="00EC274F" w:rsidP="00C353FC">
            <w:pPr>
              <w:rPr>
                <w:sz w:val="24"/>
                <w:szCs w:val="24"/>
                <w:lang w:val="en-US" w:eastAsia="zh-CN"/>
              </w:rPr>
            </w:pPr>
            <w:r w:rsidRPr="00EC274F">
              <w:rPr>
                <w:sz w:val="24"/>
                <w:szCs w:val="24"/>
                <w:lang w:val="en-US" w:eastAsia="zh-CN"/>
              </w:rPr>
              <w:t>0.416</w:t>
            </w:r>
          </w:p>
        </w:tc>
        <w:tc>
          <w:tcPr>
            <w:tcW w:w="0" w:type="auto"/>
            <w:hideMark/>
          </w:tcPr>
          <w:p w14:paraId="5E8C3821" w14:textId="77777777" w:rsidR="00EC274F" w:rsidRPr="00EC274F" w:rsidRDefault="00EC274F" w:rsidP="00C353FC">
            <w:pPr>
              <w:rPr>
                <w:sz w:val="24"/>
                <w:szCs w:val="24"/>
                <w:lang w:val="en-US" w:eastAsia="zh-CN"/>
              </w:rPr>
            </w:pPr>
            <w:r w:rsidRPr="00EC274F">
              <w:rPr>
                <w:sz w:val="24"/>
                <w:szCs w:val="24"/>
                <w:lang w:val="en-US" w:eastAsia="zh-CN"/>
              </w:rPr>
              <w:t>2.624</w:t>
            </w:r>
          </w:p>
        </w:tc>
      </w:tr>
      <w:tr w:rsidR="00EC274F" w:rsidRPr="00EC274F" w14:paraId="34174410" w14:textId="77777777" w:rsidTr="00E90523">
        <w:trPr>
          <w:trHeight w:val="274"/>
        </w:trPr>
        <w:tc>
          <w:tcPr>
            <w:tcW w:w="0" w:type="auto"/>
            <w:hideMark/>
          </w:tcPr>
          <w:p w14:paraId="20A231C1" w14:textId="77777777" w:rsidR="00EC274F" w:rsidRPr="00EC274F" w:rsidRDefault="00EC274F" w:rsidP="00C353FC">
            <w:pPr>
              <w:rPr>
                <w:sz w:val="24"/>
                <w:szCs w:val="24"/>
                <w:lang w:val="en-US" w:eastAsia="zh-CN"/>
              </w:rPr>
            </w:pPr>
            <w:r w:rsidRPr="00EC274F">
              <w:rPr>
                <w:sz w:val="24"/>
                <w:szCs w:val="24"/>
                <w:lang w:val="en-US" w:eastAsia="zh-CN"/>
              </w:rPr>
              <w:t>Béo phì + Tăng huyết áp → Tiểu đường</w:t>
            </w:r>
          </w:p>
        </w:tc>
        <w:tc>
          <w:tcPr>
            <w:tcW w:w="0" w:type="auto"/>
            <w:hideMark/>
          </w:tcPr>
          <w:p w14:paraId="095B8AB7" w14:textId="77777777" w:rsidR="00EC274F" w:rsidRPr="00EC274F" w:rsidRDefault="00EC274F" w:rsidP="00C353FC">
            <w:pPr>
              <w:rPr>
                <w:sz w:val="24"/>
                <w:szCs w:val="24"/>
                <w:lang w:val="en-US" w:eastAsia="zh-CN"/>
              </w:rPr>
            </w:pPr>
            <w:r w:rsidRPr="00EC274F">
              <w:rPr>
                <w:sz w:val="24"/>
                <w:szCs w:val="24"/>
                <w:lang w:val="en-US" w:eastAsia="zh-CN"/>
              </w:rPr>
              <w:t>0.065</w:t>
            </w:r>
          </w:p>
        </w:tc>
        <w:tc>
          <w:tcPr>
            <w:tcW w:w="0" w:type="auto"/>
            <w:hideMark/>
          </w:tcPr>
          <w:p w14:paraId="17E53A8B" w14:textId="77777777" w:rsidR="00EC274F" w:rsidRPr="00EC274F" w:rsidRDefault="00EC274F" w:rsidP="00C353FC">
            <w:pPr>
              <w:rPr>
                <w:sz w:val="24"/>
                <w:szCs w:val="24"/>
                <w:lang w:val="en-US" w:eastAsia="zh-CN"/>
              </w:rPr>
            </w:pPr>
            <w:r w:rsidRPr="00EC274F">
              <w:rPr>
                <w:sz w:val="24"/>
                <w:szCs w:val="24"/>
                <w:lang w:val="en-US" w:eastAsia="zh-CN"/>
              </w:rPr>
              <w:t>0.330</w:t>
            </w:r>
          </w:p>
        </w:tc>
        <w:tc>
          <w:tcPr>
            <w:tcW w:w="0" w:type="auto"/>
            <w:hideMark/>
          </w:tcPr>
          <w:p w14:paraId="5003927A" w14:textId="77777777" w:rsidR="00EC274F" w:rsidRPr="00EC274F" w:rsidRDefault="00EC274F" w:rsidP="00C353FC">
            <w:pPr>
              <w:rPr>
                <w:sz w:val="24"/>
                <w:szCs w:val="24"/>
                <w:lang w:val="en-US" w:eastAsia="zh-CN"/>
              </w:rPr>
            </w:pPr>
            <w:r w:rsidRPr="00EC274F">
              <w:rPr>
                <w:sz w:val="24"/>
                <w:szCs w:val="24"/>
                <w:lang w:val="en-US" w:eastAsia="zh-CN"/>
              </w:rPr>
              <w:t>2.082</w:t>
            </w:r>
          </w:p>
        </w:tc>
      </w:tr>
      <w:tr w:rsidR="00EC274F" w:rsidRPr="00EC274F" w14:paraId="3F895D95" w14:textId="77777777" w:rsidTr="00E90523">
        <w:trPr>
          <w:trHeight w:val="274"/>
        </w:trPr>
        <w:tc>
          <w:tcPr>
            <w:tcW w:w="0" w:type="auto"/>
            <w:hideMark/>
          </w:tcPr>
          <w:p w14:paraId="7B9AE94F" w14:textId="77777777" w:rsidR="00EC274F" w:rsidRPr="00EC274F" w:rsidRDefault="00EC274F" w:rsidP="00C353FC">
            <w:pPr>
              <w:rPr>
                <w:sz w:val="24"/>
                <w:szCs w:val="24"/>
                <w:lang w:val="en-US" w:eastAsia="zh-CN"/>
              </w:rPr>
            </w:pPr>
            <w:r w:rsidRPr="00EC274F">
              <w:rPr>
                <w:sz w:val="24"/>
                <w:szCs w:val="24"/>
                <w:lang w:val="en-US" w:eastAsia="zh-CN"/>
              </w:rPr>
              <w:t>Già + Béo phì → Tiểu đường</w:t>
            </w:r>
          </w:p>
        </w:tc>
        <w:tc>
          <w:tcPr>
            <w:tcW w:w="0" w:type="auto"/>
            <w:hideMark/>
          </w:tcPr>
          <w:p w14:paraId="00F57131" w14:textId="77777777" w:rsidR="00EC274F" w:rsidRPr="00EC274F" w:rsidRDefault="00EC274F" w:rsidP="00C353FC">
            <w:pPr>
              <w:rPr>
                <w:sz w:val="24"/>
                <w:szCs w:val="24"/>
                <w:lang w:val="en-US" w:eastAsia="zh-CN"/>
              </w:rPr>
            </w:pPr>
            <w:r w:rsidRPr="00EC274F">
              <w:rPr>
                <w:sz w:val="24"/>
                <w:szCs w:val="24"/>
                <w:lang w:val="en-US" w:eastAsia="zh-CN"/>
              </w:rPr>
              <w:t>0.054</w:t>
            </w:r>
          </w:p>
        </w:tc>
        <w:tc>
          <w:tcPr>
            <w:tcW w:w="0" w:type="auto"/>
            <w:hideMark/>
          </w:tcPr>
          <w:p w14:paraId="63041115" w14:textId="77777777" w:rsidR="00EC274F" w:rsidRPr="00EC274F" w:rsidRDefault="00EC274F" w:rsidP="00C353FC">
            <w:pPr>
              <w:rPr>
                <w:sz w:val="24"/>
                <w:szCs w:val="24"/>
                <w:lang w:val="en-US" w:eastAsia="zh-CN"/>
              </w:rPr>
            </w:pPr>
            <w:r w:rsidRPr="00EC274F">
              <w:rPr>
                <w:sz w:val="24"/>
                <w:szCs w:val="24"/>
                <w:lang w:val="en-US" w:eastAsia="zh-CN"/>
              </w:rPr>
              <w:t>0.352</w:t>
            </w:r>
          </w:p>
        </w:tc>
        <w:tc>
          <w:tcPr>
            <w:tcW w:w="0" w:type="auto"/>
            <w:hideMark/>
          </w:tcPr>
          <w:p w14:paraId="2E1039E2" w14:textId="77777777" w:rsidR="00EC274F" w:rsidRPr="00EC274F" w:rsidRDefault="00EC274F" w:rsidP="00C353FC">
            <w:pPr>
              <w:rPr>
                <w:sz w:val="24"/>
                <w:szCs w:val="24"/>
                <w:lang w:val="en-US" w:eastAsia="zh-CN"/>
              </w:rPr>
            </w:pPr>
            <w:r w:rsidRPr="00EC274F">
              <w:rPr>
                <w:sz w:val="24"/>
                <w:szCs w:val="24"/>
                <w:lang w:val="en-US" w:eastAsia="zh-CN"/>
              </w:rPr>
              <w:t>2.219</w:t>
            </w:r>
          </w:p>
        </w:tc>
      </w:tr>
      <w:tr w:rsidR="00EC274F" w:rsidRPr="00EC274F" w14:paraId="5E81384C" w14:textId="77777777" w:rsidTr="00E90523">
        <w:trPr>
          <w:trHeight w:val="274"/>
        </w:trPr>
        <w:tc>
          <w:tcPr>
            <w:tcW w:w="0" w:type="auto"/>
            <w:hideMark/>
          </w:tcPr>
          <w:p w14:paraId="13D7E5BD" w14:textId="77777777" w:rsidR="00EC274F" w:rsidRPr="00EC274F" w:rsidRDefault="00EC274F" w:rsidP="00C353FC">
            <w:pPr>
              <w:rPr>
                <w:sz w:val="24"/>
                <w:szCs w:val="24"/>
                <w:lang w:val="en-US" w:eastAsia="zh-CN"/>
              </w:rPr>
            </w:pPr>
            <w:r w:rsidRPr="00EC274F">
              <w:rPr>
                <w:sz w:val="24"/>
                <w:szCs w:val="24"/>
                <w:lang w:val="en-US" w:eastAsia="zh-CN"/>
              </w:rPr>
              <w:t>Thiếu chất xơ → Tăng huyết áp</w:t>
            </w:r>
          </w:p>
        </w:tc>
        <w:tc>
          <w:tcPr>
            <w:tcW w:w="0" w:type="auto"/>
            <w:hideMark/>
          </w:tcPr>
          <w:p w14:paraId="5C953782" w14:textId="77777777" w:rsidR="00EC274F" w:rsidRPr="00EC274F" w:rsidRDefault="00EC274F" w:rsidP="00C353FC">
            <w:pPr>
              <w:rPr>
                <w:sz w:val="24"/>
                <w:szCs w:val="24"/>
                <w:lang w:val="en-US" w:eastAsia="zh-CN"/>
              </w:rPr>
            </w:pPr>
            <w:r w:rsidRPr="00EC274F">
              <w:rPr>
                <w:sz w:val="24"/>
                <w:szCs w:val="24"/>
                <w:lang w:val="en-US" w:eastAsia="zh-CN"/>
              </w:rPr>
              <w:t>0.061</w:t>
            </w:r>
          </w:p>
        </w:tc>
        <w:tc>
          <w:tcPr>
            <w:tcW w:w="0" w:type="auto"/>
            <w:hideMark/>
          </w:tcPr>
          <w:p w14:paraId="637F6ABD" w14:textId="77777777" w:rsidR="00EC274F" w:rsidRPr="00EC274F" w:rsidRDefault="00EC274F" w:rsidP="00C353FC">
            <w:pPr>
              <w:rPr>
                <w:sz w:val="24"/>
                <w:szCs w:val="24"/>
                <w:lang w:val="en-US" w:eastAsia="zh-CN"/>
              </w:rPr>
            </w:pPr>
            <w:r w:rsidRPr="00EC274F">
              <w:rPr>
                <w:sz w:val="24"/>
                <w:szCs w:val="24"/>
                <w:lang w:val="en-US" w:eastAsia="zh-CN"/>
              </w:rPr>
              <w:t>1.000</w:t>
            </w:r>
          </w:p>
        </w:tc>
        <w:tc>
          <w:tcPr>
            <w:tcW w:w="0" w:type="auto"/>
            <w:hideMark/>
          </w:tcPr>
          <w:p w14:paraId="2A2EBFCF" w14:textId="77777777" w:rsidR="00EC274F" w:rsidRPr="00EC274F" w:rsidRDefault="00EC274F" w:rsidP="00C353FC">
            <w:pPr>
              <w:rPr>
                <w:sz w:val="24"/>
                <w:szCs w:val="24"/>
                <w:lang w:val="en-US" w:eastAsia="zh-CN"/>
              </w:rPr>
            </w:pPr>
            <w:r w:rsidRPr="00EC274F">
              <w:rPr>
                <w:sz w:val="24"/>
                <w:szCs w:val="24"/>
                <w:lang w:val="en-US" w:eastAsia="zh-CN"/>
              </w:rPr>
              <w:t>2.589</w:t>
            </w:r>
          </w:p>
        </w:tc>
      </w:tr>
    </w:tbl>
    <w:p w14:paraId="224F8DD5" w14:textId="77777777" w:rsidR="00AF616B" w:rsidRPr="00AF616B" w:rsidRDefault="00AF616B" w:rsidP="00C353FC">
      <w:pPr>
        <w:ind w:firstLine="720"/>
        <w:jc w:val="both"/>
        <w:rPr>
          <w:lang w:val="en-US"/>
        </w:rPr>
      </w:pPr>
      <w:r w:rsidRPr="00AF616B">
        <w:rPr>
          <w:lang w:val="en-US"/>
        </w:rPr>
        <w:t>Kết quả cho thấy cả béo phì và tăng huyết áp đều có mối liên hệ đáng kể với tiểu đường khi xét riêng lẻ, với lift khoảng 2.6. Ngoài ra, tổ hợp “già + béo phì” cũng tạo ra luật mạnh đối với bệnh tiểu đường với lift = 2.219.</w:t>
      </w:r>
    </w:p>
    <w:p w14:paraId="78C499F6" w14:textId="5058343D" w:rsidR="00AF616B" w:rsidRPr="00AF616B" w:rsidRDefault="00AF616B" w:rsidP="00C353FC">
      <w:pPr>
        <w:jc w:val="both"/>
        <w:rPr>
          <w:lang w:val="en-US"/>
        </w:rPr>
      </w:pPr>
      <w:r w:rsidRPr="00AF616B">
        <w:rPr>
          <w:lang w:val="en-US"/>
        </w:rPr>
        <w:t>Đặc biệt, luật:</w:t>
      </w:r>
      <w:r w:rsidR="00E90523">
        <w:rPr>
          <w:lang w:val="en-US"/>
        </w:rPr>
        <w:t xml:space="preserve"> </w:t>
      </w:r>
      <w:r w:rsidRPr="00AF616B">
        <w:rPr>
          <w:b/>
          <w:bCs/>
          <w:lang w:val="en-US"/>
        </w:rPr>
        <w:t>low_fiber → hypertension</w:t>
      </w:r>
    </w:p>
    <w:p w14:paraId="79FFFA1F" w14:textId="3CBAB16C" w:rsidR="00AF616B" w:rsidRPr="00AF616B" w:rsidRDefault="00AF616B" w:rsidP="00C353FC">
      <w:pPr>
        <w:jc w:val="both"/>
        <w:rPr>
          <w:lang w:val="en-US"/>
        </w:rPr>
      </w:pPr>
      <w:r w:rsidRPr="00AF616B">
        <w:rPr>
          <w:lang w:val="en-US"/>
        </w:rPr>
        <w:t>có confidence = 1.000 và lift = 2.589 cho thấy thiếu chất xơ có liên hệ mạnh với tăng huyết áp trong dữ liệu khảo sát.</w:t>
      </w:r>
    </w:p>
    <w:p w14:paraId="7E2BE1B7" w14:textId="77777777" w:rsidR="00AF616B" w:rsidRPr="00AF616B" w:rsidRDefault="00AF616B" w:rsidP="00C353FC">
      <w:pPr>
        <w:ind w:firstLine="720"/>
        <w:jc w:val="both"/>
        <w:rPr>
          <w:lang w:val="en-US"/>
        </w:rPr>
      </w:pPr>
      <w:r w:rsidRPr="00AF616B">
        <w:rPr>
          <w:lang w:val="en-US"/>
        </w:rPr>
        <w:t xml:space="preserve">Tuy nhiên, luật kết hợp trực tiếp giữa béo phì và tăng huyết áp đối với tiểu đường không tạo ra lift cao hơn so với từng yếu tố riêng lẻ như kỳ vọng ban đầu. Điều này cho </w:t>
      </w:r>
      <w:r w:rsidRPr="00AF616B">
        <w:rPr>
          <w:lang w:val="en-US"/>
        </w:rPr>
        <w:lastRenderedPageBreak/>
        <w:t>thấy trong dữ liệu NHANES, ảnh hưởng của béo phì và tăng huyết áp lên bệnh tiểu đường có thể chồng lấp đáng kể thay vì tạo ra hiệu ứng cộng hưởng mạnh.</w:t>
      </w:r>
    </w:p>
    <w:p w14:paraId="747F2868" w14:textId="77777777" w:rsidR="00AF616B" w:rsidRPr="00AF616B" w:rsidRDefault="00AF616B" w:rsidP="00C353FC">
      <w:pPr>
        <w:ind w:firstLine="720"/>
        <w:jc w:val="both"/>
        <w:rPr>
          <w:lang w:val="en-US"/>
        </w:rPr>
      </w:pPr>
      <w:r w:rsidRPr="00AF616B">
        <w:rPr>
          <w:lang w:val="en-US"/>
        </w:rPr>
        <w:t>Một số luật liên quan đến cholesterol cao và đột quỵ không xuất hiện do support quá thấp hoặc không thỏa ngưỡng min_support và min_confidence đã thiết lập. Điều này phản ánh hạn chế thường gặp của Association Rule Mining đối với các bệnh hiếm trong dữ liệu y tế.</w:t>
      </w:r>
    </w:p>
    <w:p w14:paraId="2717E0D3" w14:textId="77777777" w:rsidR="009917D2" w:rsidRDefault="009917D2" w:rsidP="00C353FC">
      <w:pPr>
        <w:rPr>
          <w:lang w:val="en-US"/>
        </w:rPr>
      </w:pPr>
    </w:p>
    <w:p w14:paraId="61E3517A" w14:textId="25FAABC7" w:rsidR="00C820D5" w:rsidRDefault="00C820D5" w:rsidP="00C353FC">
      <w:pPr>
        <w:pStyle w:val="Heading4"/>
        <w:rPr>
          <w:b w:val="0"/>
        </w:rPr>
      </w:pPr>
      <w:r w:rsidRPr="00A0617F">
        <w:rPr>
          <w:lang w:val="en-US"/>
        </w:rPr>
        <w:t>3.5.1.</w:t>
      </w:r>
      <w:r w:rsidR="001C2F38">
        <w:rPr>
          <w:lang w:val="en-US"/>
        </w:rPr>
        <w:t>8</w:t>
      </w:r>
      <w:r>
        <w:rPr>
          <w:lang w:val="en-US"/>
        </w:rPr>
        <w:t xml:space="preserve"> </w:t>
      </w:r>
      <w:r>
        <w:rPr>
          <w:b w:val="0"/>
        </w:rPr>
        <w:t>Tổng kết và hướng phát triển</w:t>
      </w:r>
    </w:p>
    <w:tbl>
      <w:tblPr>
        <w:tblStyle w:val="TableGrid"/>
        <w:tblW w:w="0" w:type="auto"/>
        <w:tblLook w:val="04A0" w:firstRow="1" w:lastRow="0" w:firstColumn="1" w:lastColumn="0" w:noHBand="0" w:noVBand="1"/>
      </w:tblPr>
      <w:tblGrid>
        <w:gridCol w:w="2333"/>
        <w:gridCol w:w="6683"/>
      </w:tblGrid>
      <w:tr w:rsidR="00C820D5" w:rsidRPr="00C820D5" w14:paraId="17BD3DE3" w14:textId="77777777" w:rsidTr="00533229">
        <w:tc>
          <w:tcPr>
            <w:tcW w:w="2405" w:type="dxa"/>
            <w:hideMark/>
          </w:tcPr>
          <w:p w14:paraId="2F4E25D7" w14:textId="77777777" w:rsidR="00C820D5" w:rsidRPr="00C820D5" w:rsidRDefault="00C820D5" w:rsidP="00C353FC">
            <w:pPr>
              <w:jc w:val="center"/>
              <w:rPr>
                <w:b/>
                <w:bCs/>
                <w:sz w:val="24"/>
                <w:szCs w:val="24"/>
                <w:lang w:val="en-US" w:eastAsia="zh-CN"/>
              </w:rPr>
            </w:pPr>
            <w:r w:rsidRPr="00C820D5">
              <w:rPr>
                <w:b/>
                <w:bCs/>
                <w:sz w:val="24"/>
                <w:szCs w:val="24"/>
                <w:lang w:val="en-US" w:eastAsia="zh-CN"/>
              </w:rPr>
              <w:t>Nhóm luật</w:t>
            </w:r>
          </w:p>
        </w:tc>
        <w:tc>
          <w:tcPr>
            <w:tcW w:w="6945" w:type="dxa"/>
            <w:hideMark/>
          </w:tcPr>
          <w:p w14:paraId="640E681E" w14:textId="77777777" w:rsidR="00C820D5" w:rsidRPr="00C820D5" w:rsidRDefault="00C820D5" w:rsidP="00C353FC">
            <w:pPr>
              <w:jc w:val="center"/>
              <w:rPr>
                <w:b/>
                <w:bCs/>
                <w:sz w:val="24"/>
                <w:szCs w:val="24"/>
                <w:lang w:val="en-US" w:eastAsia="zh-CN"/>
              </w:rPr>
            </w:pPr>
            <w:r w:rsidRPr="00C820D5">
              <w:rPr>
                <w:b/>
                <w:bCs/>
                <w:sz w:val="24"/>
                <w:szCs w:val="24"/>
                <w:lang w:val="en-US" w:eastAsia="zh-CN"/>
              </w:rPr>
              <w:t>Insight chính</w:t>
            </w:r>
          </w:p>
        </w:tc>
      </w:tr>
      <w:tr w:rsidR="00C820D5" w:rsidRPr="00C820D5" w14:paraId="692F662A" w14:textId="77777777" w:rsidTr="00533229">
        <w:tc>
          <w:tcPr>
            <w:tcW w:w="2405" w:type="dxa"/>
            <w:hideMark/>
          </w:tcPr>
          <w:p w14:paraId="51FBF206" w14:textId="77777777" w:rsidR="00C820D5" w:rsidRPr="00C820D5" w:rsidRDefault="00C820D5" w:rsidP="00C353FC">
            <w:pPr>
              <w:rPr>
                <w:sz w:val="24"/>
                <w:szCs w:val="24"/>
                <w:lang w:val="en-US" w:eastAsia="zh-CN"/>
              </w:rPr>
            </w:pPr>
            <w:r w:rsidRPr="00C820D5">
              <w:rPr>
                <w:sz w:val="24"/>
                <w:szCs w:val="24"/>
                <w:lang w:val="en-US" w:eastAsia="zh-CN"/>
              </w:rPr>
              <w:t>Luật liên quan đến tiểu đường</w:t>
            </w:r>
          </w:p>
        </w:tc>
        <w:tc>
          <w:tcPr>
            <w:tcW w:w="6945" w:type="dxa"/>
            <w:hideMark/>
          </w:tcPr>
          <w:p w14:paraId="4980B1BC" w14:textId="77777777" w:rsidR="00C820D5" w:rsidRPr="00C820D5" w:rsidRDefault="00C820D5" w:rsidP="00C353FC">
            <w:pPr>
              <w:rPr>
                <w:sz w:val="24"/>
                <w:szCs w:val="24"/>
                <w:lang w:val="en-US" w:eastAsia="zh-CN"/>
              </w:rPr>
            </w:pPr>
            <w:r w:rsidRPr="00C820D5">
              <w:rPr>
                <w:sz w:val="24"/>
                <w:szCs w:val="24"/>
                <w:lang w:val="en-US" w:eastAsia="zh-CN"/>
              </w:rPr>
              <w:t>Béo phì, tăng huyết áp và tuổi cao thường xuất hiện đồng thời với tiểu đường</w:t>
            </w:r>
          </w:p>
        </w:tc>
      </w:tr>
      <w:tr w:rsidR="00C820D5" w:rsidRPr="00C820D5" w14:paraId="4C9DC6C9" w14:textId="77777777" w:rsidTr="00533229">
        <w:tc>
          <w:tcPr>
            <w:tcW w:w="2405" w:type="dxa"/>
            <w:hideMark/>
          </w:tcPr>
          <w:p w14:paraId="5A6F5689" w14:textId="77777777" w:rsidR="00C820D5" w:rsidRPr="00C820D5" w:rsidRDefault="00C820D5" w:rsidP="00C353FC">
            <w:pPr>
              <w:rPr>
                <w:sz w:val="24"/>
                <w:szCs w:val="24"/>
                <w:lang w:val="en-US" w:eastAsia="zh-CN"/>
              </w:rPr>
            </w:pPr>
            <w:r w:rsidRPr="00C820D5">
              <w:rPr>
                <w:sz w:val="24"/>
                <w:szCs w:val="24"/>
                <w:lang w:val="en-US" w:eastAsia="zh-CN"/>
              </w:rPr>
              <w:t>Luật liên quan đến tăng huyết áp</w:t>
            </w:r>
          </w:p>
        </w:tc>
        <w:tc>
          <w:tcPr>
            <w:tcW w:w="6945" w:type="dxa"/>
            <w:hideMark/>
          </w:tcPr>
          <w:p w14:paraId="7C57BA94" w14:textId="77777777" w:rsidR="00C820D5" w:rsidRPr="00C820D5" w:rsidRDefault="00C820D5" w:rsidP="00C353FC">
            <w:pPr>
              <w:rPr>
                <w:sz w:val="24"/>
                <w:szCs w:val="24"/>
                <w:lang w:val="en-US" w:eastAsia="zh-CN"/>
              </w:rPr>
            </w:pPr>
            <w:r w:rsidRPr="00C820D5">
              <w:rPr>
                <w:sz w:val="24"/>
                <w:szCs w:val="24"/>
                <w:lang w:val="en-US" w:eastAsia="zh-CN"/>
              </w:rPr>
              <w:t>Béo bụng, cholesterol cao và thiếu chất xơ có liên hệ mạnh với tăng huyết áp</w:t>
            </w:r>
          </w:p>
        </w:tc>
      </w:tr>
      <w:tr w:rsidR="00C820D5" w:rsidRPr="00C820D5" w14:paraId="755111AD" w14:textId="77777777" w:rsidTr="00533229">
        <w:tc>
          <w:tcPr>
            <w:tcW w:w="2405" w:type="dxa"/>
            <w:hideMark/>
          </w:tcPr>
          <w:p w14:paraId="5BDFF325" w14:textId="77777777" w:rsidR="00C820D5" w:rsidRPr="00C820D5" w:rsidRDefault="00C820D5" w:rsidP="00C353FC">
            <w:pPr>
              <w:rPr>
                <w:sz w:val="24"/>
                <w:szCs w:val="24"/>
                <w:lang w:val="en-US" w:eastAsia="zh-CN"/>
              </w:rPr>
            </w:pPr>
            <w:r w:rsidRPr="00C820D5">
              <w:rPr>
                <w:sz w:val="24"/>
                <w:szCs w:val="24"/>
                <w:lang w:val="en-US" w:eastAsia="zh-CN"/>
              </w:rPr>
              <w:t>Luật tim mạch</w:t>
            </w:r>
          </w:p>
        </w:tc>
        <w:tc>
          <w:tcPr>
            <w:tcW w:w="6945" w:type="dxa"/>
            <w:hideMark/>
          </w:tcPr>
          <w:p w14:paraId="397FC263" w14:textId="77777777" w:rsidR="00C820D5" w:rsidRPr="00C820D5" w:rsidRDefault="00C820D5" w:rsidP="00C353FC">
            <w:pPr>
              <w:rPr>
                <w:sz w:val="24"/>
                <w:szCs w:val="24"/>
                <w:lang w:val="en-US" w:eastAsia="zh-CN"/>
              </w:rPr>
            </w:pPr>
            <w:r w:rsidRPr="00C820D5">
              <w:rPr>
                <w:sz w:val="24"/>
                <w:szCs w:val="24"/>
                <w:lang w:val="en-US" w:eastAsia="zh-CN"/>
              </w:rPr>
              <w:t>Bệnh mạch vành và nhồi máu cơ tim có mức độ đồng mắc rất cao</w:t>
            </w:r>
          </w:p>
        </w:tc>
      </w:tr>
      <w:tr w:rsidR="00C820D5" w:rsidRPr="00C820D5" w14:paraId="00391B56" w14:textId="77777777" w:rsidTr="00533229">
        <w:tc>
          <w:tcPr>
            <w:tcW w:w="2405" w:type="dxa"/>
            <w:hideMark/>
          </w:tcPr>
          <w:p w14:paraId="421FFF27" w14:textId="77777777" w:rsidR="00C820D5" w:rsidRPr="00C820D5" w:rsidRDefault="00C820D5" w:rsidP="00C353FC">
            <w:pPr>
              <w:rPr>
                <w:sz w:val="24"/>
                <w:szCs w:val="24"/>
                <w:lang w:val="en-US" w:eastAsia="zh-CN"/>
              </w:rPr>
            </w:pPr>
            <w:r w:rsidRPr="00C820D5">
              <w:rPr>
                <w:sz w:val="24"/>
                <w:szCs w:val="24"/>
                <w:lang w:val="en-US" w:eastAsia="zh-CN"/>
              </w:rPr>
              <w:t>Luật đồng mắc bệnh</w:t>
            </w:r>
          </w:p>
        </w:tc>
        <w:tc>
          <w:tcPr>
            <w:tcW w:w="6945" w:type="dxa"/>
            <w:hideMark/>
          </w:tcPr>
          <w:p w14:paraId="608C44D2" w14:textId="77777777" w:rsidR="00C820D5" w:rsidRPr="00C820D5" w:rsidRDefault="00C820D5" w:rsidP="00C353FC">
            <w:pPr>
              <w:rPr>
                <w:sz w:val="24"/>
                <w:szCs w:val="24"/>
                <w:lang w:val="en-US" w:eastAsia="zh-CN"/>
              </w:rPr>
            </w:pPr>
            <w:r w:rsidRPr="00C820D5">
              <w:rPr>
                <w:sz w:val="24"/>
                <w:szCs w:val="24"/>
                <w:lang w:val="en-US" w:eastAsia="zh-CN"/>
              </w:rPr>
              <w:t>Tăng huyết áp thường xuất hiện cùng tiểu đường và bệnh tim mạch</w:t>
            </w:r>
          </w:p>
        </w:tc>
      </w:tr>
      <w:tr w:rsidR="00C820D5" w:rsidRPr="00C820D5" w14:paraId="22A3DA04" w14:textId="77777777" w:rsidTr="00533229">
        <w:tc>
          <w:tcPr>
            <w:tcW w:w="2405" w:type="dxa"/>
            <w:hideMark/>
          </w:tcPr>
          <w:p w14:paraId="29DA6D10" w14:textId="77777777" w:rsidR="00C820D5" w:rsidRPr="00C820D5" w:rsidRDefault="00C820D5" w:rsidP="00C353FC">
            <w:pPr>
              <w:rPr>
                <w:sz w:val="24"/>
                <w:szCs w:val="24"/>
                <w:lang w:val="en-US" w:eastAsia="zh-CN"/>
              </w:rPr>
            </w:pPr>
            <w:r w:rsidRPr="00C820D5">
              <w:rPr>
                <w:sz w:val="24"/>
                <w:szCs w:val="24"/>
                <w:lang w:val="en-US" w:eastAsia="zh-CN"/>
              </w:rPr>
              <w:t>Luật rủi ro ẩn</w:t>
            </w:r>
          </w:p>
        </w:tc>
        <w:tc>
          <w:tcPr>
            <w:tcW w:w="6945" w:type="dxa"/>
            <w:hideMark/>
          </w:tcPr>
          <w:p w14:paraId="3B96C8D8" w14:textId="77777777" w:rsidR="00C820D5" w:rsidRPr="00C820D5" w:rsidRDefault="00C820D5" w:rsidP="00C353FC">
            <w:pPr>
              <w:rPr>
                <w:sz w:val="24"/>
                <w:szCs w:val="24"/>
                <w:lang w:val="en-US" w:eastAsia="zh-CN"/>
              </w:rPr>
            </w:pPr>
            <w:r w:rsidRPr="00C820D5">
              <w:rPr>
                <w:sz w:val="24"/>
                <w:szCs w:val="24"/>
                <w:lang w:val="en-US" w:eastAsia="zh-CN"/>
              </w:rPr>
              <w:t>Các pattern dinh dưỡng xấu xuất hiện ngay cả ở nhóm chưa mắc bệnh</w:t>
            </w:r>
          </w:p>
        </w:tc>
      </w:tr>
    </w:tbl>
    <w:p w14:paraId="58B59014" w14:textId="77777777" w:rsidR="00BF02CE" w:rsidRPr="00BF02CE" w:rsidRDefault="00BF02CE" w:rsidP="00C353FC">
      <w:pPr>
        <w:ind w:firstLine="720"/>
        <w:jc w:val="both"/>
        <w:rPr>
          <w:lang w:val="en-US"/>
        </w:rPr>
      </w:pPr>
      <w:r w:rsidRPr="00BF02CE">
        <w:rPr>
          <w:lang w:val="en-US"/>
        </w:rPr>
        <w:t>Kết quả khai phá luật kết hợp cho thấy các bệnh chuyển hóa và tim mạch trong dữ liệu NHANES có tính đa yếu tố rõ rệt. Các yếu tố như béo phì, tuổi cao, cholesterol cao và chế độ ăn thiếu chất xơ xuất hiện lặp lại trong nhiều luật có lift cao.</w:t>
      </w:r>
    </w:p>
    <w:p w14:paraId="486535EB" w14:textId="77777777" w:rsidR="00BF02CE" w:rsidRPr="00BF02CE" w:rsidRDefault="00BF02CE" w:rsidP="00C353FC">
      <w:pPr>
        <w:ind w:firstLine="720"/>
        <w:jc w:val="both"/>
        <w:rPr>
          <w:lang w:val="en-US"/>
        </w:rPr>
      </w:pPr>
      <w:r w:rsidRPr="00BF02CE">
        <w:rPr>
          <w:lang w:val="en-US"/>
        </w:rPr>
        <w:t>Ngoài ra, việc phân tích trên các tập dữ liệu phân tầng giúp phát hiện rõ hơn các pattern đồng mắc bệnh và các nhóm nguy cơ tiềm ẩn trước khi bệnh xuất hiện.</w:t>
      </w:r>
    </w:p>
    <w:p w14:paraId="41CA41CC" w14:textId="77777777" w:rsidR="00C820D5" w:rsidRDefault="00C820D5" w:rsidP="00C353FC">
      <w:pPr>
        <w:rPr>
          <w:b/>
          <w:bCs/>
          <w:lang w:val="en-US"/>
        </w:rPr>
      </w:pPr>
    </w:p>
    <w:p w14:paraId="2C84C1D1" w14:textId="273EEBB3" w:rsidR="00BF02CE" w:rsidRDefault="00BF02CE" w:rsidP="00C353FC">
      <w:pPr>
        <w:jc w:val="both"/>
        <w:rPr>
          <w:b/>
          <w:bCs/>
          <w:lang w:val="en-US"/>
        </w:rPr>
      </w:pPr>
      <w:r>
        <w:rPr>
          <w:b/>
          <w:bCs/>
          <w:lang w:val="en-US"/>
        </w:rPr>
        <w:t>Xác nhận các insight từ EDA</w:t>
      </w:r>
    </w:p>
    <w:p w14:paraId="26BD280E" w14:textId="77777777" w:rsidR="00F67988" w:rsidRPr="00F67988" w:rsidRDefault="00F67988" w:rsidP="00C353FC">
      <w:pPr>
        <w:jc w:val="both"/>
        <w:rPr>
          <w:lang w:val="en-US"/>
        </w:rPr>
      </w:pPr>
      <w:r w:rsidRPr="00F67988">
        <w:rPr>
          <w:lang w:val="en-US"/>
        </w:rPr>
        <w:t>Kết quả ARM xác nhận nhiều insight đã quan sát từ bước phân tích khám phá dữ liệu:</w:t>
      </w:r>
    </w:p>
    <w:p w14:paraId="41B660ED" w14:textId="14D5CB19" w:rsidR="00F67988" w:rsidRPr="00F67988" w:rsidRDefault="00F67988" w:rsidP="00C353FC">
      <w:pPr>
        <w:pStyle w:val="ListParagraph"/>
        <w:numPr>
          <w:ilvl w:val="0"/>
          <w:numId w:val="7"/>
        </w:numPr>
        <w:ind w:left="0"/>
        <w:jc w:val="both"/>
        <w:rPr>
          <w:lang w:val="en-US"/>
        </w:rPr>
      </w:pPr>
      <w:r w:rsidRPr="00F67988">
        <w:rPr>
          <w:lang w:val="en-US"/>
        </w:rPr>
        <w:t xml:space="preserve">Các biến thể trạng như béo phì, tuổi cao và tăng huyết áp tạo ra các luật mạnh hơn so với các biến dinh dưỡng đơn lẻ; </w:t>
      </w:r>
    </w:p>
    <w:p w14:paraId="0CB134A6" w14:textId="77593C12" w:rsidR="00F67988" w:rsidRPr="00F67988" w:rsidRDefault="00F67988" w:rsidP="00C353FC">
      <w:pPr>
        <w:pStyle w:val="ListParagraph"/>
        <w:numPr>
          <w:ilvl w:val="0"/>
          <w:numId w:val="7"/>
        </w:numPr>
        <w:ind w:left="0"/>
        <w:jc w:val="both"/>
        <w:rPr>
          <w:lang w:val="en-US"/>
        </w:rPr>
      </w:pPr>
      <w:r w:rsidRPr="00F67988">
        <w:rPr>
          <w:lang w:val="en-US"/>
        </w:rPr>
        <w:t xml:space="preserve">Nhiều bệnh lý xuất hiện theo dạng tổ hợp đa yếu tố thay vì phụ thuộc vào một nguyên nhân riêng lẻ; </w:t>
      </w:r>
    </w:p>
    <w:p w14:paraId="053D81E6" w14:textId="6DA99E76" w:rsidR="00F67988" w:rsidRPr="00F67988" w:rsidRDefault="00F67988" w:rsidP="00C353FC">
      <w:pPr>
        <w:pStyle w:val="ListParagraph"/>
        <w:numPr>
          <w:ilvl w:val="0"/>
          <w:numId w:val="7"/>
        </w:numPr>
        <w:ind w:left="0"/>
        <w:jc w:val="both"/>
        <w:rPr>
          <w:lang w:val="en-US"/>
        </w:rPr>
      </w:pPr>
      <w:r w:rsidRPr="00F67988">
        <w:rPr>
          <w:lang w:val="en-US"/>
        </w:rPr>
        <w:t xml:space="preserve">Phương pháp rời rạc hóa theo ngưỡng cực trị giúp phát hiện tốt hơn các nhóm nguy cơ cao trong dữ liệu sức khỏe cộng đồng. </w:t>
      </w:r>
    </w:p>
    <w:p w14:paraId="23AD13DF" w14:textId="77777777" w:rsidR="00F67988" w:rsidRDefault="00F67988" w:rsidP="00C353FC">
      <w:pPr>
        <w:jc w:val="both"/>
        <w:rPr>
          <w:lang w:val="en-US"/>
        </w:rPr>
      </w:pPr>
      <w:r w:rsidRPr="00F67988">
        <w:rPr>
          <w:lang w:val="en-US"/>
        </w:rPr>
        <w:t>Ngoài ra, các pattern tìm được trong nhóm rủi ro ẩn cho thấy ARM có khả năng phát hiện sớm các đối tượng có nguy cơ mắc bệnh dù chưa xuất hiện chẩn đoán lâm sàng</w:t>
      </w:r>
    </w:p>
    <w:p w14:paraId="608EB801" w14:textId="4E32A942" w:rsidR="00BE67A7" w:rsidRDefault="00BE67A7" w:rsidP="00C353FC">
      <w:pPr>
        <w:jc w:val="both"/>
        <w:rPr>
          <w:b/>
          <w:bCs/>
          <w:lang w:val="en-US"/>
        </w:rPr>
      </w:pPr>
      <w:r>
        <w:rPr>
          <w:b/>
          <w:bCs/>
          <w:lang w:val="en-US"/>
        </w:rPr>
        <w:t>Hạn chế và hướng phát triển</w:t>
      </w:r>
    </w:p>
    <w:p w14:paraId="7DED0A5F" w14:textId="77777777" w:rsidR="00BE67A7" w:rsidRPr="00BE67A7" w:rsidRDefault="00BE67A7" w:rsidP="00C353FC">
      <w:pPr>
        <w:jc w:val="both"/>
        <w:rPr>
          <w:lang w:val="en-US"/>
        </w:rPr>
      </w:pPr>
      <w:r w:rsidRPr="00BE67A7">
        <w:rPr>
          <w:lang w:val="en-US"/>
        </w:rPr>
        <w:t>Mặc dù đạt được nhiều kết quả có ý nghĩa, phương pháp vẫn tồn tại một số hạn chế:</w:t>
      </w:r>
    </w:p>
    <w:p w14:paraId="09B3C9F6" w14:textId="0B6D6A30" w:rsidR="00BE67A7" w:rsidRPr="00BE67A7" w:rsidRDefault="00BE67A7" w:rsidP="00C353FC">
      <w:pPr>
        <w:pStyle w:val="ListParagraph"/>
        <w:numPr>
          <w:ilvl w:val="0"/>
          <w:numId w:val="7"/>
        </w:numPr>
        <w:ind w:left="0"/>
        <w:jc w:val="both"/>
        <w:rPr>
          <w:lang w:val="en-US"/>
        </w:rPr>
      </w:pPr>
      <w:r w:rsidRPr="00BE67A7">
        <w:rPr>
          <w:lang w:val="en-US"/>
        </w:rPr>
        <w:t xml:space="preserve">Dữ liệu NHANES là dữ liệu cắt ngang nên các luật kết hợp không thể khẳng định quan hệ nhân quả; </w:t>
      </w:r>
    </w:p>
    <w:p w14:paraId="5157A820" w14:textId="7BFE0F90" w:rsidR="00BE67A7" w:rsidRPr="00BE67A7" w:rsidRDefault="00BE67A7" w:rsidP="00C353FC">
      <w:pPr>
        <w:pStyle w:val="ListParagraph"/>
        <w:numPr>
          <w:ilvl w:val="0"/>
          <w:numId w:val="7"/>
        </w:numPr>
        <w:ind w:left="0"/>
        <w:jc w:val="both"/>
        <w:rPr>
          <w:lang w:val="en-US"/>
        </w:rPr>
      </w:pPr>
      <w:r w:rsidRPr="00BE67A7">
        <w:rPr>
          <w:lang w:val="en-US"/>
        </w:rPr>
        <w:t xml:space="preserve">Dữ liệu dinh dưỡng 24 giờ có thể chịu ảnh hưởng của sai số khai báo và chưa phản ánh hoàn toàn thói quen ăn uống dài hạn; </w:t>
      </w:r>
    </w:p>
    <w:p w14:paraId="2AD9B196" w14:textId="510CCA79" w:rsidR="00BE67A7" w:rsidRPr="00BE67A7" w:rsidRDefault="00BE67A7" w:rsidP="00C353FC">
      <w:pPr>
        <w:pStyle w:val="ListParagraph"/>
        <w:numPr>
          <w:ilvl w:val="0"/>
          <w:numId w:val="7"/>
        </w:numPr>
        <w:ind w:left="0"/>
        <w:jc w:val="both"/>
        <w:rPr>
          <w:lang w:val="en-US"/>
        </w:rPr>
      </w:pPr>
      <w:r w:rsidRPr="00BE67A7">
        <w:rPr>
          <w:lang w:val="en-US"/>
        </w:rPr>
        <w:t xml:space="preserve">Một số bệnh hiếm như đột quỵ hoặc suy tim có support thấp nên khó sinh ra các luật mạnh; </w:t>
      </w:r>
    </w:p>
    <w:p w14:paraId="7C7E98C9" w14:textId="72A54DC7" w:rsidR="00BE67A7" w:rsidRPr="00BE67A7" w:rsidRDefault="00BE67A7" w:rsidP="00C353FC">
      <w:pPr>
        <w:pStyle w:val="ListParagraph"/>
        <w:numPr>
          <w:ilvl w:val="0"/>
          <w:numId w:val="7"/>
        </w:numPr>
        <w:ind w:left="0"/>
        <w:jc w:val="both"/>
        <w:rPr>
          <w:lang w:val="en-US"/>
        </w:rPr>
      </w:pPr>
      <w:r w:rsidRPr="00BE67A7">
        <w:rPr>
          <w:lang w:val="en-US"/>
        </w:rPr>
        <w:t xml:space="preserve">Kết quả ARM hiện chưa sử dụng sample weight của NHANES nên chưa phản ánh đầy đủ cấu trúc dân số Mỹ. </w:t>
      </w:r>
    </w:p>
    <w:p w14:paraId="1FB85A4C" w14:textId="77777777" w:rsidR="00BE67A7" w:rsidRPr="00BE67A7" w:rsidRDefault="00BE67A7" w:rsidP="00C353FC">
      <w:pPr>
        <w:jc w:val="both"/>
        <w:rPr>
          <w:lang w:val="en-US"/>
        </w:rPr>
      </w:pPr>
      <w:r w:rsidRPr="00BE67A7">
        <w:rPr>
          <w:lang w:val="en-US"/>
        </w:rPr>
        <w:t>Trong tương lai, có thể mở rộng nghiên cứu theo các hướng:</w:t>
      </w:r>
    </w:p>
    <w:p w14:paraId="7E6CD213" w14:textId="154AA5CA" w:rsidR="00BE67A7" w:rsidRPr="00BE67A7" w:rsidRDefault="00BE67A7" w:rsidP="00C353FC">
      <w:pPr>
        <w:pStyle w:val="ListParagraph"/>
        <w:numPr>
          <w:ilvl w:val="0"/>
          <w:numId w:val="7"/>
        </w:numPr>
        <w:ind w:left="0"/>
        <w:jc w:val="both"/>
        <w:rPr>
          <w:lang w:val="en-US"/>
        </w:rPr>
      </w:pPr>
      <w:r w:rsidRPr="00BE67A7">
        <w:rPr>
          <w:lang w:val="en-US"/>
        </w:rPr>
        <w:t xml:space="preserve">Giảm ngưỡng min_support để khai phá thêm luật cho các bệnh hiếm; </w:t>
      </w:r>
    </w:p>
    <w:p w14:paraId="2FC41325" w14:textId="640FDCDA" w:rsidR="00BE67A7" w:rsidRPr="00BE67A7" w:rsidRDefault="00BE67A7" w:rsidP="00C353FC">
      <w:pPr>
        <w:pStyle w:val="ListParagraph"/>
        <w:numPr>
          <w:ilvl w:val="0"/>
          <w:numId w:val="7"/>
        </w:numPr>
        <w:ind w:left="0"/>
        <w:jc w:val="both"/>
        <w:rPr>
          <w:lang w:val="en-US"/>
        </w:rPr>
      </w:pPr>
      <w:r w:rsidRPr="00BE67A7">
        <w:rPr>
          <w:lang w:val="en-US"/>
        </w:rPr>
        <w:lastRenderedPageBreak/>
        <w:t xml:space="preserve">Áp dụng Weighted Association Rule Mining để tận dụng trọng số khảo sát của NHANES; </w:t>
      </w:r>
    </w:p>
    <w:p w14:paraId="101F502E" w14:textId="6856CF06" w:rsidR="00BE67A7" w:rsidRPr="00BE67A7" w:rsidRDefault="00BE67A7" w:rsidP="00C353FC">
      <w:pPr>
        <w:pStyle w:val="ListParagraph"/>
        <w:numPr>
          <w:ilvl w:val="0"/>
          <w:numId w:val="7"/>
        </w:numPr>
        <w:ind w:left="0"/>
        <w:jc w:val="both"/>
        <w:rPr>
          <w:lang w:val="en-US"/>
        </w:rPr>
      </w:pPr>
      <w:r w:rsidRPr="00BE67A7">
        <w:rPr>
          <w:lang w:val="en-US"/>
        </w:rPr>
        <w:t xml:space="preserve">Kết hợp ARM với mô hình phân loại nhằm xây dựng hệ thống dự báo nguy cơ bệnh lý; </w:t>
      </w:r>
    </w:p>
    <w:p w14:paraId="778D7F13" w14:textId="413F50AF" w:rsidR="00F67988" w:rsidRPr="00533229" w:rsidRDefault="00BE67A7" w:rsidP="00C353FC">
      <w:pPr>
        <w:pStyle w:val="ListParagraph"/>
        <w:numPr>
          <w:ilvl w:val="0"/>
          <w:numId w:val="7"/>
        </w:numPr>
        <w:ind w:left="0"/>
        <w:jc w:val="both"/>
        <w:rPr>
          <w:lang w:val="en-US"/>
        </w:rPr>
      </w:pPr>
      <w:r w:rsidRPr="00BE67A7">
        <w:rPr>
          <w:lang w:val="en-US"/>
        </w:rPr>
        <w:t>Sử dụng các biến tương tác tìm được từ ARM cho feature engineering trong Random Forest hoặc XGBoost.</w:t>
      </w:r>
    </w:p>
    <w:p w14:paraId="3A67B78D" w14:textId="6F8D93C7" w:rsidR="007206E9" w:rsidRDefault="007206E9" w:rsidP="00C353FC">
      <w:pPr>
        <w:pStyle w:val="Heading3"/>
      </w:pPr>
      <w:bookmarkStart w:id="105" w:name="_Toc230601885"/>
      <w:r>
        <w:t xml:space="preserve">3.5.2 Bài toán </w:t>
      </w:r>
      <w:r w:rsidR="00AE1F65">
        <w:t xml:space="preserve">2: Xây dựng mô hình học máy dự đoán nguy cơ </w:t>
      </w:r>
      <w:r w:rsidR="004F353C">
        <w:t>cao</w:t>
      </w:r>
      <w:r w:rsidR="00AE1F65">
        <w:t xml:space="preserve"> huyết áp</w:t>
      </w:r>
      <w:bookmarkEnd w:id="105"/>
    </w:p>
    <w:p w14:paraId="6937E1A3" w14:textId="63DB1BAD" w:rsidR="004F353C" w:rsidRDefault="004F353C" w:rsidP="00C353FC">
      <w:pPr>
        <w:ind w:firstLine="720"/>
        <w:jc w:val="both"/>
      </w:pPr>
      <w:r>
        <w:t>Dựa vào các đặc trưng về dinh dưỡng, nhân khẩu học và chỉ số lâm sàng của người tham gia khảo sát NHANES để dự báo nguy cơ mắc cao huyết áp</w:t>
      </w:r>
    </w:p>
    <w:p w14:paraId="7B62332C" w14:textId="1AF52293" w:rsidR="00B0402F" w:rsidRDefault="00B0402F" w:rsidP="00C353FC">
      <w:pPr>
        <w:jc w:val="both"/>
        <w:rPr>
          <w:b/>
          <w:bCs/>
        </w:rPr>
      </w:pPr>
      <w:r>
        <w:rPr>
          <w:b/>
          <w:bCs/>
        </w:rPr>
        <w:t>Chia tập dữ liệu và chuẩn hóa</w:t>
      </w:r>
    </w:p>
    <w:p w14:paraId="20DD0EB5" w14:textId="6F3B160C" w:rsidR="00B0402F" w:rsidRDefault="00B0402F" w:rsidP="00C353FC">
      <w:pPr>
        <w:jc w:val="both"/>
      </w:pPr>
      <w:r>
        <w:rPr>
          <w:b/>
          <w:bCs/>
        </w:rPr>
        <w:t xml:space="preserve">Cụ thể: </w:t>
      </w:r>
      <w:r>
        <w:t>80% dùng để huấn luyện và 20% còn lại dùng để đánh giá mô hình</w:t>
      </w:r>
      <w:r w:rsidR="00D4610F">
        <w:t xml:space="preserve">. </w:t>
      </w:r>
      <w:r w:rsidR="00D4610F" w:rsidRPr="00D4610F">
        <w:t>Tham số stratify=y được sử dụng để đảm bảo tỷ lệ giữa hai lớp mắc bệnh và không mắc bệnh được giữ cân bằng ở cả tập train và test.</w:t>
      </w:r>
    </w:p>
    <w:p w14:paraId="1F9CBD85" w14:textId="3568D665" w:rsidR="00BA0800" w:rsidRPr="00BA0800" w:rsidRDefault="00BA0800" w:rsidP="00C353FC">
      <w:pPr>
        <w:jc w:val="both"/>
      </w:pPr>
      <w:r>
        <w:rPr>
          <w:b/>
          <w:bCs/>
        </w:rPr>
        <w:t xml:space="preserve">Chuẩn hóa bằng StandardScaler: </w:t>
      </w:r>
      <w:r>
        <w:t xml:space="preserve">Nhằm đưa các biến về cùng than đo. </w:t>
      </w:r>
    </w:p>
    <w:p w14:paraId="33D525F1" w14:textId="77777777" w:rsidR="004F353C" w:rsidRDefault="008B3C93" w:rsidP="00C353FC">
      <w:pPr>
        <w:jc w:val="both"/>
        <w:rPr>
          <w:b/>
          <w:bCs/>
          <w:lang w:val="en-US"/>
        </w:rPr>
      </w:pPr>
      <w:r>
        <w:rPr>
          <w:b/>
          <w:bCs/>
        </w:rPr>
        <w:t xml:space="preserve">Xây dựng </w:t>
      </w:r>
      <w:r>
        <w:rPr>
          <w:b/>
          <w:bCs/>
          <w:lang w:val="en-US"/>
        </w:rPr>
        <w:t xml:space="preserve">&amp; </w:t>
      </w:r>
      <w:r w:rsidR="004F353C">
        <w:rPr>
          <w:b/>
          <w:bCs/>
          <w:lang w:val="en-US"/>
        </w:rPr>
        <w:t>Huấn luyện mô hình</w:t>
      </w:r>
    </w:p>
    <w:p w14:paraId="3D15B4D9" w14:textId="5E7E967D" w:rsidR="00B96564" w:rsidRDefault="006C584F" w:rsidP="00C353FC">
      <w:pPr>
        <w:jc w:val="both"/>
      </w:pPr>
      <w:r w:rsidRPr="006C584F">
        <w:t>Sau khi chuẩn bị dữ liệu, ba mô hình phân loại được sử dụng để huấn luyện và so sánh gồm Logistic Regression, Random Forest và Gradient Boosting.</w:t>
      </w:r>
    </w:p>
    <w:tbl>
      <w:tblPr>
        <w:tblStyle w:val="TableGrid"/>
        <w:tblW w:w="0" w:type="auto"/>
        <w:tblLook w:val="04A0" w:firstRow="1" w:lastRow="0" w:firstColumn="1" w:lastColumn="0" w:noHBand="0" w:noVBand="1"/>
      </w:tblPr>
      <w:tblGrid>
        <w:gridCol w:w="1531"/>
        <w:gridCol w:w="3236"/>
        <w:gridCol w:w="4249"/>
      </w:tblGrid>
      <w:tr w:rsidR="0015201E" w:rsidRPr="0015201E" w14:paraId="0F8FE957" w14:textId="77777777" w:rsidTr="00C139CB">
        <w:tc>
          <w:tcPr>
            <w:tcW w:w="1555" w:type="dxa"/>
            <w:hideMark/>
          </w:tcPr>
          <w:p w14:paraId="75FC2F86" w14:textId="77777777" w:rsidR="0015201E" w:rsidRPr="0015201E" w:rsidRDefault="0015201E" w:rsidP="00C353FC">
            <w:pPr>
              <w:jc w:val="center"/>
              <w:rPr>
                <w:b/>
                <w:bCs/>
                <w:sz w:val="24"/>
                <w:szCs w:val="24"/>
                <w:lang w:val="en-US" w:eastAsia="zh-CN"/>
              </w:rPr>
            </w:pPr>
            <w:r w:rsidRPr="0015201E">
              <w:rPr>
                <w:b/>
                <w:bCs/>
                <w:sz w:val="24"/>
                <w:szCs w:val="24"/>
                <w:lang w:val="en-US" w:eastAsia="zh-CN"/>
              </w:rPr>
              <w:t>Mô hình</w:t>
            </w:r>
          </w:p>
        </w:tc>
        <w:tc>
          <w:tcPr>
            <w:tcW w:w="3260" w:type="dxa"/>
            <w:hideMark/>
          </w:tcPr>
          <w:p w14:paraId="66B82D5A" w14:textId="77777777" w:rsidR="0015201E" w:rsidRPr="0015201E" w:rsidRDefault="0015201E" w:rsidP="00C353FC">
            <w:pPr>
              <w:jc w:val="center"/>
              <w:rPr>
                <w:b/>
                <w:bCs/>
                <w:sz w:val="24"/>
                <w:szCs w:val="24"/>
                <w:lang w:val="en-US" w:eastAsia="zh-CN"/>
              </w:rPr>
            </w:pPr>
            <w:r w:rsidRPr="0015201E">
              <w:rPr>
                <w:b/>
                <w:bCs/>
                <w:sz w:val="24"/>
                <w:szCs w:val="24"/>
                <w:lang w:val="en-US" w:eastAsia="zh-CN"/>
              </w:rPr>
              <w:t>Tham số chính</w:t>
            </w:r>
          </w:p>
        </w:tc>
        <w:tc>
          <w:tcPr>
            <w:tcW w:w="4535" w:type="dxa"/>
            <w:hideMark/>
          </w:tcPr>
          <w:p w14:paraId="42B0B155" w14:textId="77777777" w:rsidR="0015201E" w:rsidRPr="0015201E" w:rsidRDefault="0015201E" w:rsidP="00C353FC">
            <w:pPr>
              <w:jc w:val="center"/>
              <w:rPr>
                <w:b/>
                <w:bCs/>
                <w:sz w:val="24"/>
                <w:szCs w:val="24"/>
                <w:lang w:val="en-US" w:eastAsia="zh-CN"/>
              </w:rPr>
            </w:pPr>
            <w:r w:rsidRPr="0015201E">
              <w:rPr>
                <w:b/>
                <w:bCs/>
                <w:sz w:val="24"/>
                <w:szCs w:val="24"/>
                <w:lang w:val="en-US" w:eastAsia="zh-CN"/>
              </w:rPr>
              <w:t>Ý nghĩa</w:t>
            </w:r>
          </w:p>
        </w:tc>
      </w:tr>
      <w:tr w:rsidR="0015201E" w:rsidRPr="0015201E" w14:paraId="3D8B5897" w14:textId="77777777" w:rsidTr="00C139CB">
        <w:tc>
          <w:tcPr>
            <w:tcW w:w="1555" w:type="dxa"/>
            <w:vMerge w:val="restart"/>
            <w:vAlign w:val="center"/>
            <w:hideMark/>
          </w:tcPr>
          <w:p w14:paraId="1EF771D2" w14:textId="77777777" w:rsidR="0015201E" w:rsidRPr="0015201E" w:rsidRDefault="0015201E" w:rsidP="00C353FC">
            <w:pPr>
              <w:jc w:val="center"/>
              <w:rPr>
                <w:sz w:val="24"/>
                <w:szCs w:val="24"/>
                <w:lang w:val="en-US" w:eastAsia="zh-CN"/>
              </w:rPr>
            </w:pPr>
            <w:r w:rsidRPr="0015201E">
              <w:rPr>
                <w:sz w:val="24"/>
                <w:szCs w:val="24"/>
                <w:lang w:val="en-US" w:eastAsia="zh-CN"/>
              </w:rPr>
              <w:t>Logistic Regression</w:t>
            </w:r>
          </w:p>
        </w:tc>
        <w:tc>
          <w:tcPr>
            <w:tcW w:w="3260" w:type="dxa"/>
            <w:vAlign w:val="center"/>
            <w:hideMark/>
          </w:tcPr>
          <w:p w14:paraId="15D63625" w14:textId="77777777" w:rsidR="0015201E" w:rsidRPr="0015201E" w:rsidRDefault="0015201E" w:rsidP="00C353FC">
            <w:pPr>
              <w:rPr>
                <w:sz w:val="24"/>
                <w:szCs w:val="24"/>
                <w:lang w:val="en-US" w:eastAsia="zh-CN"/>
              </w:rPr>
            </w:pPr>
            <w:r w:rsidRPr="0015201E">
              <w:rPr>
                <w:rFonts w:ascii="Courier New" w:hAnsi="Courier New" w:cs="Courier New"/>
                <w:sz w:val="20"/>
                <w:szCs w:val="20"/>
                <w:lang w:val="en-US" w:eastAsia="zh-CN"/>
              </w:rPr>
              <w:t>max_iter=1000</w:t>
            </w:r>
          </w:p>
        </w:tc>
        <w:tc>
          <w:tcPr>
            <w:tcW w:w="4535" w:type="dxa"/>
            <w:hideMark/>
          </w:tcPr>
          <w:p w14:paraId="55E7ED66" w14:textId="77777777" w:rsidR="0015201E" w:rsidRPr="0015201E" w:rsidRDefault="0015201E" w:rsidP="00C353FC">
            <w:pPr>
              <w:rPr>
                <w:sz w:val="24"/>
                <w:szCs w:val="24"/>
                <w:lang w:val="en-US" w:eastAsia="zh-CN"/>
              </w:rPr>
            </w:pPr>
            <w:r w:rsidRPr="0015201E">
              <w:rPr>
                <w:sz w:val="24"/>
                <w:szCs w:val="24"/>
                <w:lang w:val="en-US" w:eastAsia="zh-CN"/>
              </w:rPr>
              <w:t>Tăng số vòng lặp để đảm bảo hội tụ</w:t>
            </w:r>
          </w:p>
        </w:tc>
      </w:tr>
      <w:tr w:rsidR="0015201E" w:rsidRPr="0015201E" w14:paraId="35DB8DFB" w14:textId="77777777" w:rsidTr="00C139CB">
        <w:tc>
          <w:tcPr>
            <w:tcW w:w="1555" w:type="dxa"/>
            <w:vMerge/>
            <w:hideMark/>
          </w:tcPr>
          <w:p w14:paraId="25D28055" w14:textId="77777777" w:rsidR="0015201E" w:rsidRPr="0015201E" w:rsidRDefault="0015201E" w:rsidP="00C353FC">
            <w:pPr>
              <w:rPr>
                <w:sz w:val="24"/>
                <w:szCs w:val="24"/>
                <w:lang w:val="en-US" w:eastAsia="zh-CN"/>
              </w:rPr>
            </w:pPr>
          </w:p>
        </w:tc>
        <w:tc>
          <w:tcPr>
            <w:tcW w:w="3260" w:type="dxa"/>
            <w:vAlign w:val="center"/>
            <w:hideMark/>
          </w:tcPr>
          <w:p w14:paraId="179210CD" w14:textId="77777777" w:rsidR="0015201E" w:rsidRPr="0015201E" w:rsidRDefault="0015201E" w:rsidP="00C353FC">
            <w:pPr>
              <w:rPr>
                <w:sz w:val="24"/>
                <w:szCs w:val="24"/>
                <w:lang w:val="en-US" w:eastAsia="zh-CN"/>
              </w:rPr>
            </w:pPr>
            <w:r w:rsidRPr="0015201E">
              <w:rPr>
                <w:rFonts w:ascii="Courier New" w:hAnsi="Courier New" w:cs="Courier New"/>
                <w:sz w:val="20"/>
                <w:szCs w:val="20"/>
                <w:lang w:val="en-US" w:eastAsia="zh-CN"/>
              </w:rPr>
              <w:t>class_weight='balanced'</w:t>
            </w:r>
          </w:p>
        </w:tc>
        <w:tc>
          <w:tcPr>
            <w:tcW w:w="4535" w:type="dxa"/>
            <w:hideMark/>
          </w:tcPr>
          <w:p w14:paraId="599B4CBB" w14:textId="77777777" w:rsidR="0015201E" w:rsidRPr="0015201E" w:rsidRDefault="0015201E" w:rsidP="00C353FC">
            <w:pPr>
              <w:rPr>
                <w:sz w:val="24"/>
                <w:szCs w:val="24"/>
                <w:lang w:val="en-US" w:eastAsia="zh-CN"/>
              </w:rPr>
            </w:pPr>
            <w:r w:rsidRPr="0015201E">
              <w:rPr>
                <w:sz w:val="24"/>
                <w:szCs w:val="24"/>
                <w:lang w:val="en-US" w:eastAsia="zh-CN"/>
              </w:rPr>
              <w:t>Cân bằng trọng số giữa hai lớp dữ liệu</w:t>
            </w:r>
          </w:p>
        </w:tc>
      </w:tr>
      <w:tr w:rsidR="0015201E" w:rsidRPr="0015201E" w14:paraId="1DBD7404" w14:textId="77777777" w:rsidTr="00C139CB">
        <w:tc>
          <w:tcPr>
            <w:tcW w:w="1555" w:type="dxa"/>
            <w:vMerge w:val="restart"/>
            <w:vAlign w:val="center"/>
          </w:tcPr>
          <w:p w14:paraId="42E2AD2D" w14:textId="77777777" w:rsidR="0015201E" w:rsidRPr="0015201E" w:rsidRDefault="0015201E" w:rsidP="00C353FC">
            <w:pPr>
              <w:jc w:val="center"/>
              <w:rPr>
                <w:sz w:val="24"/>
                <w:szCs w:val="24"/>
                <w:lang w:val="en-US" w:eastAsia="zh-CN"/>
              </w:rPr>
            </w:pPr>
            <w:r w:rsidRPr="0015201E">
              <w:rPr>
                <w:sz w:val="24"/>
                <w:szCs w:val="24"/>
                <w:lang w:val="en-US" w:eastAsia="zh-CN"/>
              </w:rPr>
              <w:t>Random Forest</w:t>
            </w:r>
          </w:p>
        </w:tc>
        <w:tc>
          <w:tcPr>
            <w:tcW w:w="3260" w:type="dxa"/>
            <w:vAlign w:val="center"/>
            <w:hideMark/>
          </w:tcPr>
          <w:p w14:paraId="0D1A6CC5" w14:textId="77777777" w:rsidR="0015201E" w:rsidRPr="0015201E" w:rsidRDefault="0015201E" w:rsidP="00C353FC">
            <w:pPr>
              <w:rPr>
                <w:sz w:val="24"/>
                <w:szCs w:val="24"/>
                <w:lang w:val="en-US" w:eastAsia="zh-CN"/>
              </w:rPr>
            </w:pPr>
            <w:r w:rsidRPr="0015201E">
              <w:rPr>
                <w:rFonts w:ascii="Courier New" w:hAnsi="Courier New" w:cs="Courier New"/>
                <w:sz w:val="20"/>
                <w:szCs w:val="20"/>
                <w:lang w:val="en-US" w:eastAsia="zh-CN"/>
              </w:rPr>
              <w:t>n_estimators=200</w:t>
            </w:r>
          </w:p>
        </w:tc>
        <w:tc>
          <w:tcPr>
            <w:tcW w:w="4535" w:type="dxa"/>
            <w:hideMark/>
          </w:tcPr>
          <w:p w14:paraId="49CB77BD" w14:textId="77777777" w:rsidR="0015201E" w:rsidRPr="0015201E" w:rsidRDefault="0015201E" w:rsidP="00C353FC">
            <w:pPr>
              <w:rPr>
                <w:sz w:val="24"/>
                <w:szCs w:val="24"/>
                <w:lang w:val="en-US" w:eastAsia="zh-CN"/>
              </w:rPr>
            </w:pPr>
            <w:r w:rsidRPr="0015201E">
              <w:rPr>
                <w:sz w:val="24"/>
                <w:szCs w:val="24"/>
                <w:lang w:val="en-US" w:eastAsia="zh-CN"/>
              </w:rPr>
              <w:t>Sử dụng 200 cây quyết định</w:t>
            </w:r>
          </w:p>
        </w:tc>
      </w:tr>
      <w:tr w:rsidR="0015201E" w:rsidRPr="0015201E" w14:paraId="1F86CCD3" w14:textId="77777777" w:rsidTr="00C139CB">
        <w:tc>
          <w:tcPr>
            <w:tcW w:w="1555" w:type="dxa"/>
            <w:vMerge/>
            <w:hideMark/>
          </w:tcPr>
          <w:p w14:paraId="08187594" w14:textId="77777777" w:rsidR="0015201E" w:rsidRPr="0015201E" w:rsidRDefault="0015201E" w:rsidP="00C353FC">
            <w:pPr>
              <w:rPr>
                <w:sz w:val="24"/>
                <w:szCs w:val="24"/>
                <w:lang w:val="en-US" w:eastAsia="zh-CN"/>
              </w:rPr>
            </w:pPr>
          </w:p>
        </w:tc>
        <w:tc>
          <w:tcPr>
            <w:tcW w:w="3260" w:type="dxa"/>
            <w:vAlign w:val="center"/>
            <w:hideMark/>
          </w:tcPr>
          <w:p w14:paraId="2D63641E" w14:textId="77777777" w:rsidR="0015201E" w:rsidRPr="0015201E" w:rsidRDefault="0015201E" w:rsidP="00C353FC">
            <w:pPr>
              <w:rPr>
                <w:sz w:val="24"/>
                <w:szCs w:val="24"/>
                <w:lang w:val="en-US" w:eastAsia="zh-CN"/>
              </w:rPr>
            </w:pPr>
            <w:r w:rsidRPr="0015201E">
              <w:rPr>
                <w:rFonts w:ascii="Courier New" w:hAnsi="Courier New" w:cs="Courier New"/>
                <w:sz w:val="20"/>
                <w:szCs w:val="20"/>
                <w:lang w:val="en-US" w:eastAsia="zh-CN"/>
              </w:rPr>
              <w:t>max_depth=8</w:t>
            </w:r>
          </w:p>
        </w:tc>
        <w:tc>
          <w:tcPr>
            <w:tcW w:w="4535" w:type="dxa"/>
            <w:hideMark/>
          </w:tcPr>
          <w:p w14:paraId="590492F6" w14:textId="77777777" w:rsidR="0015201E" w:rsidRPr="0015201E" w:rsidRDefault="0015201E" w:rsidP="00C353FC">
            <w:pPr>
              <w:rPr>
                <w:sz w:val="24"/>
                <w:szCs w:val="24"/>
                <w:lang w:val="en-US" w:eastAsia="zh-CN"/>
              </w:rPr>
            </w:pPr>
            <w:r w:rsidRPr="0015201E">
              <w:rPr>
                <w:sz w:val="24"/>
                <w:szCs w:val="24"/>
                <w:lang w:val="en-US" w:eastAsia="zh-CN"/>
              </w:rPr>
              <w:t>Giới hạn độ sâu cây để giảm overfitting</w:t>
            </w:r>
          </w:p>
        </w:tc>
      </w:tr>
      <w:tr w:rsidR="0015201E" w:rsidRPr="0015201E" w14:paraId="5196C429" w14:textId="77777777" w:rsidTr="00C139CB">
        <w:tc>
          <w:tcPr>
            <w:tcW w:w="1555" w:type="dxa"/>
            <w:vMerge/>
            <w:hideMark/>
          </w:tcPr>
          <w:p w14:paraId="116C6BE2" w14:textId="77777777" w:rsidR="0015201E" w:rsidRPr="0015201E" w:rsidRDefault="0015201E" w:rsidP="00C353FC">
            <w:pPr>
              <w:rPr>
                <w:sz w:val="24"/>
                <w:szCs w:val="24"/>
                <w:lang w:val="en-US" w:eastAsia="zh-CN"/>
              </w:rPr>
            </w:pPr>
          </w:p>
        </w:tc>
        <w:tc>
          <w:tcPr>
            <w:tcW w:w="3260" w:type="dxa"/>
            <w:vAlign w:val="center"/>
            <w:hideMark/>
          </w:tcPr>
          <w:p w14:paraId="07737D8B" w14:textId="77777777" w:rsidR="0015201E" w:rsidRPr="0015201E" w:rsidRDefault="0015201E" w:rsidP="00C353FC">
            <w:pPr>
              <w:rPr>
                <w:sz w:val="24"/>
                <w:szCs w:val="24"/>
                <w:lang w:val="en-US" w:eastAsia="zh-CN"/>
              </w:rPr>
            </w:pPr>
            <w:r w:rsidRPr="0015201E">
              <w:rPr>
                <w:rFonts w:ascii="Courier New" w:hAnsi="Courier New" w:cs="Courier New"/>
                <w:sz w:val="20"/>
                <w:szCs w:val="20"/>
                <w:lang w:val="en-US" w:eastAsia="zh-CN"/>
              </w:rPr>
              <w:t>n_jobs=-1</w:t>
            </w:r>
          </w:p>
        </w:tc>
        <w:tc>
          <w:tcPr>
            <w:tcW w:w="4535" w:type="dxa"/>
            <w:hideMark/>
          </w:tcPr>
          <w:p w14:paraId="74A3F910" w14:textId="77777777" w:rsidR="0015201E" w:rsidRPr="0015201E" w:rsidRDefault="0015201E" w:rsidP="00C353FC">
            <w:pPr>
              <w:rPr>
                <w:sz w:val="24"/>
                <w:szCs w:val="24"/>
                <w:lang w:val="en-US" w:eastAsia="zh-CN"/>
              </w:rPr>
            </w:pPr>
            <w:r w:rsidRPr="0015201E">
              <w:rPr>
                <w:sz w:val="24"/>
                <w:szCs w:val="24"/>
                <w:lang w:val="en-US" w:eastAsia="zh-CN"/>
              </w:rPr>
              <w:t>Tận dụng toàn bộ CPU để huấn luyện</w:t>
            </w:r>
          </w:p>
        </w:tc>
      </w:tr>
      <w:tr w:rsidR="0015201E" w:rsidRPr="0015201E" w14:paraId="5213C1D3" w14:textId="77777777" w:rsidTr="00C139CB">
        <w:tc>
          <w:tcPr>
            <w:tcW w:w="1555" w:type="dxa"/>
            <w:vMerge w:val="restart"/>
            <w:vAlign w:val="center"/>
          </w:tcPr>
          <w:p w14:paraId="1FF041B9" w14:textId="77777777" w:rsidR="0015201E" w:rsidRPr="0015201E" w:rsidRDefault="0015201E" w:rsidP="00C353FC">
            <w:pPr>
              <w:jc w:val="center"/>
              <w:rPr>
                <w:sz w:val="24"/>
                <w:szCs w:val="24"/>
                <w:lang w:val="en-US" w:eastAsia="zh-CN"/>
              </w:rPr>
            </w:pPr>
            <w:r w:rsidRPr="0015201E">
              <w:rPr>
                <w:sz w:val="24"/>
                <w:szCs w:val="24"/>
                <w:lang w:val="en-US" w:eastAsia="zh-CN"/>
              </w:rPr>
              <w:t>Gradient Boosting</w:t>
            </w:r>
          </w:p>
        </w:tc>
        <w:tc>
          <w:tcPr>
            <w:tcW w:w="3260" w:type="dxa"/>
            <w:vAlign w:val="center"/>
            <w:hideMark/>
          </w:tcPr>
          <w:p w14:paraId="5F160E1A" w14:textId="77777777" w:rsidR="0015201E" w:rsidRPr="0015201E" w:rsidRDefault="0015201E" w:rsidP="00C353FC">
            <w:pPr>
              <w:rPr>
                <w:sz w:val="24"/>
                <w:szCs w:val="24"/>
                <w:lang w:val="en-US" w:eastAsia="zh-CN"/>
              </w:rPr>
            </w:pPr>
            <w:r w:rsidRPr="0015201E">
              <w:rPr>
                <w:rFonts w:ascii="Courier New" w:hAnsi="Courier New" w:cs="Courier New"/>
                <w:sz w:val="20"/>
                <w:szCs w:val="20"/>
                <w:lang w:val="en-US" w:eastAsia="zh-CN"/>
              </w:rPr>
              <w:t>n_estimators=200</w:t>
            </w:r>
          </w:p>
        </w:tc>
        <w:tc>
          <w:tcPr>
            <w:tcW w:w="4535" w:type="dxa"/>
            <w:hideMark/>
          </w:tcPr>
          <w:p w14:paraId="6C27E89D" w14:textId="77777777" w:rsidR="0015201E" w:rsidRPr="0015201E" w:rsidRDefault="0015201E" w:rsidP="00C353FC">
            <w:pPr>
              <w:rPr>
                <w:sz w:val="24"/>
                <w:szCs w:val="24"/>
                <w:lang w:val="en-US" w:eastAsia="zh-CN"/>
              </w:rPr>
            </w:pPr>
            <w:r w:rsidRPr="0015201E">
              <w:rPr>
                <w:sz w:val="24"/>
                <w:szCs w:val="24"/>
                <w:lang w:val="en-US" w:eastAsia="zh-CN"/>
              </w:rPr>
              <w:t>Sử dụng 200 boosting stages</w:t>
            </w:r>
          </w:p>
        </w:tc>
      </w:tr>
      <w:tr w:rsidR="0015201E" w:rsidRPr="0015201E" w14:paraId="368B7373" w14:textId="77777777" w:rsidTr="00C139CB">
        <w:tc>
          <w:tcPr>
            <w:tcW w:w="1555" w:type="dxa"/>
            <w:vMerge/>
            <w:hideMark/>
          </w:tcPr>
          <w:p w14:paraId="5AFF9FFB" w14:textId="77777777" w:rsidR="0015201E" w:rsidRPr="0015201E" w:rsidRDefault="0015201E" w:rsidP="00C353FC">
            <w:pPr>
              <w:rPr>
                <w:sz w:val="24"/>
                <w:szCs w:val="24"/>
                <w:lang w:val="en-US" w:eastAsia="zh-CN"/>
              </w:rPr>
            </w:pPr>
          </w:p>
        </w:tc>
        <w:tc>
          <w:tcPr>
            <w:tcW w:w="3260" w:type="dxa"/>
            <w:vAlign w:val="center"/>
            <w:hideMark/>
          </w:tcPr>
          <w:p w14:paraId="1BA94258" w14:textId="77777777" w:rsidR="0015201E" w:rsidRPr="0015201E" w:rsidRDefault="0015201E" w:rsidP="00C353FC">
            <w:pPr>
              <w:rPr>
                <w:sz w:val="24"/>
                <w:szCs w:val="24"/>
                <w:lang w:val="en-US" w:eastAsia="zh-CN"/>
              </w:rPr>
            </w:pPr>
            <w:r w:rsidRPr="0015201E">
              <w:rPr>
                <w:rFonts w:ascii="Courier New" w:hAnsi="Courier New" w:cs="Courier New"/>
                <w:sz w:val="20"/>
                <w:szCs w:val="20"/>
                <w:lang w:val="en-US" w:eastAsia="zh-CN"/>
              </w:rPr>
              <w:t>learning_rate=0.05</w:t>
            </w:r>
          </w:p>
        </w:tc>
        <w:tc>
          <w:tcPr>
            <w:tcW w:w="4535" w:type="dxa"/>
            <w:hideMark/>
          </w:tcPr>
          <w:p w14:paraId="4762DB7F" w14:textId="77777777" w:rsidR="0015201E" w:rsidRPr="0015201E" w:rsidRDefault="0015201E" w:rsidP="00C353FC">
            <w:pPr>
              <w:rPr>
                <w:sz w:val="24"/>
                <w:szCs w:val="24"/>
                <w:lang w:val="en-US" w:eastAsia="zh-CN"/>
              </w:rPr>
            </w:pPr>
            <w:r w:rsidRPr="0015201E">
              <w:rPr>
                <w:sz w:val="24"/>
                <w:szCs w:val="24"/>
                <w:lang w:val="en-US" w:eastAsia="zh-CN"/>
              </w:rPr>
              <w:t>Giảm tốc độ học để tăng khả năng tổng quát hóa</w:t>
            </w:r>
          </w:p>
        </w:tc>
      </w:tr>
      <w:tr w:rsidR="0015201E" w:rsidRPr="0015201E" w14:paraId="299BE40E" w14:textId="77777777" w:rsidTr="00C139CB">
        <w:tc>
          <w:tcPr>
            <w:tcW w:w="1555" w:type="dxa"/>
            <w:vMerge/>
            <w:hideMark/>
          </w:tcPr>
          <w:p w14:paraId="1ED8D43A" w14:textId="77777777" w:rsidR="0015201E" w:rsidRPr="0015201E" w:rsidRDefault="0015201E" w:rsidP="00C353FC">
            <w:pPr>
              <w:rPr>
                <w:sz w:val="24"/>
                <w:szCs w:val="24"/>
                <w:lang w:val="en-US" w:eastAsia="zh-CN"/>
              </w:rPr>
            </w:pPr>
          </w:p>
        </w:tc>
        <w:tc>
          <w:tcPr>
            <w:tcW w:w="3260" w:type="dxa"/>
            <w:vAlign w:val="center"/>
            <w:hideMark/>
          </w:tcPr>
          <w:p w14:paraId="7F52798D" w14:textId="77777777" w:rsidR="0015201E" w:rsidRPr="0015201E" w:rsidRDefault="0015201E" w:rsidP="00C353FC">
            <w:pPr>
              <w:rPr>
                <w:sz w:val="24"/>
                <w:szCs w:val="24"/>
                <w:lang w:val="en-US" w:eastAsia="zh-CN"/>
              </w:rPr>
            </w:pPr>
            <w:r w:rsidRPr="0015201E">
              <w:rPr>
                <w:rFonts w:ascii="Courier New" w:hAnsi="Courier New" w:cs="Courier New"/>
                <w:sz w:val="20"/>
                <w:szCs w:val="20"/>
                <w:lang w:val="en-US" w:eastAsia="zh-CN"/>
              </w:rPr>
              <w:t>max_depth=4</w:t>
            </w:r>
          </w:p>
        </w:tc>
        <w:tc>
          <w:tcPr>
            <w:tcW w:w="4535" w:type="dxa"/>
            <w:hideMark/>
          </w:tcPr>
          <w:p w14:paraId="1A0E172D" w14:textId="77777777" w:rsidR="0015201E" w:rsidRPr="0015201E" w:rsidRDefault="0015201E" w:rsidP="00C353FC">
            <w:pPr>
              <w:rPr>
                <w:sz w:val="24"/>
                <w:szCs w:val="24"/>
                <w:lang w:val="en-US" w:eastAsia="zh-CN"/>
              </w:rPr>
            </w:pPr>
            <w:r w:rsidRPr="0015201E">
              <w:rPr>
                <w:sz w:val="24"/>
                <w:szCs w:val="24"/>
                <w:lang w:val="en-US" w:eastAsia="zh-CN"/>
              </w:rPr>
              <w:t>Giới hạn độ sâu cây yếu</w:t>
            </w:r>
          </w:p>
        </w:tc>
      </w:tr>
      <w:tr w:rsidR="0015201E" w:rsidRPr="0015201E" w14:paraId="1A94385A" w14:textId="77777777" w:rsidTr="00C139CB">
        <w:tc>
          <w:tcPr>
            <w:tcW w:w="1555" w:type="dxa"/>
            <w:vMerge/>
            <w:hideMark/>
          </w:tcPr>
          <w:p w14:paraId="5C88A43B" w14:textId="77777777" w:rsidR="0015201E" w:rsidRPr="0015201E" w:rsidRDefault="0015201E" w:rsidP="00C353FC">
            <w:pPr>
              <w:rPr>
                <w:sz w:val="24"/>
                <w:szCs w:val="24"/>
                <w:lang w:val="en-US" w:eastAsia="zh-CN"/>
              </w:rPr>
            </w:pPr>
          </w:p>
        </w:tc>
        <w:tc>
          <w:tcPr>
            <w:tcW w:w="3260" w:type="dxa"/>
            <w:vAlign w:val="center"/>
            <w:hideMark/>
          </w:tcPr>
          <w:p w14:paraId="01115FA7" w14:textId="77777777" w:rsidR="0015201E" w:rsidRPr="0015201E" w:rsidRDefault="0015201E" w:rsidP="00C353FC">
            <w:pPr>
              <w:rPr>
                <w:sz w:val="24"/>
                <w:szCs w:val="24"/>
                <w:lang w:val="en-US" w:eastAsia="zh-CN"/>
              </w:rPr>
            </w:pPr>
            <w:r w:rsidRPr="0015201E">
              <w:rPr>
                <w:rFonts w:ascii="Courier New" w:hAnsi="Courier New" w:cs="Courier New"/>
                <w:sz w:val="20"/>
                <w:szCs w:val="20"/>
                <w:lang w:val="en-US" w:eastAsia="zh-CN"/>
              </w:rPr>
              <w:t>subsample=0.8</w:t>
            </w:r>
          </w:p>
        </w:tc>
        <w:tc>
          <w:tcPr>
            <w:tcW w:w="4535" w:type="dxa"/>
            <w:hideMark/>
          </w:tcPr>
          <w:p w14:paraId="128F3295" w14:textId="77777777" w:rsidR="0015201E" w:rsidRPr="0015201E" w:rsidRDefault="0015201E" w:rsidP="00C353FC">
            <w:pPr>
              <w:rPr>
                <w:sz w:val="24"/>
                <w:szCs w:val="24"/>
                <w:lang w:val="en-US" w:eastAsia="zh-CN"/>
              </w:rPr>
            </w:pPr>
            <w:r w:rsidRPr="0015201E">
              <w:rPr>
                <w:sz w:val="24"/>
                <w:szCs w:val="24"/>
                <w:lang w:val="en-US" w:eastAsia="zh-CN"/>
              </w:rPr>
              <w:t>Random sampling nhằm giảm overfitting</w:t>
            </w:r>
          </w:p>
        </w:tc>
      </w:tr>
    </w:tbl>
    <w:p w14:paraId="7F55E8B6" w14:textId="049CC21E" w:rsidR="00B96564" w:rsidRDefault="00B96564" w:rsidP="00C353FC">
      <w:pPr>
        <w:rPr>
          <w:b/>
          <w:bCs/>
          <w:sz w:val="32"/>
          <w:szCs w:val="32"/>
          <w:lang w:val="en-US"/>
        </w:rPr>
      </w:pPr>
    </w:p>
    <w:p w14:paraId="5A880EC5" w14:textId="35BF28E8" w:rsidR="005F00C0" w:rsidRDefault="005F00C0" w:rsidP="00C353FC">
      <w:pPr>
        <w:ind w:firstLine="720"/>
        <w:jc w:val="both"/>
      </w:pPr>
      <w:r w:rsidRPr="005F00C0">
        <w:t>Để đánh giá khả năng tổng quát hóa của mô hình, phương pháp Stratified K-Fold Cross Validation với k = 5 được sử dụng nhằm đảm bảo tỷ lệ mẫu mắc và không mắc bệnh được giữ cân bằng ở mỗi fold.</w:t>
      </w:r>
    </w:p>
    <w:p w14:paraId="49F6FBEE" w14:textId="77777777" w:rsidR="004B7578" w:rsidRPr="004B7578" w:rsidRDefault="004B7578" w:rsidP="00C353FC">
      <w:pPr>
        <w:pBdr>
          <w:top w:val="single" w:sz="4" w:space="1" w:color="auto"/>
          <w:left w:val="single" w:sz="4" w:space="4" w:color="auto"/>
          <w:bottom w:val="single" w:sz="4" w:space="1" w:color="auto"/>
          <w:right w:val="single" w:sz="4" w:space="1" w:color="auto"/>
        </w:pBdr>
        <w:shd w:val="clear" w:color="auto" w:fill="FFFFFF"/>
        <w:spacing w:line="285" w:lineRule="atLeast"/>
        <w:rPr>
          <w:rFonts w:ascii="Consolas" w:hAnsi="Consolas"/>
          <w:color w:val="000000"/>
          <w:sz w:val="21"/>
          <w:szCs w:val="21"/>
          <w:lang w:val="en-US" w:eastAsia="zh-CN"/>
        </w:rPr>
      </w:pPr>
      <w:r w:rsidRPr="004B7578">
        <w:rPr>
          <w:rFonts w:ascii="Consolas" w:hAnsi="Consolas"/>
          <w:color w:val="001080"/>
          <w:sz w:val="21"/>
          <w:szCs w:val="21"/>
          <w:lang w:val="en-US" w:eastAsia="zh-CN"/>
        </w:rPr>
        <w:t>results</w:t>
      </w:r>
      <w:r w:rsidRPr="004B7578">
        <w:rPr>
          <w:rFonts w:ascii="Consolas" w:hAnsi="Consolas"/>
          <w:color w:val="000000"/>
          <w:sz w:val="21"/>
          <w:szCs w:val="21"/>
          <w:lang w:val="en-US" w:eastAsia="zh-CN"/>
        </w:rPr>
        <w:t xml:space="preserve"> = {}</w:t>
      </w:r>
    </w:p>
    <w:p w14:paraId="31DCB949" w14:textId="1F923E54" w:rsidR="00575DF1" w:rsidRPr="004B7578" w:rsidRDefault="004B7578" w:rsidP="00C353FC">
      <w:pPr>
        <w:pBdr>
          <w:top w:val="single" w:sz="4" w:space="1" w:color="auto"/>
          <w:left w:val="single" w:sz="4" w:space="4" w:color="auto"/>
          <w:bottom w:val="single" w:sz="4" w:space="1" w:color="auto"/>
          <w:right w:val="single" w:sz="4" w:space="1" w:color="auto"/>
        </w:pBdr>
        <w:shd w:val="clear" w:color="auto" w:fill="FFFFFF"/>
        <w:spacing w:line="285" w:lineRule="atLeast"/>
        <w:rPr>
          <w:rFonts w:ascii="Consolas" w:hAnsi="Consolas"/>
          <w:color w:val="000000"/>
          <w:sz w:val="21"/>
          <w:szCs w:val="21"/>
          <w:lang w:val="en-US" w:eastAsia="zh-CN"/>
        </w:rPr>
      </w:pPr>
      <w:r w:rsidRPr="004B7578">
        <w:rPr>
          <w:rFonts w:ascii="Consolas" w:hAnsi="Consolas"/>
          <w:color w:val="001080"/>
          <w:sz w:val="21"/>
          <w:szCs w:val="21"/>
          <w:lang w:val="en-US" w:eastAsia="zh-CN"/>
        </w:rPr>
        <w:t>cv</w:t>
      </w:r>
      <w:r w:rsidRPr="004B7578">
        <w:rPr>
          <w:rFonts w:ascii="Consolas" w:hAnsi="Consolas"/>
          <w:color w:val="000000"/>
          <w:sz w:val="21"/>
          <w:szCs w:val="21"/>
          <w:lang w:val="en-US" w:eastAsia="zh-CN"/>
        </w:rPr>
        <w:t xml:space="preserve"> = </w:t>
      </w:r>
      <w:proofErr w:type="gramStart"/>
      <w:r w:rsidRPr="004B7578">
        <w:rPr>
          <w:rFonts w:ascii="Consolas" w:hAnsi="Consolas"/>
          <w:color w:val="267F99"/>
          <w:sz w:val="21"/>
          <w:szCs w:val="21"/>
          <w:lang w:val="en-US" w:eastAsia="zh-CN"/>
        </w:rPr>
        <w:t>StratifiedKFold</w:t>
      </w:r>
      <w:r w:rsidRPr="004B7578">
        <w:rPr>
          <w:rFonts w:ascii="Consolas" w:hAnsi="Consolas"/>
          <w:color w:val="000000"/>
          <w:sz w:val="21"/>
          <w:szCs w:val="21"/>
          <w:lang w:val="en-US" w:eastAsia="zh-CN"/>
        </w:rPr>
        <w:t>(</w:t>
      </w:r>
      <w:proofErr w:type="gramEnd"/>
      <w:r w:rsidRPr="004B7578">
        <w:rPr>
          <w:rFonts w:ascii="Consolas" w:hAnsi="Consolas"/>
          <w:color w:val="001080"/>
          <w:sz w:val="21"/>
          <w:szCs w:val="21"/>
          <w:lang w:val="en-US" w:eastAsia="zh-CN"/>
        </w:rPr>
        <w:t>n_splits</w:t>
      </w:r>
      <w:r w:rsidRPr="004B7578">
        <w:rPr>
          <w:rFonts w:ascii="Consolas" w:hAnsi="Consolas"/>
          <w:color w:val="000000"/>
          <w:sz w:val="21"/>
          <w:szCs w:val="21"/>
          <w:lang w:val="en-US" w:eastAsia="zh-CN"/>
        </w:rPr>
        <w:t>=</w:t>
      </w:r>
      <w:r w:rsidRPr="004B7578">
        <w:rPr>
          <w:rFonts w:ascii="Consolas" w:hAnsi="Consolas"/>
          <w:color w:val="098658"/>
          <w:sz w:val="21"/>
          <w:szCs w:val="21"/>
          <w:lang w:val="en-US" w:eastAsia="zh-CN"/>
        </w:rPr>
        <w:t>5</w:t>
      </w:r>
      <w:r w:rsidRPr="004B7578">
        <w:rPr>
          <w:rFonts w:ascii="Consolas" w:hAnsi="Consolas"/>
          <w:color w:val="000000"/>
          <w:sz w:val="21"/>
          <w:szCs w:val="21"/>
          <w:lang w:val="en-US" w:eastAsia="zh-CN"/>
        </w:rPr>
        <w:t xml:space="preserve">, </w:t>
      </w:r>
      <w:r w:rsidRPr="004B7578">
        <w:rPr>
          <w:rFonts w:ascii="Consolas" w:hAnsi="Consolas"/>
          <w:color w:val="001080"/>
          <w:sz w:val="21"/>
          <w:szCs w:val="21"/>
          <w:lang w:val="en-US" w:eastAsia="zh-CN"/>
        </w:rPr>
        <w:t>shuffle</w:t>
      </w:r>
      <w:r w:rsidRPr="004B7578">
        <w:rPr>
          <w:rFonts w:ascii="Consolas" w:hAnsi="Consolas"/>
          <w:color w:val="000000"/>
          <w:sz w:val="21"/>
          <w:szCs w:val="21"/>
          <w:lang w:val="en-US" w:eastAsia="zh-CN"/>
        </w:rPr>
        <w:t>=</w:t>
      </w:r>
      <w:r w:rsidRPr="004B7578">
        <w:rPr>
          <w:rFonts w:ascii="Consolas" w:hAnsi="Consolas"/>
          <w:color w:val="0070C1"/>
          <w:sz w:val="21"/>
          <w:szCs w:val="21"/>
          <w:lang w:val="en-US" w:eastAsia="zh-CN"/>
        </w:rPr>
        <w:t>True</w:t>
      </w:r>
      <w:r w:rsidRPr="004B7578">
        <w:rPr>
          <w:rFonts w:ascii="Consolas" w:hAnsi="Consolas"/>
          <w:color w:val="000000"/>
          <w:sz w:val="21"/>
          <w:szCs w:val="21"/>
          <w:lang w:val="en-US" w:eastAsia="zh-CN"/>
        </w:rPr>
        <w:t xml:space="preserve">, </w:t>
      </w:r>
      <w:r w:rsidRPr="004B7578">
        <w:rPr>
          <w:rFonts w:ascii="Consolas" w:hAnsi="Consolas"/>
          <w:color w:val="001080"/>
          <w:sz w:val="21"/>
          <w:szCs w:val="21"/>
          <w:lang w:val="en-US" w:eastAsia="zh-CN"/>
        </w:rPr>
        <w:t>random_state</w:t>
      </w:r>
      <w:r w:rsidRPr="004B7578">
        <w:rPr>
          <w:rFonts w:ascii="Consolas" w:hAnsi="Consolas"/>
          <w:color w:val="000000"/>
          <w:sz w:val="21"/>
          <w:szCs w:val="21"/>
          <w:lang w:val="en-US" w:eastAsia="zh-CN"/>
        </w:rPr>
        <w:t>=</w:t>
      </w:r>
      <w:r w:rsidRPr="004B7578">
        <w:rPr>
          <w:rFonts w:ascii="Consolas" w:hAnsi="Consolas"/>
          <w:color w:val="098658"/>
          <w:sz w:val="21"/>
          <w:szCs w:val="21"/>
          <w:lang w:val="en-US" w:eastAsia="zh-CN"/>
        </w:rPr>
        <w:t>42</w:t>
      </w:r>
      <w:r w:rsidRPr="004B7578">
        <w:rPr>
          <w:rFonts w:ascii="Consolas" w:hAnsi="Consolas"/>
          <w:color w:val="000000"/>
          <w:sz w:val="21"/>
          <w:szCs w:val="21"/>
          <w:lang w:val="en-US" w:eastAsia="zh-CN"/>
        </w:rPr>
        <w:t>)</w:t>
      </w:r>
    </w:p>
    <w:p w14:paraId="03F4205F" w14:textId="0D6A624E" w:rsidR="004B7578" w:rsidRDefault="00373F2A" w:rsidP="00C353FC">
      <w:pPr>
        <w:ind w:firstLine="720"/>
        <w:jc w:val="both"/>
      </w:pPr>
      <w:r w:rsidRPr="00373F2A">
        <w:t>Trong quá trình huấn luyện, mô hình được đánh giá bằng chỉ số ROC-AUC trên tập validation thông qua cross-validation. Sau đó mô hình được huấn luyện lại trên toàn bộ tập train và kiểm tra trên tập test để thu thập các chỉ số Accuracy, Precision, Recall, F1-score và AUC.</w:t>
      </w:r>
    </w:p>
    <w:p w14:paraId="38609A85" w14:textId="4CA6445F" w:rsidR="00755EC5" w:rsidRPr="003D2D5A" w:rsidRDefault="00755EC5" w:rsidP="00C35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en-US" w:eastAsia="zh-CN"/>
        </w:rPr>
      </w:pPr>
      <w:r w:rsidRPr="003D2D5A">
        <w:rPr>
          <w:rFonts w:ascii="Consolas" w:hAnsi="Consolas"/>
          <w:color w:val="001080"/>
          <w:sz w:val="21"/>
          <w:szCs w:val="21"/>
          <w:lang w:val="en-US" w:eastAsia="zh-CN"/>
        </w:rPr>
        <w:t>cv_auc</w:t>
      </w:r>
      <w:r w:rsidRPr="003D2D5A">
        <w:rPr>
          <w:rFonts w:ascii="Consolas" w:hAnsi="Consolas"/>
          <w:color w:val="000000"/>
          <w:sz w:val="21"/>
          <w:szCs w:val="21"/>
          <w:lang w:val="en-US" w:eastAsia="zh-CN"/>
        </w:rPr>
        <w:t xml:space="preserve"> = </w:t>
      </w:r>
      <w:r w:rsidRPr="003D2D5A">
        <w:rPr>
          <w:rFonts w:ascii="Consolas" w:hAnsi="Consolas"/>
          <w:color w:val="795E26"/>
          <w:sz w:val="21"/>
          <w:szCs w:val="21"/>
          <w:lang w:val="en-US" w:eastAsia="zh-CN"/>
        </w:rPr>
        <w:t>cross_val_</w:t>
      </w:r>
      <w:proofErr w:type="gramStart"/>
      <w:r w:rsidRPr="003D2D5A">
        <w:rPr>
          <w:rFonts w:ascii="Consolas" w:hAnsi="Consolas"/>
          <w:color w:val="795E26"/>
          <w:sz w:val="21"/>
          <w:szCs w:val="21"/>
          <w:lang w:val="en-US" w:eastAsia="zh-CN"/>
        </w:rPr>
        <w:t>score</w:t>
      </w:r>
      <w:r w:rsidRPr="003D2D5A">
        <w:rPr>
          <w:rFonts w:ascii="Consolas" w:hAnsi="Consolas"/>
          <w:color w:val="000000"/>
          <w:sz w:val="21"/>
          <w:szCs w:val="21"/>
          <w:lang w:val="en-US" w:eastAsia="zh-CN"/>
        </w:rPr>
        <w:t>(</w:t>
      </w:r>
      <w:proofErr w:type="gramEnd"/>
      <w:r w:rsidRPr="003D2D5A">
        <w:rPr>
          <w:rFonts w:ascii="Consolas" w:hAnsi="Consolas"/>
          <w:color w:val="001080"/>
          <w:sz w:val="21"/>
          <w:szCs w:val="21"/>
          <w:lang w:val="en-US" w:eastAsia="zh-CN"/>
        </w:rPr>
        <w:t>pipeline</w:t>
      </w:r>
      <w:r w:rsidRPr="003D2D5A">
        <w:rPr>
          <w:rFonts w:ascii="Consolas" w:hAnsi="Consolas"/>
          <w:color w:val="000000"/>
          <w:sz w:val="21"/>
          <w:szCs w:val="21"/>
          <w:lang w:val="en-US" w:eastAsia="zh-CN"/>
        </w:rPr>
        <w:t xml:space="preserve">, </w:t>
      </w:r>
      <w:r w:rsidRPr="003D2D5A">
        <w:rPr>
          <w:rFonts w:ascii="Consolas" w:hAnsi="Consolas"/>
          <w:color w:val="001080"/>
          <w:sz w:val="21"/>
          <w:szCs w:val="21"/>
          <w:lang w:val="en-US" w:eastAsia="zh-CN"/>
        </w:rPr>
        <w:t>X_train</w:t>
      </w:r>
      <w:r w:rsidRPr="003D2D5A">
        <w:rPr>
          <w:rFonts w:ascii="Consolas" w:hAnsi="Consolas"/>
          <w:color w:val="000000"/>
          <w:sz w:val="21"/>
          <w:szCs w:val="21"/>
          <w:lang w:val="en-US" w:eastAsia="zh-CN"/>
        </w:rPr>
        <w:t xml:space="preserve">, </w:t>
      </w:r>
      <w:r w:rsidRPr="003D2D5A">
        <w:rPr>
          <w:rFonts w:ascii="Consolas" w:hAnsi="Consolas"/>
          <w:color w:val="001080"/>
          <w:sz w:val="21"/>
          <w:szCs w:val="21"/>
          <w:lang w:val="en-US" w:eastAsia="zh-CN"/>
        </w:rPr>
        <w:t>y_train</w:t>
      </w:r>
      <w:r w:rsidRPr="003D2D5A">
        <w:rPr>
          <w:rFonts w:ascii="Consolas" w:hAnsi="Consolas"/>
          <w:color w:val="000000"/>
          <w:sz w:val="21"/>
          <w:szCs w:val="21"/>
          <w:lang w:val="en-US" w:eastAsia="zh-CN"/>
        </w:rPr>
        <w:t>,</w:t>
      </w:r>
      <w:r w:rsidR="00B044F7">
        <w:rPr>
          <w:rFonts w:ascii="Consolas" w:hAnsi="Consolas"/>
          <w:color w:val="000000"/>
          <w:sz w:val="21"/>
          <w:szCs w:val="21"/>
          <w:lang w:val="en-US" w:eastAsia="zh-CN"/>
        </w:rPr>
        <w:t xml:space="preserve"> </w:t>
      </w:r>
      <w:r w:rsidRPr="003D2D5A">
        <w:rPr>
          <w:rFonts w:ascii="Consolas" w:hAnsi="Consolas"/>
          <w:color w:val="001080"/>
          <w:sz w:val="21"/>
          <w:szCs w:val="21"/>
          <w:lang w:val="en-US" w:eastAsia="zh-CN"/>
        </w:rPr>
        <w:t>cv</w:t>
      </w:r>
      <w:r w:rsidRPr="003D2D5A">
        <w:rPr>
          <w:rFonts w:ascii="Consolas" w:hAnsi="Consolas"/>
          <w:color w:val="000000"/>
          <w:sz w:val="21"/>
          <w:szCs w:val="21"/>
          <w:lang w:val="en-US" w:eastAsia="zh-CN"/>
        </w:rPr>
        <w:t>=</w:t>
      </w:r>
      <w:r w:rsidRPr="003D2D5A">
        <w:rPr>
          <w:rFonts w:ascii="Consolas" w:hAnsi="Consolas"/>
          <w:color w:val="001080"/>
          <w:sz w:val="21"/>
          <w:szCs w:val="21"/>
          <w:lang w:val="en-US" w:eastAsia="zh-CN"/>
        </w:rPr>
        <w:t>cv</w:t>
      </w:r>
      <w:r w:rsidRPr="003D2D5A">
        <w:rPr>
          <w:rFonts w:ascii="Consolas" w:hAnsi="Consolas"/>
          <w:color w:val="000000"/>
          <w:sz w:val="21"/>
          <w:szCs w:val="21"/>
          <w:lang w:val="en-US" w:eastAsia="zh-CN"/>
        </w:rPr>
        <w:t xml:space="preserve">, </w:t>
      </w:r>
      <w:r w:rsidRPr="003D2D5A">
        <w:rPr>
          <w:rFonts w:ascii="Consolas" w:hAnsi="Consolas"/>
          <w:color w:val="001080"/>
          <w:sz w:val="21"/>
          <w:szCs w:val="21"/>
          <w:lang w:val="en-US" w:eastAsia="zh-CN"/>
        </w:rPr>
        <w:t>scoring</w:t>
      </w:r>
      <w:r w:rsidRPr="003D2D5A">
        <w:rPr>
          <w:rFonts w:ascii="Consolas" w:hAnsi="Consolas"/>
          <w:color w:val="000000"/>
          <w:sz w:val="21"/>
          <w:szCs w:val="21"/>
          <w:lang w:val="en-US" w:eastAsia="zh-CN"/>
        </w:rPr>
        <w:t>=</w:t>
      </w:r>
      <w:r w:rsidRPr="003D2D5A">
        <w:rPr>
          <w:rFonts w:ascii="Consolas" w:hAnsi="Consolas"/>
          <w:color w:val="A31515"/>
          <w:sz w:val="21"/>
          <w:szCs w:val="21"/>
          <w:lang w:val="en-US" w:eastAsia="zh-CN"/>
        </w:rPr>
        <w:t>'roc_auc'</w:t>
      </w:r>
      <w:r w:rsidRPr="003D2D5A">
        <w:rPr>
          <w:rFonts w:ascii="Consolas" w:hAnsi="Consolas"/>
          <w:color w:val="000000"/>
          <w:sz w:val="21"/>
          <w:szCs w:val="21"/>
          <w:lang w:val="en-US" w:eastAsia="zh-CN"/>
        </w:rPr>
        <w:t xml:space="preserve">, </w:t>
      </w:r>
      <w:r w:rsidRPr="003D2D5A">
        <w:rPr>
          <w:rFonts w:ascii="Consolas" w:hAnsi="Consolas"/>
          <w:color w:val="001080"/>
          <w:sz w:val="21"/>
          <w:szCs w:val="21"/>
          <w:lang w:val="en-US" w:eastAsia="zh-CN"/>
        </w:rPr>
        <w:t>n_jobs</w:t>
      </w:r>
      <w:r w:rsidRPr="003D2D5A">
        <w:rPr>
          <w:rFonts w:ascii="Consolas" w:hAnsi="Consolas"/>
          <w:color w:val="000000"/>
          <w:sz w:val="21"/>
          <w:szCs w:val="21"/>
          <w:lang w:val="en-US" w:eastAsia="zh-CN"/>
        </w:rPr>
        <w:t>=-</w:t>
      </w:r>
      <w:r w:rsidRPr="003D2D5A">
        <w:rPr>
          <w:rFonts w:ascii="Consolas" w:hAnsi="Consolas"/>
          <w:color w:val="098658"/>
          <w:sz w:val="21"/>
          <w:szCs w:val="21"/>
          <w:lang w:val="en-US" w:eastAsia="zh-CN"/>
        </w:rPr>
        <w:t>1</w:t>
      </w:r>
      <w:r w:rsidRPr="003D2D5A">
        <w:rPr>
          <w:rFonts w:ascii="Consolas" w:hAnsi="Consolas"/>
          <w:color w:val="000000"/>
          <w:sz w:val="21"/>
          <w:szCs w:val="21"/>
          <w:lang w:val="en-US" w:eastAsia="zh-CN"/>
        </w:rPr>
        <w:t>)</w:t>
      </w:r>
    </w:p>
    <w:p w14:paraId="0884F842" w14:textId="77777777" w:rsidR="00373F2A" w:rsidRDefault="00373F2A" w:rsidP="00C353FC">
      <w:pPr>
        <w:rPr>
          <w:lang w:val="en-US"/>
        </w:rPr>
      </w:pPr>
    </w:p>
    <w:p w14:paraId="1D88F37E" w14:textId="71BEBBE4" w:rsidR="00575DF1" w:rsidRDefault="00E226B1" w:rsidP="00C353FC">
      <w:pPr>
        <w:jc w:val="both"/>
        <w:rPr>
          <w:b/>
          <w:bCs/>
          <w:lang w:val="en-US"/>
        </w:rPr>
      </w:pPr>
      <w:r>
        <w:rPr>
          <w:b/>
          <w:bCs/>
          <w:lang w:val="en-US"/>
        </w:rPr>
        <w:t>Đánh giá và so sánh hiệu suất các mô hình máy học</w:t>
      </w:r>
    </w:p>
    <w:p w14:paraId="1EC60FD1" w14:textId="393D8957" w:rsidR="00DF16F3" w:rsidRPr="007B0087" w:rsidRDefault="00167446" w:rsidP="00C353FC">
      <w:pPr>
        <w:jc w:val="both"/>
        <w:rPr>
          <w:lang w:val="en-US"/>
        </w:rPr>
      </w:pPr>
      <w:r w:rsidRPr="00167446">
        <w:rPr>
          <w:noProof/>
          <w:lang w:val="en-US"/>
        </w:rPr>
        <w:lastRenderedPageBreak/>
        <w:drawing>
          <wp:inline distT="0" distB="0" distL="0" distR="0" wp14:anchorId="08CAA11B" wp14:editId="6FC29F7A">
            <wp:extent cx="5732335" cy="1550670"/>
            <wp:effectExtent l="19050" t="19050" r="20955" b="11430"/>
            <wp:docPr id="157495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1173" name=""/>
                    <pic:cNvPicPr/>
                  </pic:nvPicPr>
                  <pic:blipFill>
                    <a:blip r:embed="rId77"/>
                    <a:stretch>
                      <a:fillRect/>
                    </a:stretch>
                  </pic:blipFill>
                  <pic:spPr>
                    <a:xfrm>
                      <a:off x="0" y="0"/>
                      <a:ext cx="5735449" cy="1551512"/>
                    </a:xfrm>
                    <a:prstGeom prst="rect">
                      <a:avLst/>
                    </a:prstGeom>
                    <a:ln>
                      <a:solidFill>
                        <a:schemeClr val="tx1"/>
                      </a:solidFill>
                    </a:ln>
                  </pic:spPr>
                </pic:pic>
              </a:graphicData>
            </a:graphic>
          </wp:inline>
        </w:drawing>
      </w:r>
    </w:p>
    <w:p w14:paraId="449EB86A" w14:textId="77777777" w:rsidR="00706C11" w:rsidRPr="00706C11" w:rsidRDefault="00706C11" w:rsidP="00C353FC">
      <w:pPr>
        <w:jc w:val="both"/>
        <w:rPr>
          <w:b/>
          <w:bCs/>
          <w:lang w:val="en-US"/>
        </w:rPr>
      </w:pPr>
      <w:r w:rsidRPr="00706C11">
        <w:rPr>
          <w:b/>
          <w:bCs/>
          <w:lang w:val="en-US"/>
        </w:rPr>
        <w:t>Nhận xét:</w:t>
      </w:r>
    </w:p>
    <w:p w14:paraId="18159613" w14:textId="1EC160AD" w:rsidR="00706C11" w:rsidRPr="00706C11" w:rsidRDefault="00706C11" w:rsidP="00C353FC">
      <w:pPr>
        <w:pStyle w:val="ListParagraph"/>
        <w:numPr>
          <w:ilvl w:val="0"/>
          <w:numId w:val="7"/>
        </w:numPr>
        <w:ind w:left="0"/>
        <w:jc w:val="both"/>
        <w:rPr>
          <w:lang w:val="en-US"/>
        </w:rPr>
      </w:pPr>
      <w:r w:rsidRPr="00706C11">
        <w:rPr>
          <w:lang w:val="en-US"/>
        </w:rPr>
        <w:t xml:space="preserve">Logistic Regression đạt Test AUC cao nhất (0.8242). </w:t>
      </w:r>
    </w:p>
    <w:p w14:paraId="0F2B0908" w14:textId="39F3DDBE" w:rsidR="00706C11" w:rsidRPr="00706C11" w:rsidRDefault="00706C11" w:rsidP="00C353FC">
      <w:pPr>
        <w:pStyle w:val="ListParagraph"/>
        <w:numPr>
          <w:ilvl w:val="0"/>
          <w:numId w:val="7"/>
        </w:numPr>
        <w:ind w:left="0"/>
        <w:jc w:val="both"/>
        <w:rPr>
          <w:lang w:val="en-US"/>
        </w:rPr>
      </w:pPr>
      <w:r w:rsidRPr="00706C11">
        <w:rPr>
          <w:lang w:val="en-US"/>
        </w:rPr>
        <w:t xml:space="preserve">Random Forest có hiệu năng tương đương nhưng không vượt trội. </w:t>
      </w:r>
    </w:p>
    <w:p w14:paraId="01063F3E" w14:textId="575A7908" w:rsidR="00706C11" w:rsidRPr="00706C11" w:rsidRDefault="00706C11" w:rsidP="00C353FC">
      <w:pPr>
        <w:pStyle w:val="ListParagraph"/>
        <w:numPr>
          <w:ilvl w:val="0"/>
          <w:numId w:val="7"/>
        </w:numPr>
        <w:ind w:left="0"/>
        <w:jc w:val="both"/>
        <w:rPr>
          <w:lang w:val="en-US"/>
        </w:rPr>
      </w:pPr>
      <w:r w:rsidRPr="00706C11">
        <w:rPr>
          <w:lang w:val="en-US"/>
        </w:rPr>
        <w:t xml:space="preserve">Gradient Boosting cho F1-score cao nhất, thể hiện sự cân bằng tốt hơn giữa precision và recall. </w:t>
      </w:r>
    </w:p>
    <w:p w14:paraId="67B4DE00" w14:textId="2D14FFDD" w:rsidR="00706C11" w:rsidRPr="00706C11" w:rsidRDefault="00706C11" w:rsidP="00C353FC">
      <w:pPr>
        <w:pStyle w:val="ListParagraph"/>
        <w:numPr>
          <w:ilvl w:val="0"/>
          <w:numId w:val="7"/>
        </w:numPr>
        <w:ind w:left="0"/>
        <w:jc w:val="both"/>
        <w:rPr>
          <w:lang w:val="en-US"/>
        </w:rPr>
      </w:pPr>
      <w:r w:rsidRPr="00706C11">
        <w:rPr>
          <w:lang w:val="en-US"/>
        </w:rPr>
        <w:t>Tất cả mô hình đều đạt recall rất cao (&gt;0.93), phù hợp mục tiêu y tế là hạn chế bỏ sót bệnh nhân.</w:t>
      </w:r>
    </w:p>
    <w:p w14:paraId="4DF9FB5D" w14:textId="77777777" w:rsidR="00AB0DAE" w:rsidRPr="00AB0DAE" w:rsidRDefault="00AB0DAE" w:rsidP="00C353FC">
      <w:pPr>
        <w:ind w:firstLine="360"/>
        <w:jc w:val="both"/>
        <w:rPr>
          <w:lang w:val="en-US"/>
        </w:rPr>
      </w:pPr>
      <w:r w:rsidRPr="00AB0DAE">
        <w:rPr>
          <w:lang w:val="en-US"/>
        </w:rPr>
        <w:t>Xét theo mục tiêu bài toán (tối ưu phát hiện bệnh), Logistic Regression được chọn là mô hình tốt nhất do:</w:t>
      </w:r>
    </w:p>
    <w:p w14:paraId="0A2CEE23" w14:textId="015966E1" w:rsidR="00AB0DAE" w:rsidRPr="00AB0DAE" w:rsidRDefault="00AB0DAE" w:rsidP="00C353FC">
      <w:pPr>
        <w:pStyle w:val="ListParagraph"/>
        <w:numPr>
          <w:ilvl w:val="0"/>
          <w:numId w:val="7"/>
        </w:numPr>
        <w:ind w:left="0"/>
        <w:jc w:val="both"/>
        <w:rPr>
          <w:lang w:val="en-US"/>
        </w:rPr>
      </w:pPr>
      <w:r w:rsidRPr="00AB0DAE">
        <w:rPr>
          <w:lang w:val="en-US"/>
        </w:rPr>
        <w:t xml:space="preserve">AUC cao nhất </w:t>
      </w:r>
    </w:p>
    <w:p w14:paraId="78B875E6" w14:textId="7FCD4C6A" w:rsidR="00AB0DAE" w:rsidRPr="00AB0DAE" w:rsidRDefault="00AB0DAE" w:rsidP="00C353FC">
      <w:pPr>
        <w:pStyle w:val="ListParagraph"/>
        <w:numPr>
          <w:ilvl w:val="0"/>
          <w:numId w:val="7"/>
        </w:numPr>
        <w:ind w:left="0"/>
        <w:jc w:val="both"/>
        <w:rPr>
          <w:lang w:val="en-US"/>
        </w:rPr>
      </w:pPr>
      <w:r w:rsidRPr="00AB0DAE">
        <w:rPr>
          <w:lang w:val="en-US"/>
        </w:rPr>
        <w:t xml:space="preserve">Recall gần như tối đa (0.9754) </w:t>
      </w:r>
    </w:p>
    <w:p w14:paraId="1DA0A106" w14:textId="77777777" w:rsidR="00167446" w:rsidRPr="00706C11" w:rsidRDefault="00167446" w:rsidP="00C353FC">
      <w:pPr>
        <w:rPr>
          <w:b/>
          <w:bCs/>
          <w:lang w:val="en-US"/>
        </w:rPr>
      </w:pPr>
    </w:p>
    <w:p w14:paraId="6B3F07A1" w14:textId="77777777" w:rsidR="00C54145" w:rsidRDefault="00AB0DAE" w:rsidP="00C353FC">
      <w:pPr>
        <w:keepNext/>
      </w:pPr>
      <w:r w:rsidRPr="00AB0DAE">
        <w:rPr>
          <w:b/>
          <w:bCs/>
          <w:noProof/>
          <w:sz w:val="32"/>
          <w:szCs w:val="32"/>
        </w:rPr>
        <w:drawing>
          <wp:inline distT="0" distB="0" distL="0" distR="0" wp14:anchorId="030F53B1" wp14:editId="4A89FDC5">
            <wp:extent cx="5734050" cy="2261152"/>
            <wp:effectExtent l="19050" t="19050" r="19050" b="25400"/>
            <wp:docPr id="40156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62720" name=""/>
                    <pic:cNvPicPr/>
                  </pic:nvPicPr>
                  <pic:blipFill>
                    <a:blip r:embed="rId78"/>
                    <a:stretch>
                      <a:fillRect/>
                    </a:stretch>
                  </pic:blipFill>
                  <pic:spPr>
                    <a:xfrm>
                      <a:off x="0" y="0"/>
                      <a:ext cx="5745776" cy="2265776"/>
                    </a:xfrm>
                    <a:prstGeom prst="rect">
                      <a:avLst/>
                    </a:prstGeom>
                    <a:ln>
                      <a:solidFill>
                        <a:schemeClr val="tx1"/>
                      </a:solidFill>
                    </a:ln>
                  </pic:spPr>
                </pic:pic>
              </a:graphicData>
            </a:graphic>
          </wp:inline>
        </w:drawing>
      </w:r>
    </w:p>
    <w:p w14:paraId="7CE89FB5" w14:textId="482CB1D1" w:rsidR="00AB0DAE" w:rsidRPr="0051394A" w:rsidRDefault="00C54145" w:rsidP="00C353FC">
      <w:pPr>
        <w:pStyle w:val="Caption"/>
        <w:jc w:val="center"/>
        <w:rPr>
          <w:b/>
          <w:color w:val="000000" w:themeColor="text1"/>
          <w:sz w:val="26"/>
          <w:szCs w:val="26"/>
        </w:rPr>
      </w:pPr>
      <w:bookmarkStart w:id="106" w:name="_Toc230335502"/>
      <w:r w:rsidRPr="001F5ACE">
        <w:rPr>
          <w:color w:val="000000" w:themeColor="text1"/>
          <w:sz w:val="26"/>
          <w:szCs w:val="26"/>
        </w:rPr>
        <w:t xml:space="preserve">Hình </w:t>
      </w:r>
      <w:r w:rsidRPr="001F5ACE">
        <w:rPr>
          <w:color w:val="000000" w:themeColor="text1"/>
          <w:sz w:val="26"/>
          <w:szCs w:val="26"/>
        </w:rPr>
        <w:fldChar w:fldCharType="begin"/>
      </w:r>
      <w:r w:rsidRPr="001F5ACE">
        <w:rPr>
          <w:color w:val="000000" w:themeColor="text1"/>
          <w:sz w:val="26"/>
          <w:szCs w:val="26"/>
        </w:rPr>
        <w:instrText xml:space="preserve"> SEQ Figure \* ARABIC </w:instrText>
      </w:r>
      <w:r w:rsidRPr="001F5ACE">
        <w:rPr>
          <w:color w:val="000000" w:themeColor="text1"/>
          <w:sz w:val="26"/>
          <w:szCs w:val="26"/>
        </w:rPr>
        <w:fldChar w:fldCharType="separate"/>
      </w:r>
      <w:r w:rsidRPr="001F5ACE">
        <w:rPr>
          <w:color w:val="000000" w:themeColor="text1"/>
          <w:sz w:val="26"/>
          <w:szCs w:val="26"/>
        </w:rPr>
        <w:t>46</w:t>
      </w:r>
      <w:r w:rsidRPr="001F5ACE">
        <w:rPr>
          <w:color w:val="000000" w:themeColor="text1"/>
          <w:sz w:val="26"/>
          <w:szCs w:val="26"/>
        </w:rPr>
        <w:fldChar w:fldCharType="end"/>
      </w:r>
      <w:r w:rsidRPr="001F5ACE">
        <w:rPr>
          <w:color w:val="000000" w:themeColor="text1"/>
          <w:sz w:val="26"/>
          <w:szCs w:val="26"/>
        </w:rPr>
        <w:t xml:space="preserve">: </w:t>
      </w:r>
      <w:r w:rsidR="001F5ACE" w:rsidRPr="001F5ACE">
        <w:rPr>
          <w:color w:val="000000" w:themeColor="text1"/>
          <w:sz w:val="26"/>
          <w:szCs w:val="26"/>
        </w:rPr>
        <w:t>Đánh giá hiệu suất mô hình dự đoán</w:t>
      </w:r>
      <w:bookmarkEnd w:id="106"/>
    </w:p>
    <w:p w14:paraId="70963B81" w14:textId="0AAB6464" w:rsidR="009231E8" w:rsidRPr="003B01BE" w:rsidRDefault="009231E8" w:rsidP="00C353FC">
      <w:pPr>
        <w:jc w:val="both"/>
      </w:pPr>
      <w:r w:rsidRPr="009231E8">
        <w:rPr>
          <w:lang w:val="en-US"/>
        </w:rPr>
        <w:t xml:space="preserve">Từ không gian kiểm thử độc lập gồm </w:t>
      </w:r>
      <w:r w:rsidRPr="009231E8">
        <w:rPr>
          <w:b/>
          <w:bCs/>
          <w:lang w:val="en-US"/>
        </w:rPr>
        <w:t>1,166 mẫu</w:t>
      </w:r>
      <w:r w:rsidRPr="009231E8">
        <w:rPr>
          <w:lang w:val="en-US"/>
        </w:rPr>
        <w:t xml:space="preserve"> (760 ca thực tế Không mắc và 406 ca thực tế Mắc </w:t>
      </w:r>
      <w:r w:rsidR="00A01B15">
        <w:rPr>
          <w:lang w:val="en-US"/>
        </w:rPr>
        <w:t>CHA</w:t>
      </w:r>
      <w:r w:rsidRPr="009231E8">
        <w:rPr>
          <w:lang w:val="en-US"/>
        </w:rPr>
        <w:t>), ma trận nhầm lẫn của mô hình Logistic Regression được xác định như sau:</w:t>
      </w:r>
    </w:p>
    <w:p w14:paraId="4E75C291" w14:textId="6FB2FC24" w:rsidR="009231E8" w:rsidRPr="00DE3C59" w:rsidRDefault="009231E8" w:rsidP="00C353FC">
      <w:pPr>
        <w:pStyle w:val="ListParagraph"/>
        <w:numPr>
          <w:ilvl w:val="0"/>
          <w:numId w:val="7"/>
        </w:numPr>
        <w:ind w:left="0"/>
        <w:jc w:val="both"/>
        <w:rPr>
          <w:lang w:val="en-US"/>
        </w:rPr>
      </w:pPr>
      <w:r w:rsidRPr="00DE3C59">
        <w:rPr>
          <w:b/>
          <w:bCs/>
          <w:lang w:val="en-US"/>
        </w:rPr>
        <w:t>True Positive (TP) = 39</w:t>
      </w:r>
      <w:r w:rsidR="00EF5CCA" w:rsidRPr="00DE3C59">
        <w:rPr>
          <w:b/>
          <w:bCs/>
          <w:lang w:val="en-US"/>
        </w:rPr>
        <w:t>6</w:t>
      </w:r>
      <w:r w:rsidR="00B74D26">
        <w:rPr>
          <w:b/>
          <w:bCs/>
          <w:lang w:val="en-US"/>
        </w:rPr>
        <w:t xml:space="preserve">: </w:t>
      </w:r>
      <w:r w:rsidRPr="00DE3C59">
        <w:rPr>
          <w:lang w:val="en-US"/>
        </w:rPr>
        <w:t xml:space="preserve">Có 398 bệnh nhân thực sự mắc </w:t>
      </w:r>
      <w:r w:rsidR="00EF5CCA" w:rsidRPr="00DE3C59">
        <w:rPr>
          <w:lang w:val="en-US"/>
        </w:rPr>
        <w:t>cao</w:t>
      </w:r>
      <w:r w:rsidRPr="00DE3C59">
        <w:rPr>
          <w:lang w:val="en-US"/>
        </w:rPr>
        <w:t xml:space="preserve"> huyết áp được mô hình dự đoán đúng là “Mắc </w:t>
      </w:r>
      <w:r w:rsidR="00EF5CCA" w:rsidRPr="00DE3C59">
        <w:rPr>
          <w:lang w:val="en-US"/>
        </w:rPr>
        <w:t>C</w:t>
      </w:r>
      <w:r w:rsidR="00346DB5">
        <w:rPr>
          <w:lang w:val="en-US"/>
        </w:rPr>
        <w:t>ao huyết áp</w:t>
      </w:r>
      <w:r w:rsidRPr="00DE3C59">
        <w:rPr>
          <w:lang w:val="en-US"/>
        </w:rPr>
        <w:t xml:space="preserve">”. </w:t>
      </w:r>
    </w:p>
    <w:p w14:paraId="16B61483" w14:textId="13BC9CFB" w:rsidR="009231E8" w:rsidRPr="00DE3C59" w:rsidRDefault="009231E8" w:rsidP="00C353FC">
      <w:pPr>
        <w:pStyle w:val="ListParagraph"/>
        <w:numPr>
          <w:ilvl w:val="0"/>
          <w:numId w:val="7"/>
        </w:numPr>
        <w:ind w:left="0"/>
        <w:jc w:val="both"/>
        <w:rPr>
          <w:lang w:val="en-US"/>
        </w:rPr>
      </w:pPr>
      <w:r w:rsidRPr="00DE3C59">
        <w:rPr>
          <w:b/>
          <w:bCs/>
          <w:lang w:val="en-US"/>
        </w:rPr>
        <w:t xml:space="preserve">False Negative (FN) = </w:t>
      </w:r>
      <w:r w:rsidR="00EF5CCA" w:rsidRPr="00DE3C59">
        <w:rPr>
          <w:b/>
          <w:bCs/>
          <w:lang w:val="en-US"/>
        </w:rPr>
        <w:t>10</w:t>
      </w:r>
      <w:r w:rsidR="00B74D26">
        <w:rPr>
          <w:lang w:val="en-US"/>
        </w:rPr>
        <w:t xml:space="preserve">: </w:t>
      </w:r>
      <w:r w:rsidRPr="00DE3C59">
        <w:rPr>
          <w:lang w:val="en-US"/>
        </w:rPr>
        <w:t xml:space="preserve">Có 8 bệnh nhân thực sự mắc </w:t>
      </w:r>
      <w:r w:rsidR="00A01B15">
        <w:rPr>
          <w:lang w:val="en-US"/>
        </w:rPr>
        <w:t>CHA</w:t>
      </w:r>
      <w:r w:rsidRPr="00DE3C59">
        <w:rPr>
          <w:lang w:val="en-US"/>
        </w:rPr>
        <w:t xml:space="preserve"> nhưng bị mô hình bỏ sót, dự đoán nhầm sang “Không mắc”. </w:t>
      </w:r>
    </w:p>
    <w:p w14:paraId="623DA547" w14:textId="78BD18CC" w:rsidR="009231E8" w:rsidRPr="00DE3C59" w:rsidRDefault="009231E8" w:rsidP="00C353FC">
      <w:pPr>
        <w:pStyle w:val="ListParagraph"/>
        <w:numPr>
          <w:ilvl w:val="0"/>
          <w:numId w:val="7"/>
        </w:numPr>
        <w:ind w:left="0"/>
        <w:jc w:val="both"/>
        <w:rPr>
          <w:lang w:val="en-US"/>
        </w:rPr>
      </w:pPr>
      <w:r w:rsidRPr="00DE3C59">
        <w:rPr>
          <w:b/>
          <w:bCs/>
          <w:lang w:val="en-US"/>
        </w:rPr>
        <w:t>True Negative (TN) = 25</w:t>
      </w:r>
      <w:r w:rsidR="00EF5CCA" w:rsidRPr="00DE3C59">
        <w:rPr>
          <w:b/>
          <w:bCs/>
          <w:lang w:val="en-US"/>
        </w:rPr>
        <w:t>9</w:t>
      </w:r>
      <w:r w:rsidR="00B74D26">
        <w:rPr>
          <w:lang w:val="en-US"/>
        </w:rPr>
        <w:t xml:space="preserve">: </w:t>
      </w:r>
      <w:r w:rsidRPr="00DE3C59">
        <w:rPr>
          <w:lang w:val="en-US"/>
        </w:rPr>
        <w:t xml:space="preserve">Có 258 người không mắc bệnh được mô hình phân loại chính xác. </w:t>
      </w:r>
    </w:p>
    <w:p w14:paraId="0CF60B7A" w14:textId="5D6EAA41" w:rsidR="00B74D26" w:rsidRPr="006F7107" w:rsidRDefault="009231E8" w:rsidP="00C353FC">
      <w:pPr>
        <w:pStyle w:val="ListParagraph"/>
        <w:numPr>
          <w:ilvl w:val="0"/>
          <w:numId w:val="7"/>
        </w:numPr>
        <w:ind w:left="0"/>
        <w:jc w:val="both"/>
        <w:rPr>
          <w:lang w:val="en-US"/>
        </w:rPr>
      </w:pPr>
      <w:r w:rsidRPr="00DE3C59">
        <w:rPr>
          <w:b/>
          <w:bCs/>
          <w:lang w:val="en-US"/>
        </w:rPr>
        <w:t>False Positive (FP) = 50</w:t>
      </w:r>
      <w:r w:rsidR="00EF5CCA" w:rsidRPr="00DE3C59">
        <w:rPr>
          <w:b/>
          <w:bCs/>
          <w:lang w:val="en-US"/>
        </w:rPr>
        <w:t>1</w:t>
      </w:r>
      <w:r w:rsidR="00B74D26">
        <w:rPr>
          <w:lang w:val="en-US"/>
        </w:rPr>
        <w:t xml:space="preserve">: </w:t>
      </w:r>
      <w:r w:rsidRPr="00DE3C59">
        <w:rPr>
          <w:lang w:val="en-US"/>
        </w:rPr>
        <w:t xml:space="preserve">Có 502 trường hợp không mắc bệnh nhưng bị mô hình dự đoán nhầm là “Mắc </w:t>
      </w:r>
      <w:r w:rsidR="00EF5CCA" w:rsidRPr="00DE3C59">
        <w:rPr>
          <w:lang w:val="en-US"/>
        </w:rPr>
        <w:t>C</w:t>
      </w:r>
      <w:r w:rsidR="00346DB5">
        <w:rPr>
          <w:lang w:val="en-US"/>
        </w:rPr>
        <w:t>ao huyết áp</w:t>
      </w:r>
      <w:r w:rsidRPr="00DE3C59">
        <w:rPr>
          <w:lang w:val="en-US"/>
        </w:rPr>
        <w:t>”.</w:t>
      </w:r>
    </w:p>
    <w:p w14:paraId="639A5FDF" w14:textId="04C7C825" w:rsidR="00D95270" w:rsidRPr="00D95270" w:rsidRDefault="00D95270" w:rsidP="00C353FC">
      <w:pPr>
        <w:pStyle w:val="Heading1"/>
        <w:spacing w:line="276" w:lineRule="auto"/>
        <w:jc w:val="both"/>
      </w:pPr>
      <w:bookmarkStart w:id="107" w:name="_Toc230601886"/>
      <w:r w:rsidRPr="00D95270">
        <w:lastRenderedPageBreak/>
        <w:t>CHƯƠNG 4: KẾT LUẬN VÀ HƯỚNG PHÁT TRIỂN</w:t>
      </w:r>
      <w:bookmarkEnd w:id="107"/>
    </w:p>
    <w:p w14:paraId="282F09CE" w14:textId="1F5F4C84" w:rsidR="00D51F9A" w:rsidRPr="00D51F9A" w:rsidRDefault="00D95270" w:rsidP="00C353FC">
      <w:pPr>
        <w:pStyle w:val="Heading2"/>
        <w:spacing w:line="276" w:lineRule="auto"/>
        <w:ind w:firstLine="0"/>
        <w:jc w:val="both"/>
      </w:pPr>
      <w:bookmarkStart w:id="108" w:name="_Toc230601887"/>
      <w:r>
        <w:t>4.1 Tổng kết kết quả đạt được</w:t>
      </w:r>
      <w:bookmarkEnd w:id="108"/>
    </w:p>
    <w:p w14:paraId="42ED95A2" w14:textId="0F704D54" w:rsidR="000A3AE0" w:rsidRPr="00B746E6" w:rsidRDefault="000E77A9" w:rsidP="00C353FC">
      <w:pPr>
        <w:pStyle w:val="Heading3"/>
      </w:pPr>
      <w:bookmarkStart w:id="109" w:name="_Toc230601888"/>
      <w:r>
        <w:t xml:space="preserve">4.1.1 </w:t>
      </w:r>
      <w:r w:rsidR="00C86F4C">
        <w:t>Bộ dữ liệu Student Depression Dataset</w:t>
      </w:r>
      <w:bookmarkEnd w:id="109"/>
    </w:p>
    <w:p w14:paraId="2AB0E53C" w14:textId="77777777" w:rsidR="003B71D5" w:rsidRPr="003B4ABB" w:rsidRDefault="003B71D5" w:rsidP="00C353FC">
      <w:pPr>
        <w:ind w:firstLine="720"/>
        <w:jc w:val="both"/>
        <w:rPr>
          <w:lang w:val="en-US"/>
        </w:rPr>
      </w:pPr>
      <w:r w:rsidRPr="003B4ABB">
        <w:rPr>
          <w:lang w:val="en-US"/>
        </w:rPr>
        <w:t xml:space="preserve">Về </w:t>
      </w:r>
      <w:r w:rsidRPr="00712BDB">
        <w:rPr>
          <w:lang w:val="en-US"/>
        </w:rPr>
        <w:t>phân tích khám phá dữ liệu</w:t>
      </w:r>
      <w:r w:rsidRPr="003B4ABB">
        <w:rPr>
          <w:lang w:val="en-US"/>
        </w:rPr>
        <w:t>, nhóm đã xác định được các yếu tố có ảnh hưởng lớn nhất đến tình trạng trầm cảm ở sinh viên. Cụ thể, Academic Pressure và Financial Stress là hai yếu tố có tương quan mạnh nhất, với tỷ lệ trầm cảm tăng từ dưới 20% ở mức áp lực thấp lên đến 86–91% khi hai áp lực này cùng xuất hiện ở mức cao. Ngoài ra, Suicidal Thoughts có hệ số tương quan cao nhất với biến mục tiêu (r = 0,55), trong khi Dietary Habits và Sleep Duration thể hiện ảnh hưởng rõ ràng theo chiều hướng tiêu cực khi lối sống kém lành mạnh đi kèm với tỷ lệ trầm cảm cao hơn đáng kể.</w:t>
      </w:r>
    </w:p>
    <w:p w14:paraId="6EAB606E" w14:textId="77777777" w:rsidR="000C5BBA" w:rsidRPr="003B4ABB" w:rsidRDefault="000C5BBA" w:rsidP="00C353FC">
      <w:pPr>
        <w:ind w:firstLine="720"/>
        <w:jc w:val="both"/>
        <w:rPr>
          <w:lang w:val="en-US"/>
        </w:rPr>
      </w:pPr>
    </w:p>
    <w:p w14:paraId="5F56F7DA" w14:textId="5BE67728" w:rsidR="003B71D5" w:rsidRPr="003B4ABB" w:rsidRDefault="003B71D5" w:rsidP="00C353FC">
      <w:pPr>
        <w:ind w:firstLine="720"/>
        <w:jc w:val="both"/>
        <w:rPr>
          <w:lang w:val="en-US"/>
        </w:rPr>
      </w:pPr>
      <w:r w:rsidRPr="003B4ABB">
        <w:rPr>
          <w:lang w:val="en-US"/>
        </w:rPr>
        <w:t xml:space="preserve">Về </w:t>
      </w:r>
      <w:r w:rsidRPr="00712BDB">
        <w:rPr>
          <w:lang w:val="en-US"/>
        </w:rPr>
        <w:t>bài toán phân loại</w:t>
      </w:r>
      <w:r w:rsidRPr="003B4ABB">
        <w:rPr>
          <w:lang w:val="en-US"/>
        </w:rPr>
        <w:t xml:space="preserve">, ba mô hình học máy được xây dựng và so sánh gồm Logistic Regression, Random Forest và XGBoost. </w:t>
      </w:r>
      <w:r w:rsidRPr="00712BDB">
        <w:rPr>
          <w:b/>
          <w:lang w:val="en-US"/>
        </w:rPr>
        <w:t>Logistic Regression</w:t>
      </w:r>
      <w:r w:rsidRPr="003B4ABB">
        <w:rPr>
          <w:lang w:val="en-US"/>
        </w:rPr>
        <w:t xml:space="preserve"> được chọn là mô hình tốt nhất với độ chính xác 84,48%, F1-score đạt 0,869 và AUC đạt 0,918</w:t>
      </w:r>
      <w:r w:rsidR="004957E1">
        <w:rPr>
          <w:lang w:val="en-US"/>
        </w:rPr>
        <w:t>,</w:t>
      </w:r>
      <w:r w:rsidRPr="003B4ABB">
        <w:rPr>
          <w:lang w:val="en-US"/>
        </w:rPr>
        <w:t xml:space="preserve"> thể hiện khả năng phân biệt tốt giữa hai nhóm sinh viên có và không có dấu hiệu trầm cảm. Kết quả này cho thấy các đặc trưng trong bộ dữ liệu mang giá trị dự báo cao và phù hợp với các bài toán phân loại nhị phân trong lĩnh vực sức khỏe tâm thần.</w:t>
      </w:r>
    </w:p>
    <w:p w14:paraId="16468FD6" w14:textId="77777777" w:rsidR="000C5BBA" w:rsidRPr="003B4ABB" w:rsidRDefault="000C5BBA" w:rsidP="00C353FC">
      <w:pPr>
        <w:ind w:firstLine="720"/>
        <w:jc w:val="both"/>
        <w:rPr>
          <w:lang w:val="en-US"/>
        </w:rPr>
      </w:pPr>
    </w:p>
    <w:p w14:paraId="62FB49AE" w14:textId="50DB61AE" w:rsidR="009875CE" w:rsidRPr="009875CE" w:rsidRDefault="003B71D5" w:rsidP="00C353FC">
      <w:pPr>
        <w:ind w:firstLine="720"/>
      </w:pPr>
      <w:r w:rsidRPr="003B4ABB">
        <w:rPr>
          <w:lang w:val="en-US"/>
        </w:rPr>
        <w:t xml:space="preserve">Về </w:t>
      </w:r>
      <w:r w:rsidRPr="00712BDB">
        <w:rPr>
          <w:lang w:val="en-US"/>
        </w:rPr>
        <w:t>bài toán phân cụm</w:t>
      </w:r>
      <w:r w:rsidRPr="003B4ABB">
        <w:rPr>
          <w:lang w:val="en-US"/>
        </w:rPr>
        <w:t xml:space="preserve">, nhóm đã xây dựng 6 đặc trưng tổng hợp mới phản ánh tình trạng sức khỏe tâm thần toàn diện hơn so với các biến thô ban đầu. Sau khi giảm chiều bằng PCA và so sánh giữa K-Means và Hierarchical Clustering, K-Means với K = 3 được chọn là mô hình tối ưu với Silhouette Score đạt 0,503. Kết quả phân cụm xác định được ba nhóm sinh viên rõ ràng: </w:t>
      </w:r>
      <w:r w:rsidRPr="003B4ABB">
        <w:rPr>
          <w:b/>
          <w:bCs/>
          <w:lang w:val="en-US"/>
        </w:rPr>
        <w:t>High Risk</w:t>
      </w:r>
      <w:r w:rsidRPr="003B4ABB">
        <w:rPr>
          <w:lang w:val="en-US"/>
        </w:rPr>
        <w:t xml:space="preserve"> (37,7%), </w:t>
      </w:r>
      <w:r w:rsidRPr="003B4ABB">
        <w:rPr>
          <w:b/>
          <w:bCs/>
          <w:lang w:val="en-US"/>
        </w:rPr>
        <w:t>Moderate Stress</w:t>
      </w:r>
      <w:r w:rsidRPr="003B4ABB">
        <w:rPr>
          <w:lang w:val="en-US"/>
        </w:rPr>
        <w:t xml:space="preserve"> (34,8%) và </w:t>
      </w:r>
      <w:r w:rsidRPr="003B4ABB">
        <w:rPr>
          <w:b/>
          <w:bCs/>
          <w:lang w:val="en-US"/>
        </w:rPr>
        <w:t>Resilient</w:t>
      </w:r>
      <w:r w:rsidRPr="003B4ABB">
        <w:rPr>
          <w:lang w:val="en-US"/>
        </w:rPr>
        <w:t xml:space="preserve"> (27,5%), trong đó gần 4 trong 10 sinh viên thuộc nhóm nguy cơ cao</w:t>
      </w:r>
      <w:r w:rsidR="007A0B5D">
        <w:rPr>
          <w:lang w:val="en-US"/>
        </w:rPr>
        <w:t>.</w:t>
      </w:r>
      <w:r w:rsidRPr="003B4ABB">
        <w:rPr>
          <w:lang w:val="en-US"/>
        </w:rPr>
        <w:t xml:space="preserve"> </w:t>
      </w:r>
      <w:r w:rsidR="007A0B5D">
        <w:rPr>
          <w:lang w:val="en-US"/>
        </w:rPr>
        <w:t>Đ</w:t>
      </w:r>
      <w:r w:rsidRPr="003B4ABB">
        <w:rPr>
          <w:lang w:val="en-US"/>
        </w:rPr>
        <w:t>ây là phát hiện có giá trị thực tiễn trong công tác hỗ trợ sức khỏe tâm thần sinh viên.</w:t>
      </w:r>
    </w:p>
    <w:p w14:paraId="2F3FA96E" w14:textId="78C26BF2" w:rsidR="000E77A9" w:rsidRDefault="000E77A9" w:rsidP="00C353FC">
      <w:pPr>
        <w:pStyle w:val="Heading3"/>
      </w:pPr>
      <w:bookmarkStart w:id="110" w:name="_Toc230601889"/>
      <w:r>
        <w:t>4.1.2</w:t>
      </w:r>
      <w:r w:rsidR="006939C9">
        <w:t xml:space="preserve"> </w:t>
      </w:r>
      <w:r w:rsidR="00EF67EB">
        <w:t xml:space="preserve">Bộ </w:t>
      </w:r>
      <w:r w:rsidR="005347EF">
        <w:t>dữ liệu NHANES 2017-2018</w:t>
      </w:r>
      <w:bookmarkEnd w:id="110"/>
    </w:p>
    <w:p w14:paraId="6995DA34" w14:textId="77115F09" w:rsidR="003B71D5" w:rsidRPr="003B4ABB" w:rsidRDefault="00925151" w:rsidP="00C353FC">
      <w:pPr>
        <w:ind w:firstLine="720"/>
        <w:jc w:val="both"/>
        <w:rPr>
          <w:lang w:val="en-US"/>
        </w:rPr>
      </w:pPr>
      <w:r>
        <w:rPr>
          <w:b/>
          <w:bCs/>
        </w:rPr>
        <w:t>P</w:t>
      </w:r>
      <w:r w:rsidR="003B71D5" w:rsidRPr="003B4ABB">
        <w:rPr>
          <w:b/>
          <w:bCs/>
          <w:lang w:val="en-US"/>
        </w:rPr>
        <w:t>hân tích khám phá dữ liệu</w:t>
      </w:r>
      <w:r>
        <w:rPr>
          <w:lang w:val="en-US"/>
        </w:rPr>
        <w:t xml:space="preserve">: </w:t>
      </w:r>
      <w:r w:rsidR="003B71D5" w:rsidRPr="003B4ABB">
        <w:rPr>
          <w:lang w:val="en-US"/>
        </w:rPr>
        <w:t xml:space="preserve"> </w:t>
      </w:r>
      <w:r>
        <w:rPr>
          <w:lang w:val="en-US"/>
        </w:rPr>
        <w:t>N</w:t>
      </w:r>
      <w:r w:rsidR="003B71D5" w:rsidRPr="003B4ABB">
        <w:rPr>
          <w:lang w:val="en-US"/>
        </w:rPr>
        <w:t>hóm phát hiện hiện tượng nghịch lý dữ liệu quan trọng: người mắc bệnh mãn tính có xu hướng ăn ít muối và ít đường hơn nhóm khỏe mạnh</w:t>
      </w:r>
      <w:r w:rsidR="000C5BBA">
        <w:rPr>
          <w:lang w:val="en-US"/>
        </w:rPr>
        <w:t xml:space="preserve">, </w:t>
      </w:r>
      <w:r w:rsidR="003B71D5" w:rsidRPr="003B4ABB">
        <w:rPr>
          <w:lang w:val="en-US"/>
        </w:rPr>
        <w:t>không phải vì họ có chế độ ăn tốt hơn, mà vì đã chủ động kiêng cữ sau khi được chẩn đoán. Điều này đặt ra yêu cầu rời rạc hóa dữ liệu dinh dưỡng dựa trên ngưỡng ngoại lai thay vì giá trị trung bình. Ngoài ra, tỷ lệ mắc cao huyết áp lên đến 34,9% và sự kết hợp đồng thời béo phì và tăng huyết áp làm tăng nguy cơ tiểu đường lên 33,1%</w:t>
      </w:r>
      <w:r w:rsidR="004957E1">
        <w:rPr>
          <w:lang w:val="en-US"/>
        </w:rPr>
        <w:t>,</w:t>
      </w:r>
      <w:r w:rsidR="003B71D5" w:rsidRPr="003B4ABB">
        <w:rPr>
          <w:lang w:val="en-US"/>
        </w:rPr>
        <w:t xml:space="preserve"> gấp 5,6 lần mức nền.</w:t>
      </w:r>
    </w:p>
    <w:p w14:paraId="34E0FED1" w14:textId="37FACCD9" w:rsidR="003B71D5" w:rsidRPr="003B4ABB" w:rsidRDefault="00925151" w:rsidP="00C353FC">
      <w:pPr>
        <w:ind w:firstLine="720"/>
        <w:jc w:val="both"/>
        <w:rPr>
          <w:lang w:val="en-US"/>
        </w:rPr>
      </w:pPr>
      <w:r>
        <w:rPr>
          <w:b/>
          <w:bCs/>
          <w:lang w:val="en-US"/>
        </w:rPr>
        <w:t>B</w:t>
      </w:r>
      <w:r w:rsidR="003B71D5" w:rsidRPr="003B4ABB">
        <w:rPr>
          <w:b/>
          <w:bCs/>
          <w:lang w:val="en-US"/>
        </w:rPr>
        <w:t>ài toán khai phá luật kết hợp</w:t>
      </w:r>
      <w:r w:rsidR="003B71D5" w:rsidRPr="003B4ABB">
        <w:rPr>
          <w:lang w:val="en-US"/>
        </w:rPr>
        <w:t>, nhóm áp dụng cả hai thuật toán Apriori và FP-Growth trên dữ liệu đã được phân tầng thành 4 nhóm. Hai thuật toán đều sinh ra 1.033 frequent itemsets nhất quán, trong đó có 255 luật có hậu quả là bệnh lý và nhiều luật có lift cao trên 5 liên quan đến mối đồng mắc giữa bệnh mạch vành và nhồi máu cơ tim. Đặc biệt, phân tích trên tập rủi ro ẩn (267 người chưa mắc bệnh nhưng có lối sống nguy cơ cao) cho thấy khả năng phát hiện sớm các đối tượng có nguy cơ tiềm ẩn trước khi bệnh xuất hiện lâm sàng.</w:t>
      </w:r>
    </w:p>
    <w:p w14:paraId="0CB63CB2" w14:textId="65C23EC0" w:rsidR="00CE58A1" w:rsidRPr="001C1B99" w:rsidRDefault="003B71D5" w:rsidP="00C353FC">
      <w:pPr>
        <w:ind w:firstLine="720"/>
        <w:jc w:val="both"/>
        <w:rPr>
          <w:lang w:val="en-US"/>
        </w:rPr>
      </w:pPr>
      <w:r w:rsidRPr="003B4ABB">
        <w:rPr>
          <w:lang w:val="en-US"/>
        </w:rPr>
        <w:lastRenderedPageBreak/>
        <w:t xml:space="preserve">Về </w:t>
      </w:r>
      <w:r w:rsidRPr="003B4ABB">
        <w:rPr>
          <w:b/>
          <w:bCs/>
          <w:lang w:val="en-US"/>
        </w:rPr>
        <w:t>bài toán dự báo nguy cơ tăng huyết áp</w:t>
      </w:r>
      <w:r w:rsidRPr="003B4ABB">
        <w:rPr>
          <w:lang w:val="en-US"/>
        </w:rPr>
        <w:t>, Logistic Regression đạt AUC cao nhất (0,8242) với Recall lên đến 97,54%, đảm bảo tối thiểu hóa việc bỏ sót bệnh nhân</w:t>
      </w:r>
      <w:r w:rsidR="005719AB">
        <w:rPr>
          <w:lang w:val="en-US"/>
        </w:rPr>
        <w:t>, đây là</w:t>
      </w:r>
      <w:r w:rsidRPr="003B4ABB">
        <w:rPr>
          <w:lang w:val="en-US"/>
        </w:rPr>
        <w:t xml:space="preserve"> tiêu chí ưu tiên trong ứng dụng y tế thực tế.</w:t>
      </w:r>
    </w:p>
    <w:p w14:paraId="7320D5A4" w14:textId="1298486C" w:rsidR="00B15FD2" w:rsidRPr="00B15FD2" w:rsidRDefault="00D95270" w:rsidP="00C353FC">
      <w:pPr>
        <w:pStyle w:val="Heading2"/>
        <w:spacing w:line="276" w:lineRule="auto"/>
        <w:ind w:firstLine="0"/>
        <w:jc w:val="both"/>
      </w:pPr>
      <w:bookmarkStart w:id="111" w:name="_Toc230601890"/>
      <w:r>
        <w:t>4.</w:t>
      </w:r>
      <w:r w:rsidR="00B746E6">
        <w:t>2</w:t>
      </w:r>
      <w:r>
        <w:t xml:space="preserve"> Hướng phát triển</w:t>
      </w:r>
      <w:bookmarkEnd w:id="111"/>
    </w:p>
    <w:p w14:paraId="15ED23F4" w14:textId="5B94EBF4" w:rsidR="003B4ABB" w:rsidRPr="003B4ABB" w:rsidRDefault="003B4ABB" w:rsidP="00C353FC">
      <w:pPr>
        <w:ind w:firstLine="720"/>
        <w:jc w:val="both"/>
        <w:rPr>
          <w:lang w:val="en-US"/>
        </w:rPr>
      </w:pPr>
      <w:bookmarkStart w:id="112" w:name="_dzk9huoawihs" w:colFirst="0" w:colLast="0"/>
      <w:bookmarkEnd w:id="112"/>
      <w:r w:rsidRPr="003B4ABB">
        <w:rPr>
          <w:lang w:val="en-US"/>
        </w:rPr>
        <w:t>Với bộ dữ liệu Student Depression Dataset, có thể mở rộng bộ đặc trưng bằng cách thu thập thêm thông tin về hành vi sử dụng mạng xã hội, tình trạng kinh tế gia đình và chất lượng quan hệ xã hội của sinh viên</w:t>
      </w:r>
      <w:r w:rsidR="000C5BBA">
        <w:rPr>
          <w:lang w:val="en-US"/>
        </w:rPr>
        <w:t>,</w:t>
      </w:r>
      <w:r w:rsidRPr="003B4ABB">
        <w:rPr>
          <w:lang w:val="en-US"/>
        </w:rPr>
        <w:t xml:space="preserve"> những yếu tố có thể ảnh hưởng đáng kể đến sức khỏe tâm thần nhưng chưa có trong bộ dữ liệu hiện tại. Ngoài ra, việc thu thập dữ liệu theo chiều dọc (longitudinal) theo dõi sinh viên qua nhiều học kỳ sẽ giúp xây dựng mô hình dự báo trầm cảm có tính nhân quả rõ ràng hơn.</w:t>
      </w:r>
    </w:p>
    <w:p w14:paraId="458914AB" w14:textId="77777777" w:rsidR="003B4ABB" w:rsidRPr="003B4ABB" w:rsidRDefault="003B4ABB" w:rsidP="00C353FC">
      <w:pPr>
        <w:ind w:firstLine="720"/>
        <w:jc w:val="both"/>
        <w:rPr>
          <w:lang w:val="en-US"/>
        </w:rPr>
      </w:pPr>
      <w:r w:rsidRPr="003B4ABB">
        <w:rPr>
          <w:lang w:val="en-US"/>
        </w:rPr>
        <w:t xml:space="preserve">Với bộ dữ liệu NHANES, hướng phát triển ưu tiên là áp dụng </w:t>
      </w:r>
      <w:r w:rsidRPr="003B4ABB">
        <w:rPr>
          <w:b/>
          <w:bCs/>
          <w:lang w:val="en-US"/>
        </w:rPr>
        <w:t>Weighted Association Rule Mining</w:t>
      </w:r>
      <w:r w:rsidRPr="003B4ABB">
        <w:rPr>
          <w:lang w:val="en-US"/>
        </w:rPr>
        <w:t xml:space="preserve"> để tận dụng sample weight sẵn có, giúp kết quả phản ánh chính xác hơn đặc điểm dân số Hoa Kỳ. Bên cạnh đó, có thể giảm ngưỡng min_support để khai phá thêm luật liên quan đến các bệnh hiếm như đột quỵ và suy tim, đồng thời kết hợp các biến tương tác tìm được từ Association Rule Mining làm đặc trưng đầu vào cho mô hình phân loại (feature engineering kết hợp ARM).</w:t>
      </w:r>
    </w:p>
    <w:p w14:paraId="44838D3C" w14:textId="2DA7AB20" w:rsidR="00D37B01" w:rsidRDefault="003B4ABB" w:rsidP="00C353FC">
      <w:pPr>
        <w:ind w:firstLine="720"/>
        <w:jc w:val="both"/>
        <w:rPr>
          <w:lang w:val="en-US"/>
        </w:rPr>
      </w:pPr>
      <w:r w:rsidRPr="003B4ABB">
        <w:rPr>
          <w:lang w:val="en-US"/>
        </w:rPr>
        <w:t>Ở góc độ tổng quát, hướng phát triển dài hạn của nhóm là xây dựng hệ thống tích hợp kết hợp khai phá luật kết hợp với mô hình học máy, tạo thành một pipeline hoàn chỉnh từ phát hiện pattern đến dự báo nguy cơ và đề xuất can thiệp</w:t>
      </w:r>
      <w:r w:rsidR="000C5BBA">
        <w:rPr>
          <w:lang w:val="en-US"/>
        </w:rPr>
        <w:t>,</w:t>
      </w:r>
      <w:r w:rsidRPr="003B4ABB">
        <w:rPr>
          <w:lang w:val="en-US"/>
        </w:rPr>
        <w:t xml:space="preserve"> có thể triển khai thực tế trong môi trường bệnh viện hoặc hệ thống quản lý sức khỏe cộng đồng.</w:t>
      </w:r>
    </w:p>
    <w:p w14:paraId="02A7296D" w14:textId="77777777" w:rsidR="000C5BBA" w:rsidRPr="003B71D5" w:rsidRDefault="000C5BBA" w:rsidP="00C353FC">
      <w:pPr>
        <w:jc w:val="both"/>
      </w:pPr>
    </w:p>
    <w:p w14:paraId="45825F8F" w14:textId="28861C05" w:rsidR="008C2EFB" w:rsidRDefault="008C2EFB" w:rsidP="00C353FC">
      <w:pPr>
        <w:rPr>
          <w:b/>
          <w:bCs/>
          <w:sz w:val="32"/>
          <w:szCs w:val="32"/>
        </w:rPr>
      </w:pPr>
      <w:r>
        <w:br w:type="page"/>
      </w:r>
    </w:p>
    <w:p w14:paraId="7C6A6853" w14:textId="77777777" w:rsidR="003B4ABB" w:rsidRPr="003B4ABB" w:rsidRDefault="003B4ABB" w:rsidP="00C353FC">
      <w:pPr>
        <w:pStyle w:val="Heading1"/>
        <w:pageBreakBefore/>
        <w:spacing w:line="276" w:lineRule="auto"/>
        <w:jc w:val="both"/>
        <w:rPr>
          <w:b w:val="0"/>
          <w:bCs w:val="0"/>
          <w:lang w:val="en-US"/>
        </w:rPr>
      </w:pPr>
      <w:bookmarkStart w:id="113" w:name="_Toc230601891"/>
      <w:r>
        <w:lastRenderedPageBreak/>
        <w:t>TÀI LIỆU THAM KHẢO</w:t>
      </w:r>
      <w:bookmarkEnd w:id="113"/>
    </w:p>
    <w:p w14:paraId="19314505" w14:textId="77777777" w:rsidR="003B4ABB" w:rsidRPr="003B4ABB" w:rsidRDefault="003B4ABB" w:rsidP="00C353FC">
      <w:pPr>
        <w:jc w:val="both"/>
        <w:rPr>
          <w:lang w:val="en-US"/>
        </w:rPr>
      </w:pPr>
      <w:r w:rsidRPr="00A53BF1">
        <w:rPr>
          <w:lang w:val="en-US"/>
        </w:rPr>
        <w:t>[1]</w:t>
      </w:r>
      <w:r w:rsidRPr="003B4ABB">
        <w:rPr>
          <w:lang w:val="en-US"/>
        </w:rPr>
        <w:t xml:space="preserve"> Hopesb. (2023). </w:t>
      </w:r>
      <w:r w:rsidRPr="003B4ABB">
        <w:rPr>
          <w:i/>
          <w:iCs/>
          <w:lang w:val="en-US"/>
        </w:rPr>
        <w:t>Student Depression Dataset</w:t>
      </w:r>
      <w:r w:rsidRPr="003B4ABB">
        <w:rPr>
          <w:lang w:val="en-US"/>
        </w:rPr>
        <w:t>. Kaggle. Truy cập từ https://www.kaggle.com/datasets/hopesb/student-depression-dataset/data</w:t>
      </w:r>
    </w:p>
    <w:p w14:paraId="123196E1" w14:textId="77777777" w:rsidR="003B4ABB" w:rsidRPr="003B4ABB" w:rsidRDefault="003B4ABB" w:rsidP="00C353FC">
      <w:pPr>
        <w:jc w:val="both"/>
        <w:rPr>
          <w:lang w:val="en-US"/>
        </w:rPr>
      </w:pPr>
      <w:r w:rsidRPr="00A53BF1">
        <w:rPr>
          <w:lang w:val="en-US"/>
        </w:rPr>
        <w:t>[2]</w:t>
      </w:r>
      <w:r w:rsidRPr="003B4ABB">
        <w:rPr>
          <w:lang w:val="en-US"/>
        </w:rPr>
        <w:t xml:space="preserve"> Centers for Disease Control and Prevention (CDC). (2020). </w:t>
      </w:r>
      <w:r w:rsidRPr="003B4ABB">
        <w:rPr>
          <w:i/>
          <w:iCs/>
          <w:lang w:val="en-US"/>
        </w:rPr>
        <w:t>National Health and Nutrition Examination Survey (NHANES) 2017–2018</w:t>
      </w:r>
      <w:r w:rsidRPr="003B4ABB">
        <w:rPr>
          <w:lang w:val="en-US"/>
        </w:rPr>
        <w:t>. National Center for Health Statistics. Truy cập từ https://www.cdc.gov/nchs/nhanes/index.htm</w:t>
      </w:r>
    </w:p>
    <w:p w14:paraId="1375E2D9" w14:textId="78D236A0" w:rsidR="003B4ABB" w:rsidRPr="003B4ABB" w:rsidRDefault="003B4ABB" w:rsidP="00C353FC">
      <w:pPr>
        <w:jc w:val="both"/>
        <w:rPr>
          <w:lang w:val="en-US"/>
        </w:rPr>
      </w:pPr>
      <w:r w:rsidRPr="00A53BF1">
        <w:rPr>
          <w:lang w:val="en-US"/>
        </w:rPr>
        <w:t>[3]</w:t>
      </w:r>
      <w:r w:rsidRPr="003B4ABB">
        <w:rPr>
          <w:lang w:val="en-US"/>
        </w:rPr>
        <w:t xml:space="preserve"> World Health Organization (WHO). (2021). </w:t>
      </w:r>
      <w:r w:rsidRPr="003B4ABB">
        <w:rPr>
          <w:i/>
          <w:iCs/>
          <w:lang w:val="en-US"/>
        </w:rPr>
        <w:t>Depression</w:t>
      </w:r>
      <w:r w:rsidR="00CF511F" w:rsidRPr="00A53BF1">
        <w:rPr>
          <w:i/>
          <w:iCs/>
          <w:lang w:val="en-US"/>
        </w:rPr>
        <w:t xml:space="preserve"> – Fact Sheet</w:t>
      </w:r>
      <w:r w:rsidR="00CF511F" w:rsidRPr="00A53BF1">
        <w:rPr>
          <w:lang w:val="en-US"/>
        </w:rPr>
        <w:t>.</w:t>
      </w:r>
      <w:r w:rsidRPr="003B4ABB">
        <w:rPr>
          <w:lang w:val="en-US"/>
        </w:rPr>
        <w:t xml:space="preserve"> Truy cập từ https://www.who.int/news-room/fact-sheets/detail/depression</w:t>
      </w:r>
    </w:p>
    <w:p w14:paraId="2C8C5FA6" w14:textId="77777777" w:rsidR="003B4ABB" w:rsidRPr="003B4ABB" w:rsidRDefault="003B4ABB" w:rsidP="00C353FC">
      <w:pPr>
        <w:jc w:val="both"/>
        <w:rPr>
          <w:lang w:val="en-US"/>
        </w:rPr>
      </w:pPr>
      <w:r w:rsidRPr="00A53BF1">
        <w:rPr>
          <w:lang w:val="en-US"/>
        </w:rPr>
        <w:t>[4]</w:t>
      </w:r>
      <w:r w:rsidRPr="003B4ABB">
        <w:rPr>
          <w:lang w:val="en-US"/>
        </w:rPr>
        <w:t xml:space="preserve"> Agrawal, R., &amp; Srikant, R. (1994). Fast algorithms for mining association rules. </w:t>
      </w:r>
      <w:r w:rsidRPr="003B4ABB">
        <w:rPr>
          <w:i/>
          <w:iCs/>
          <w:lang w:val="en-US"/>
        </w:rPr>
        <w:t>Proceedings of the 20th International Conference on Very Large Data Bases (VLDB)</w:t>
      </w:r>
      <w:r w:rsidRPr="003B4ABB">
        <w:rPr>
          <w:lang w:val="en-US"/>
        </w:rPr>
        <w:t>, 487–499.</w:t>
      </w:r>
    </w:p>
    <w:p w14:paraId="203E1B5A" w14:textId="3386A06C" w:rsidR="003B4ABB" w:rsidRPr="003B4ABB" w:rsidRDefault="003B4ABB" w:rsidP="00C353FC">
      <w:pPr>
        <w:jc w:val="both"/>
        <w:rPr>
          <w:lang w:val="en-US"/>
        </w:rPr>
      </w:pPr>
      <w:r w:rsidRPr="00A53BF1">
        <w:rPr>
          <w:lang w:val="en-US"/>
        </w:rPr>
        <w:t>[5]</w:t>
      </w:r>
      <w:r w:rsidRPr="003B4ABB">
        <w:rPr>
          <w:lang w:val="en-US"/>
        </w:rPr>
        <w:t xml:space="preserve"> Han, J., Pei, J., &amp; Yin, Y. (2000). Mining frequent patterns without candidate generation. </w:t>
      </w:r>
      <w:r w:rsidRPr="003B4ABB">
        <w:rPr>
          <w:i/>
          <w:iCs/>
          <w:lang w:val="en-US"/>
        </w:rPr>
        <w:t>ACM SIGMOD Record</w:t>
      </w:r>
      <w:r w:rsidRPr="003B4ABB">
        <w:rPr>
          <w:lang w:val="en-US"/>
        </w:rPr>
        <w:t>, 29(2), 1–12.</w:t>
      </w:r>
    </w:p>
    <w:p w14:paraId="494226CA" w14:textId="77777777" w:rsidR="00CF511F" w:rsidRPr="00A53BF1" w:rsidRDefault="00CF511F" w:rsidP="00C353FC">
      <w:pPr>
        <w:jc w:val="both"/>
        <w:rPr>
          <w:lang w:val="en-US"/>
        </w:rPr>
      </w:pPr>
      <w:r w:rsidRPr="00A53BF1">
        <w:rPr>
          <w:lang w:val="en-US"/>
        </w:rPr>
        <w:t xml:space="preserve">[6] Chen, T., &amp; Guestrin, C. (2016). XGBoost: A scalable tree boosting system. </w:t>
      </w:r>
      <w:r w:rsidRPr="00A53BF1">
        <w:rPr>
          <w:i/>
          <w:iCs/>
          <w:lang w:val="en-US"/>
        </w:rPr>
        <w:t>Proceedings of the 22nd ACM SIGKDD International Conference on Knowledge Discovery and Data Mining</w:t>
      </w:r>
      <w:r w:rsidRPr="00A53BF1">
        <w:rPr>
          <w:lang w:val="en-US"/>
        </w:rPr>
        <w:t>, 785–794.</w:t>
      </w:r>
    </w:p>
    <w:p w14:paraId="37C0F544" w14:textId="77777777" w:rsidR="00F57123" w:rsidRPr="00F57123" w:rsidRDefault="00F57123" w:rsidP="00C353FC">
      <w:pPr>
        <w:jc w:val="both"/>
        <w:rPr>
          <w:lang w:val="en-US"/>
        </w:rPr>
      </w:pPr>
      <w:r w:rsidRPr="00F57123">
        <w:rPr>
          <w:lang w:val="en-US"/>
        </w:rPr>
        <w:t xml:space="preserve">[7] Pedregosa, F., et al. (2011). Scikit-learn: Machine learning in Python. </w:t>
      </w:r>
      <w:r w:rsidRPr="00F57123">
        <w:rPr>
          <w:i/>
          <w:iCs/>
          <w:lang w:val="en-US"/>
        </w:rPr>
        <w:t>Journal of Machine Learning Research</w:t>
      </w:r>
      <w:r w:rsidRPr="00F57123">
        <w:rPr>
          <w:lang w:val="en-US"/>
        </w:rPr>
        <w:t>, 12, 2825–2830.</w:t>
      </w:r>
    </w:p>
    <w:p w14:paraId="23FBEC90" w14:textId="5117F8A2" w:rsidR="007F5D53" w:rsidRPr="003B71D5" w:rsidRDefault="00F57123" w:rsidP="00C353FC">
      <w:pPr>
        <w:jc w:val="both"/>
        <w:rPr>
          <w:lang w:val="en-US"/>
        </w:rPr>
      </w:pPr>
      <w:r w:rsidRPr="00F57123">
        <w:rPr>
          <w:lang w:val="en-US"/>
        </w:rPr>
        <w:t>[8</w:t>
      </w:r>
      <w:r w:rsidR="00CF511F" w:rsidRPr="00A53BF1">
        <w:rPr>
          <w:lang w:val="en-US"/>
        </w:rPr>
        <w:t xml:space="preserve">] Han, J., Kamber, M., &amp; Pei, J. (2011). </w:t>
      </w:r>
      <w:r w:rsidR="00CF511F" w:rsidRPr="00A53BF1">
        <w:rPr>
          <w:i/>
          <w:iCs/>
          <w:lang w:val="en-US"/>
        </w:rPr>
        <w:t>Data Mining: Concepts and Techniques</w:t>
      </w:r>
      <w:r w:rsidR="00CF511F" w:rsidRPr="00A53BF1">
        <w:rPr>
          <w:lang w:val="en-US"/>
        </w:rPr>
        <w:t xml:space="preserve"> (3rd ed.). Morgan Kaufmann Publishers.</w:t>
      </w:r>
    </w:p>
    <w:sectPr w:rsidR="007F5D53" w:rsidRPr="003B71D5" w:rsidSect="00495485">
      <w:footerReference w:type="default" r:id="rId79"/>
      <w:type w:val="continuous"/>
      <w:pgSz w:w="11906" w:h="16838" w:code="9"/>
      <w:pgMar w:top="1440" w:right="1440" w:bottom="1440" w:left="1440" w:header="709" w:footer="709"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8EC68" w14:textId="77777777" w:rsidR="007B71B0" w:rsidRDefault="007B71B0" w:rsidP="0067107A">
      <w:r>
        <w:separator/>
      </w:r>
    </w:p>
  </w:endnote>
  <w:endnote w:type="continuationSeparator" w:id="0">
    <w:p w14:paraId="0EF1E515" w14:textId="77777777" w:rsidR="007B71B0" w:rsidRDefault="007B71B0" w:rsidP="0067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B57CFF4-C564-41CF-B699-BA1F72E95630}"/>
  </w:font>
  <w:font w:name="Calibri">
    <w:panose1 w:val="020F0502020204030204"/>
    <w:charset w:val="00"/>
    <w:family w:val="swiss"/>
    <w:pitch w:val="variable"/>
    <w:sig w:usb0="E4002EFF" w:usb1="C200247B" w:usb2="00000009" w:usb3="00000000" w:csb0="000001FF" w:csb1="00000000"/>
    <w:embedRegular r:id="rId2" w:fontKey="{17EDD0EC-767B-4338-A56B-A0ED6972EFC5}"/>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FAB994AA-A9C4-49F2-9B3C-DC6F5489A814}"/>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B4D2265B-B414-49D0-8458-77E580270334}"/>
  </w:font>
  <w:font w:name="Cambria Math">
    <w:panose1 w:val="02040503050406030204"/>
    <w:charset w:val="00"/>
    <w:family w:val="roman"/>
    <w:pitch w:val="variable"/>
    <w:sig w:usb0="E00006FF" w:usb1="420024FF" w:usb2="02000000" w:usb3="00000000" w:csb0="0000019F" w:csb1="00000000"/>
    <w:embedItalic r:id="rId5" w:fontKey="{23DDA1BE-D15F-453D-A4D2-2D8D73D8CF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D633" w14:textId="5398ADC9" w:rsidR="00A94A93" w:rsidRDefault="00000000">
    <w:pPr>
      <w:pStyle w:val="Footer"/>
      <w:jc w:val="center"/>
    </w:pPr>
    <w:sdt>
      <w:sdtPr>
        <w:id w:val="1184863711"/>
        <w:docPartObj>
          <w:docPartGallery w:val="Page Numbers (Bottom of Page)"/>
          <w:docPartUnique/>
        </w:docPartObj>
      </w:sdtPr>
      <w:sdtEndPr>
        <w:rPr>
          <w:noProof/>
        </w:rPr>
      </w:sdtEndPr>
      <w:sdtContent>
        <w:r w:rsidR="00A94A93">
          <w:fldChar w:fldCharType="begin"/>
        </w:r>
        <w:r w:rsidR="00A94A93">
          <w:instrText xml:space="preserve"> PAGE   \* MERGEFORMAT </w:instrText>
        </w:r>
        <w:r w:rsidR="00A94A93">
          <w:fldChar w:fldCharType="separate"/>
        </w:r>
        <w:r w:rsidR="00A94A93">
          <w:rPr>
            <w:noProof/>
          </w:rPr>
          <w:t>2</w:t>
        </w:r>
        <w:r w:rsidR="00A94A93">
          <w:rPr>
            <w:noProof/>
          </w:rPr>
          <w:fldChar w:fldCharType="end"/>
        </w:r>
      </w:sdtContent>
    </w:sdt>
  </w:p>
  <w:p w14:paraId="1BF9CCD0" w14:textId="77777777" w:rsidR="00A94A93" w:rsidRDefault="00A94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D6361" w14:textId="77777777" w:rsidR="007B71B0" w:rsidRDefault="007B71B0" w:rsidP="0067107A">
      <w:r>
        <w:separator/>
      </w:r>
    </w:p>
  </w:footnote>
  <w:footnote w:type="continuationSeparator" w:id="0">
    <w:p w14:paraId="759D79A0" w14:textId="77777777" w:rsidR="007B71B0" w:rsidRDefault="007B71B0" w:rsidP="0067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340"/>
    <w:multiLevelType w:val="hybridMultilevel"/>
    <w:tmpl w:val="EC10E7AC"/>
    <w:lvl w:ilvl="0" w:tplc="F8F2EC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02A51"/>
    <w:multiLevelType w:val="hybridMultilevel"/>
    <w:tmpl w:val="FEF486BC"/>
    <w:lvl w:ilvl="0" w:tplc="CEDC7F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7A5BC2"/>
    <w:multiLevelType w:val="hybridMultilevel"/>
    <w:tmpl w:val="352C43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836BF"/>
    <w:multiLevelType w:val="hybridMultilevel"/>
    <w:tmpl w:val="B28C1E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9578E6"/>
    <w:multiLevelType w:val="hybridMultilevel"/>
    <w:tmpl w:val="EC10E7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4169EB"/>
    <w:multiLevelType w:val="hybridMultilevel"/>
    <w:tmpl w:val="3E00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074B6"/>
    <w:multiLevelType w:val="multilevel"/>
    <w:tmpl w:val="5052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811D1"/>
    <w:multiLevelType w:val="multilevel"/>
    <w:tmpl w:val="89C2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75AB9"/>
    <w:multiLevelType w:val="multilevel"/>
    <w:tmpl w:val="73D4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E7F59"/>
    <w:multiLevelType w:val="hybridMultilevel"/>
    <w:tmpl w:val="B94E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73B01"/>
    <w:multiLevelType w:val="multilevel"/>
    <w:tmpl w:val="A2B4787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numFmt w:val="bullet"/>
      <w:lvlText w:val=""/>
      <w:lvlJc w:val="left"/>
      <w:pPr>
        <w:ind w:left="2160" w:hanging="360"/>
      </w:pPr>
      <w:rPr>
        <w:rFonts w:ascii="Wingdings" w:eastAsia="Times New Roman" w:hAnsi="Wingdings" w:cs="Times New Roman"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721A7"/>
    <w:multiLevelType w:val="hybridMultilevel"/>
    <w:tmpl w:val="D0F27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C24A3"/>
    <w:multiLevelType w:val="multilevel"/>
    <w:tmpl w:val="91723942"/>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E8468E"/>
    <w:multiLevelType w:val="multilevel"/>
    <w:tmpl w:val="F3C0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40A38"/>
    <w:multiLevelType w:val="multilevel"/>
    <w:tmpl w:val="677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F21DC"/>
    <w:multiLevelType w:val="multilevel"/>
    <w:tmpl w:val="5B3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20A80"/>
    <w:multiLevelType w:val="multilevel"/>
    <w:tmpl w:val="2810675A"/>
    <w:lvl w:ilvl="0">
      <w:start w:val="3"/>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94734B"/>
    <w:multiLevelType w:val="multilevel"/>
    <w:tmpl w:val="F88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82B72"/>
    <w:multiLevelType w:val="multilevel"/>
    <w:tmpl w:val="E97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D4121"/>
    <w:multiLevelType w:val="hybridMultilevel"/>
    <w:tmpl w:val="ADE8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E3E50"/>
    <w:multiLevelType w:val="hybridMultilevel"/>
    <w:tmpl w:val="B472F4EC"/>
    <w:lvl w:ilvl="0" w:tplc="717E667A">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3C146F"/>
    <w:multiLevelType w:val="hybridMultilevel"/>
    <w:tmpl w:val="04489A2E"/>
    <w:lvl w:ilvl="0" w:tplc="4DCAD6C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7C76E5"/>
    <w:multiLevelType w:val="multilevel"/>
    <w:tmpl w:val="F4BE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01011"/>
    <w:multiLevelType w:val="hybridMultilevel"/>
    <w:tmpl w:val="2E6089EE"/>
    <w:lvl w:ilvl="0" w:tplc="554E0A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3B0C6C"/>
    <w:multiLevelType w:val="multilevel"/>
    <w:tmpl w:val="60EE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B75DF"/>
    <w:multiLevelType w:val="multilevel"/>
    <w:tmpl w:val="761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E3C7E"/>
    <w:multiLevelType w:val="hybridMultilevel"/>
    <w:tmpl w:val="051EBCC0"/>
    <w:lvl w:ilvl="0" w:tplc="0F0A6F6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6A190F"/>
    <w:multiLevelType w:val="multilevel"/>
    <w:tmpl w:val="0B4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62AF2"/>
    <w:multiLevelType w:val="multilevel"/>
    <w:tmpl w:val="93E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684261">
    <w:abstractNumId w:val="1"/>
  </w:num>
  <w:num w:numId="2" w16cid:durableId="958416816">
    <w:abstractNumId w:val="23"/>
  </w:num>
  <w:num w:numId="3" w16cid:durableId="1508716163">
    <w:abstractNumId w:val="3"/>
  </w:num>
  <w:num w:numId="4" w16cid:durableId="1032418128">
    <w:abstractNumId w:val="0"/>
  </w:num>
  <w:num w:numId="5" w16cid:durableId="1820338090">
    <w:abstractNumId w:val="4"/>
  </w:num>
  <w:num w:numId="6" w16cid:durableId="19430133">
    <w:abstractNumId w:val="19"/>
  </w:num>
  <w:num w:numId="7" w16cid:durableId="165558178">
    <w:abstractNumId w:val="26"/>
  </w:num>
  <w:num w:numId="8" w16cid:durableId="809790558">
    <w:abstractNumId w:val="2"/>
  </w:num>
  <w:num w:numId="9" w16cid:durableId="1263416324">
    <w:abstractNumId w:val="20"/>
  </w:num>
  <w:num w:numId="10" w16cid:durableId="776485889">
    <w:abstractNumId w:val="9"/>
  </w:num>
  <w:num w:numId="11" w16cid:durableId="526526040">
    <w:abstractNumId w:val="5"/>
  </w:num>
  <w:num w:numId="12" w16cid:durableId="1134561878">
    <w:abstractNumId w:val="21"/>
  </w:num>
  <w:num w:numId="13" w16cid:durableId="1805005619">
    <w:abstractNumId w:val="11"/>
  </w:num>
  <w:num w:numId="14" w16cid:durableId="1387139861">
    <w:abstractNumId w:val="17"/>
  </w:num>
  <w:num w:numId="15" w16cid:durableId="1185945834">
    <w:abstractNumId w:val="10"/>
  </w:num>
  <w:num w:numId="16" w16cid:durableId="2045132735">
    <w:abstractNumId w:val="12"/>
  </w:num>
  <w:num w:numId="17" w16cid:durableId="1132362330">
    <w:abstractNumId w:val="8"/>
  </w:num>
  <w:num w:numId="18" w16cid:durableId="1901789688">
    <w:abstractNumId w:val="24"/>
  </w:num>
  <w:num w:numId="19" w16cid:durableId="394740362">
    <w:abstractNumId w:val="22"/>
  </w:num>
  <w:num w:numId="20" w16cid:durableId="1613053336">
    <w:abstractNumId w:val="27"/>
  </w:num>
  <w:num w:numId="21" w16cid:durableId="341977226">
    <w:abstractNumId w:val="18"/>
  </w:num>
  <w:num w:numId="22" w16cid:durableId="1446921410">
    <w:abstractNumId w:val="6"/>
  </w:num>
  <w:num w:numId="23" w16cid:durableId="1491827795">
    <w:abstractNumId w:val="28"/>
  </w:num>
  <w:num w:numId="24" w16cid:durableId="739907527">
    <w:abstractNumId w:val="14"/>
  </w:num>
  <w:num w:numId="25" w16cid:durableId="381486093">
    <w:abstractNumId w:val="25"/>
  </w:num>
  <w:num w:numId="26" w16cid:durableId="435829312">
    <w:abstractNumId w:val="7"/>
  </w:num>
  <w:num w:numId="27" w16cid:durableId="494348227">
    <w:abstractNumId w:val="15"/>
  </w:num>
  <w:num w:numId="28" w16cid:durableId="1117260098">
    <w:abstractNumId w:val="13"/>
  </w:num>
  <w:num w:numId="29" w16cid:durableId="801002960">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ECA"/>
    <w:rsid w:val="00000A62"/>
    <w:rsid w:val="00000D9D"/>
    <w:rsid w:val="00000F25"/>
    <w:rsid w:val="00002BB9"/>
    <w:rsid w:val="00002D03"/>
    <w:rsid w:val="00002E77"/>
    <w:rsid w:val="00002FC5"/>
    <w:rsid w:val="000034F2"/>
    <w:rsid w:val="000035D0"/>
    <w:rsid w:val="0000399D"/>
    <w:rsid w:val="000039FF"/>
    <w:rsid w:val="00004025"/>
    <w:rsid w:val="00004B3D"/>
    <w:rsid w:val="0000502D"/>
    <w:rsid w:val="0000572B"/>
    <w:rsid w:val="00005F41"/>
    <w:rsid w:val="00005FE6"/>
    <w:rsid w:val="000067A5"/>
    <w:rsid w:val="000067B6"/>
    <w:rsid w:val="00006BA2"/>
    <w:rsid w:val="00006CC1"/>
    <w:rsid w:val="00007D2C"/>
    <w:rsid w:val="0001018A"/>
    <w:rsid w:val="00010601"/>
    <w:rsid w:val="00010AAB"/>
    <w:rsid w:val="00010C84"/>
    <w:rsid w:val="0001216E"/>
    <w:rsid w:val="00012FFD"/>
    <w:rsid w:val="00013EC1"/>
    <w:rsid w:val="00014099"/>
    <w:rsid w:val="0001426B"/>
    <w:rsid w:val="00014BD8"/>
    <w:rsid w:val="00015025"/>
    <w:rsid w:val="00015408"/>
    <w:rsid w:val="00015410"/>
    <w:rsid w:val="00016080"/>
    <w:rsid w:val="000160EA"/>
    <w:rsid w:val="000165F6"/>
    <w:rsid w:val="000169EC"/>
    <w:rsid w:val="0001728D"/>
    <w:rsid w:val="00020354"/>
    <w:rsid w:val="000205BF"/>
    <w:rsid w:val="000231EC"/>
    <w:rsid w:val="0002347C"/>
    <w:rsid w:val="00024374"/>
    <w:rsid w:val="000253E2"/>
    <w:rsid w:val="00025DB7"/>
    <w:rsid w:val="00025EBB"/>
    <w:rsid w:val="000270F8"/>
    <w:rsid w:val="00027276"/>
    <w:rsid w:val="00030259"/>
    <w:rsid w:val="00030C3C"/>
    <w:rsid w:val="000316F2"/>
    <w:rsid w:val="0003185C"/>
    <w:rsid w:val="00031F75"/>
    <w:rsid w:val="00032CD4"/>
    <w:rsid w:val="000350DF"/>
    <w:rsid w:val="00035597"/>
    <w:rsid w:val="000361FB"/>
    <w:rsid w:val="000372EC"/>
    <w:rsid w:val="000373B2"/>
    <w:rsid w:val="00037850"/>
    <w:rsid w:val="0004195B"/>
    <w:rsid w:val="000419CD"/>
    <w:rsid w:val="00041D6C"/>
    <w:rsid w:val="00041F90"/>
    <w:rsid w:val="00042464"/>
    <w:rsid w:val="00042489"/>
    <w:rsid w:val="000434CF"/>
    <w:rsid w:val="0004357A"/>
    <w:rsid w:val="00043E73"/>
    <w:rsid w:val="00044247"/>
    <w:rsid w:val="000445A3"/>
    <w:rsid w:val="00046E68"/>
    <w:rsid w:val="0004715B"/>
    <w:rsid w:val="00047259"/>
    <w:rsid w:val="0004768E"/>
    <w:rsid w:val="00047AA9"/>
    <w:rsid w:val="00047C58"/>
    <w:rsid w:val="00047D31"/>
    <w:rsid w:val="000517D0"/>
    <w:rsid w:val="00051D8A"/>
    <w:rsid w:val="000524CF"/>
    <w:rsid w:val="000539C6"/>
    <w:rsid w:val="00055349"/>
    <w:rsid w:val="00055DC2"/>
    <w:rsid w:val="000561DE"/>
    <w:rsid w:val="0005662D"/>
    <w:rsid w:val="00056933"/>
    <w:rsid w:val="00057800"/>
    <w:rsid w:val="000600E3"/>
    <w:rsid w:val="00060283"/>
    <w:rsid w:val="00061D1F"/>
    <w:rsid w:val="00062501"/>
    <w:rsid w:val="000625DA"/>
    <w:rsid w:val="000628EF"/>
    <w:rsid w:val="00062908"/>
    <w:rsid w:val="000636F1"/>
    <w:rsid w:val="00063D30"/>
    <w:rsid w:val="00064950"/>
    <w:rsid w:val="00064EB1"/>
    <w:rsid w:val="0006551A"/>
    <w:rsid w:val="00065BBA"/>
    <w:rsid w:val="0006646B"/>
    <w:rsid w:val="00066607"/>
    <w:rsid w:val="0006723C"/>
    <w:rsid w:val="00067287"/>
    <w:rsid w:val="00067791"/>
    <w:rsid w:val="00067E28"/>
    <w:rsid w:val="00067F79"/>
    <w:rsid w:val="00067FA2"/>
    <w:rsid w:val="00070481"/>
    <w:rsid w:val="0007074A"/>
    <w:rsid w:val="00070AAB"/>
    <w:rsid w:val="00070EB0"/>
    <w:rsid w:val="00071067"/>
    <w:rsid w:val="00072644"/>
    <w:rsid w:val="0007317F"/>
    <w:rsid w:val="0007324A"/>
    <w:rsid w:val="000732F0"/>
    <w:rsid w:val="00073559"/>
    <w:rsid w:val="000735E0"/>
    <w:rsid w:val="00073BEC"/>
    <w:rsid w:val="00073C16"/>
    <w:rsid w:val="00073D05"/>
    <w:rsid w:val="00074371"/>
    <w:rsid w:val="00075FE0"/>
    <w:rsid w:val="000764AC"/>
    <w:rsid w:val="00077258"/>
    <w:rsid w:val="00081060"/>
    <w:rsid w:val="00081092"/>
    <w:rsid w:val="00081609"/>
    <w:rsid w:val="0008257B"/>
    <w:rsid w:val="0008274B"/>
    <w:rsid w:val="00082C20"/>
    <w:rsid w:val="00082C6C"/>
    <w:rsid w:val="00082DA3"/>
    <w:rsid w:val="00084DC1"/>
    <w:rsid w:val="000862B2"/>
    <w:rsid w:val="00087132"/>
    <w:rsid w:val="000873BC"/>
    <w:rsid w:val="000874A2"/>
    <w:rsid w:val="000875C4"/>
    <w:rsid w:val="000876AB"/>
    <w:rsid w:val="00087939"/>
    <w:rsid w:val="00087BF3"/>
    <w:rsid w:val="00090690"/>
    <w:rsid w:val="00090A95"/>
    <w:rsid w:val="00090DAD"/>
    <w:rsid w:val="00092673"/>
    <w:rsid w:val="000927FE"/>
    <w:rsid w:val="00092F05"/>
    <w:rsid w:val="0009325E"/>
    <w:rsid w:val="0009366C"/>
    <w:rsid w:val="00094433"/>
    <w:rsid w:val="00094511"/>
    <w:rsid w:val="00094E18"/>
    <w:rsid w:val="000950AB"/>
    <w:rsid w:val="00095119"/>
    <w:rsid w:val="00095ADD"/>
    <w:rsid w:val="00095CF9"/>
    <w:rsid w:val="000965F8"/>
    <w:rsid w:val="00096C1E"/>
    <w:rsid w:val="000970A6"/>
    <w:rsid w:val="000976F0"/>
    <w:rsid w:val="00097CC2"/>
    <w:rsid w:val="000A0621"/>
    <w:rsid w:val="000A0B8E"/>
    <w:rsid w:val="000A0D46"/>
    <w:rsid w:val="000A1303"/>
    <w:rsid w:val="000A1C08"/>
    <w:rsid w:val="000A2837"/>
    <w:rsid w:val="000A29CE"/>
    <w:rsid w:val="000A2F3E"/>
    <w:rsid w:val="000A3513"/>
    <w:rsid w:val="000A353C"/>
    <w:rsid w:val="000A3AE0"/>
    <w:rsid w:val="000A3DED"/>
    <w:rsid w:val="000A4981"/>
    <w:rsid w:val="000A55AD"/>
    <w:rsid w:val="000A6409"/>
    <w:rsid w:val="000A66CD"/>
    <w:rsid w:val="000A6F72"/>
    <w:rsid w:val="000A6FB8"/>
    <w:rsid w:val="000A7273"/>
    <w:rsid w:val="000B058B"/>
    <w:rsid w:val="000B0BA2"/>
    <w:rsid w:val="000B0BD0"/>
    <w:rsid w:val="000B0F69"/>
    <w:rsid w:val="000B1947"/>
    <w:rsid w:val="000B2674"/>
    <w:rsid w:val="000B2988"/>
    <w:rsid w:val="000B36DC"/>
    <w:rsid w:val="000B3AE7"/>
    <w:rsid w:val="000B4D77"/>
    <w:rsid w:val="000B5043"/>
    <w:rsid w:val="000B54F5"/>
    <w:rsid w:val="000B5B1C"/>
    <w:rsid w:val="000B5B2C"/>
    <w:rsid w:val="000B5F2F"/>
    <w:rsid w:val="000B62F3"/>
    <w:rsid w:val="000B6383"/>
    <w:rsid w:val="000B6DC8"/>
    <w:rsid w:val="000B73EF"/>
    <w:rsid w:val="000C0597"/>
    <w:rsid w:val="000C07A5"/>
    <w:rsid w:val="000C0802"/>
    <w:rsid w:val="000C0D59"/>
    <w:rsid w:val="000C0E75"/>
    <w:rsid w:val="000C1058"/>
    <w:rsid w:val="000C14CC"/>
    <w:rsid w:val="000C1A09"/>
    <w:rsid w:val="000C2EA4"/>
    <w:rsid w:val="000C3895"/>
    <w:rsid w:val="000C39B0"/>
    <w:rsid w:val="000C48B9"/>
    <w:rsid w:val="000C48E1"/>
    <w:rsid w:val="000C4A66"/>
    <w:rsid w:val="000C5BBA"/>
    <w:rsid w:val="000C7A2D"/>
    <w:rsid w:val="000C7F23"/>
    <w:rsid w:val="000D086E"/>
    <w:rsid w:val="000D09D7"/>
    <w:rsid w:val="000D0F64"/>
    <w:rsid w:val="000D17F8"/>
    <w:rsid w:val="000D2161"/>
    <w:rsid w:val="000D2635"/>
    <w:rsid w:val="000D2A16"/>
    <w:rsid w:val="000D2B29"/>
    <w:rsid w:val="000D3A50"/>
    <w:rsid w:val="000D4853"/>
    <w:rsid w:val="000D49D1"/>
    <w:rsid w:val="000D4FA4"/>
    <w:rsid w:val="000D5220"/>
    <w:rsid w:val="000D6D7F"/>
    <w:rsid w:val="000D6DA3"/>
    <w:rsid w:val="000D781E"/>
    <w:rsid w:val="000D78C9"/>
    <w:rsid w:val="000E02BC"/>
    <w:rsid w:val="000E0644"/>
    <w:rsid w:val="000E06CB"/>
    <w:rsid w:val="000E0BB3"/>
    <w:rsid w:val="000E13FC"/>
    <w:rsid w:val="000E213B"/>
    <w:rsid w:val="000E228C"/>
    <w:rsid w:val="000E2A7C"/>
    <w:rsid w:val="000E2DFE"/>
    <w:rsid w:val="000E31AD"/>
    <w:rsid w:val="000E4696"/>
    <w:rsid w:val="000E4D61"/>
    <w:rsid w:val="000E4F81"/>
    <w:rsid w:val="000E51A5"/>
    <w:rsid w:val="000E530B"/>
    <w:rsid w:val="000E62FF"/>
    <w:rsid w:val="000E66FA"/>
    <w:rsid w:val="000E6830"/>
    <w:rsid w:val="000E7074"/>
    <w:rsid w:val="000E713A"/>
    <w:rsid w:val="000E77A9"/>
    <w:rsid w:val="000F0BED"/>
    <w:rsid w:val="000F0CED"/>
    <w:rsid w:val="000F102C"/>
    <w:rsid w:val="000F11C0"/>
    <w:rsid w:val="000F147D"/>
    <w:rsid w:val="000F1F62"/>
    <w:rsid w:val="000F22B3"/>
    <w:rsid w:val="000F23EB"/>
    <w:rsid w:val="000F2C8D"/>
    <w:rsid w:val="000F3494"/>
    <w:rsid w:val="000F37B1"/>
    <w:rsid w:val="000F3CA4"/>
    <w:rsid w:val="000F4018"/>
    <w:rsid w:val="000F4CD9"/>
    <w:rsid w:val="000F65AE"/>
    <w:rsid w:val="000F6712"/>
    <w:rsid w:val="000F7435"/>
    <w:rsid w:val="000F756B"/>
    <w:rsid w:val="000F7877"/>
    <w:rsid w:val="000F7F10"/>
    <w:rsid w:val="001000E3"/>
    <w:rsid w:val="0010053F"/>
    <w:rsid w:val="0010099F"/>
    <w:rsid w:val="00100C64"/>
    <w:rsid w:val="001016B9"/>
    <w:rsid w:val="00101CE2"/>
    <w:rsid w:val="001023A7"/>
    <w:rsid w:val="0010318D"/>
    <w:rsid w:val="0010377E"/>
    <w:rsid w:val="00103FAF"/>
    <w:rsid w:val="00104300"/>
    <w:rsid w:val="0010567A"/>
    <w:rsid w:val="00105FF4"/>
    <w:rsid w:val="00106635"/>
    <w:rsid w:val="00107120"/>
    <w:rsid w:val="0010714C"/>
    <w:rsid w:val="001073B3"/>
    <w:rsid w:val="00107EBD"/>
    <w:rsid w:val="001100DC"/>
    <w:rsid w:val="001109F4"/>
    <w:rsid w:val="00110E36"/>
    <w:rsid w:val="00110F3A"/>
    <w:rsid w:val="0011127C"/>
    <w:rsid w:val="001123D8"/>
    <w:rsid w:val="0011298F"/>
    <w:rsid w:val="00112EA4"/>
    <w:rsid w:val="001133A6"/>
    <w:rsid w:val="0011355C"/>
    <w:rsid w:val="001136CA"/>
    <w:rsid w:val="00113CC8"/>
    <w:rsid w:val="0011578D"/>
    <w:rsid w:val="001158FE"/>
    <w:rsid w:val="0011626C"/>
    <w:rsid w:val="00116508"/>
    <w:rsid w:val="00117027"/>
    <w:rsid w:val="00117451"/>
    <w:rsid w:val="00117604"/>
    <w:rsid w:val="00117685"/>
    <w:rsid w:val="00117E4E"/>
    <w:rsid w:val="00121757"/>
    <w:rsid w:val="00122A04"/>
    <w:rsid w:val="00122FAB"/>
    <w:rsid w:val="00123145"/>
    <w:rsid w:val="00123641"/>
    <w:rsid w:val="001237B6"/>
    <w:rsid w:val="00123D5D"/>
    <w:rsid w:val="00123F7F"/>
    <w:rsid w:val="00124B31"/>
    <w:rsid w:val="001253ED"/>
    <w:rsid w:val="00125E6B"/>
    <w:rsid w:val="0012656D"/>
    <w:rsid w:val="00126611"/>
    <w:rsid w:val="00127817"/>
    <w:rsid w:val="00127D6A"/>
    <w:rsid w:val="00130225"/>
    <w:rsid w:val="0013074B"/>
    <w:rsid w:val="001315F1"/>
    <w:rsid w:val="00131793"/>
    <w:rsid w:val="00131B2B"/>
    <w:rsid w:val="0013223B"/>
    <w:rsid w:val="00132C81"/>
    <w:rsid w:val="00132F64"/>
    <w:rsid w:val="0013381E"/>
    <w:rsid w:val="0013443C"/>
    <w:rsid w:val="00134CB9"/>
    <w:rsid w:val="0013516F"/>
    <w:rsid w:val="0013518D"/>
    <w:rsid w:val="00136B93"/>
    <w:rsid w:val="00136D21"/>
    <w:rsid w:val="00136D59"/>
    <w:rsid w:val="001371D2"/>
    <w:rsid w:val="00140390"/>
    <w:rsid w:val="001414E5"/>
    <w:rsid w:val="001431CC"/>
    <w:rsid w:val="00143476"/>
    <w:rsid w:val="001434B2"/>
    <w:rsid w:val="00143977"/>
    <w:rsid w:val="00143E78"/>
    <w:rsid w:val="00143FCE"/>
    <w:rsid w:val="001444A4"/>
    <w:rsid w:val="001453D0"/>
    <w:rsid w:val="0014588E"/>
    <w:rsid w:val="00145F93"/>
    <w:rsid w:val="00146307"/>
    <w:rsid w:val="00146589"/>
    <w:rsid w:val="001466BD"/>
    <w:rsid w:val="00146736"/>
    <w:rsid w:val="00146FD7"/>
    <w:rsid w:val="001473B7"/>
    <w:rsid w:val="00147D33"/>
    <w:rsid w:val="00150018"/>
    <w:rsid w:val="001500BB"/>
    <w:rsid w:val="00150396"/>
    <w:rsid w:val="001509C1"/>
    <w:rsid w:val="001513A4"/>
    <w:rsid w:val="00151C44"/>
    <w:rsid w:val="0015201E"/>
    <w:rsid w:val="0015274D"/>
    <w:rsid w:val="00152C13"/>
    <w:rsid w:val="00152F02"/>
    <w:rsid w:val="00153190"/>
    <w:rsid w:val="001549F1"/>
    <w:rsid w:val="00155030"/>
    <w:rsid w:val="001554A0"/>
    <w:rsid w:val="00155724"/>
    <w:rsid w:val="00155880"/>
    <w:rsid w:val="001558CD"/>
    <w:rsid w:val="00155CB3"/>
    <w:rsid w:val="001561A7"/>
    <w:rsid w:val="00156561"/>
    <w:rsid w:val="00156743"/>
    <w:rsid w:val="0015761F"/>
    <w:rsid w:val="001607BC"/>
    <w:rsid w:val="00160B92"/>
    <w:rsid w:val="00160D8E"/>
    <w:rsid w:val="00160F36"/>
    <w:rsid w:val="001615C6"/>
    <w:rsid w:val="001616AA"/>
    <w:rsid w:val="00161E2C"/>
    <w:rsid w:val="001621BD"/>
    <w:rsid w:val="0016288E"/>
    <w:rsid w:val="00163080"/>
    <w:rsid w:val="001633C9"/>
    <w:rsid w:val="00164098"/>
    <w:rsid w:val="00165326"/>
    <w:rsid w:val="00165631"/>
    <w:rsid w:val="00165E9C"/>
    <w:rsid w:val="00165F3A"/>
    <w:rsid w:val="001671C5"/>
    <w:rsid w:val="001672E3"/>
    <w:rsid w:val="00167446"/>
    <w:rsid w:val="001700D8"/>
    <w:rsid w:val="001701DD"/>
    <w:rsid w:val="00170AFE"/>
    <w:rsid w:val="00170BCE"/>
    <w:rsid w:val="00170FFE"/>
    <w:rsid w:val="0017172A"/>
    <w:rsid w:val="00171746"/>
    <w:rsid w:val="001739AA"/>
    <w:rsid w:val="00173F24"/>
    <w:rsid w:val="00173F9A"/>
    <w:rsid w:val="00173FB1"/>
    <w:rsid w:val="001742D5"/>
    <w:rsid w:val="00174A25"/>
    <w:rsid w:val="00174D0E"/>
    <w:rsid w:val="0017505C"/>
    <w:rsid w:val="001752BB"/>
    <w:rsid w:val="00175334"/>
    <w:rsid w:val="00175CB5"/>
    <w:rsid w:val="00176D1F"/>
    <w:rsid w:val="00177FF2"/>
    <w:rsid w:val="001800B2"/>
    <w:rsid w:val="001813FE"/>
    <w:rsid w:val="00181CC6"/>
    <w:rsid w:val="0018254E"/>
    <w:rsid w:val="00183588"/>
    <w:rsid w:val="001843EC"/>
    <w:rsid w:val="0018440A"/>
    <w:rsid w:val="0018457A"/>
    <w:rsid w:val="0018505B"/>
    <w:rsid w:val="001862FA"/>
    <w:rsid w:val="001868D3"/>
    <w:rsid w:val="00186F75"/>
    <w:rsid w:val="00187B1C"/>
    <w:rsid w:val="00187D39"/>
    <w:rsid w:val="001903E9"/>
    <w:rsid w:val="00190863"/>
    <w:rsid w:val="001908C7"/>
    <w:rsid w:val="00191156"/>
    <w:rsid w:val="0019173A"/>
    <w:rsid w:val="001923F2"/>
    <w:rsid w:val="00193255"/>
    <w:rsid w:val="00194357"/>
    <w:rsid w:val="001944D9"/>
    <w:rsid w:val="00194A68"/>
    <w:rsid w:val="00194E43"/>
    <w:rsid w:val="00195DD0"/>
    <w:rsid w:val="00195E92"/>
    <w:rsid w:val="001961C2"/>
    <w:rsid w:val="0019620F"/>
    <w:rsid w:val="001966A2"/>
    <w:rsid w:val="001971BD"/>
    <w:rsid w:val="00197B33"/>
    <w:rsid w:val="00197B5C"/>
    <w:rsid w:val="00197E61"/>
    <w:rsid w:val="00197FB8"/>
    <w:rsid w:val="001A0508"/>
    <w:rsid w:val="001A093F"/>
    <w:rsid w:val="001A0FFC"/>
    <w:rsid w:val="001A191B"/>
    <w:rsid w:val="001A1A1E"/>
    <w:rsid w:val="001A2B77"/>
    <w:rsid w:val="001A3191"/>
    <w:rsid w:val="001A363C"/>
    <w:rsid w:val="001A3DD4"/>
    <w:rsid w:val="001A42CE"/>
    <w:rsid w:val="001A54DD"/>
    <w:rsid w:val="001A6CE4"/>
    <w:rsid w:val="001A715E"/>
    <w:rsid w:val="001A7256"/>
    <w:rsid w:val="001A750A"/>
    <w:rsid w:val="001A79DC"/>
    <w:rsid w:val="001B163B"/>
    <w:rsid w:val="001B1E8E"/>
    <w:rsid w:val="001B2752"/>
    <w:rsid w:val="001B2C42"/>
    <w:rsid w:val="001B3148"/>
    <w:rsid w:val="001B3D53"/>
    <w:rsid w:val="001B4017"/>
    <w:rsid w:val="001B4B66"/>
    <w:rsid w:val="001B4BB8"/>
    <w:rsid w:val="001B578F"/>
    <w:rsid w:val="001B5C9E"/>
    <w:rsid w:val="001B5DBC"/>
    <w:rsid w:val="001B5FB7"/>
    <w:rsid w:val="001B5FCE"/>
    <w:rsid w:val="001B67CD"/>
    <w:rsid w:val="001B6993"/>
    <w:rsid w:val="001B6C8B"/>
    <w:rsid w:val="001B7121"/>
    <w:rsid w:val="001B7891"/>
    <w:rsid w:val="001C00A1"/>
    <w:rsid w:val="001C023B"/>
    <w:rsid w:val="001C052D"/>
    <w:rsid w:val="001C145A"/>
    <w:rsid w:val="001C1B99"/>
    <w:rsid w:val="001C1C17"/>
    <w:rsid w:val="001C2611"/>
    <w:rsid w:val="001C2E34"/>
    <w:rsid w:val="001C2F38"/>
    <w:rsid w:val="001C48D6"/>
    <w:rsid w:val="001C4C79"/>
    <w:rsid w:val="001C4FE1"/>
    <w:rsid w:val="001C5012"/>
    <w:rsid w:val="001C60F3"/>
    <w:rsid w:val="001C672C"/>
    <w:rsid w:val="001C7294"/>
    <w:rsid w:val="001C77FF"/>
    <w:rsid w:val="001D0D1E"/>
    <w:rsid w:val="001D177A"/>
    <w:rsid w:val="001D270A"/>
    <w:rsid w:val="001D281B"/>
    <w:rsid w:val="001D375C"/>
    <w:rsid w:val="001D3E8A"/>
    <w:rsid w:val="001D4CDC"/>
    <w:rsid w:val="001D4E97"/>
    <w:rsid w:val="001D52AD"/>
    <w:rsid w:val="001D52C8"/>
    <w:rsid w:val="001D5D82"/>
    <w:rsid w:val="001D6D42"/>
    <w:rsid w:val="001D7536"/>
    <w:rsid w:val="001E0267"/>
    <w:rsid w:val="001E04CB"/>
    <w:rsid w:val="001E07BE"/>
    <w:rsid w:val="001E090F"/>
    <w:rsid w:val="001E0C94"/>
    <w:rsid w:val="001E0E02"/>
    <w:rsid w:val="001E1244"/>
    <w:rsid w:val="001E1612"/>
    <w:rsid w:val="001E1771"/>
    <w:rsid w:val="001E1E57"/>
    <w:rsid w:val="001E2083"/>
    <w:rsid w:val="001E2336"/>
    <w:rsid w:val="001E2479"/>
    <w:rsid w:val="001E2A96"/>
    <w:rsid w:val="001E3535"/>
    <w:rsid w:val="001E3D68"/>
    <w:rsid w:val="001E422D"/>
    <w:rsid w:val="001E43F2"/>
    <w:rsid w:val="001E49A0"/>
    <w:rsid w:val="001E59A6"/>
    <w:rsid w:val="001E6C22"/>
    <w:rsid w:val="001E7331"/>
    <w:rsid w:val="001E75DF"/>
    <w:rsid w:val="001E7EF4"/>
    <w:rsid w:val="001E7FFC"/>
    <w:rsid w:val="001F0804"/>
    <w:rsid w:val="001F0AFA"/>
    <w:rsid w:val="001F171D"/>
    <w:rsid w:val="001F191E"/>
    <w:rsid w:val="001F1E57"/>
    <w:rsid w:val="001F214A"/>
    <w:rsid w:val="001F392D"/>
    <w:rsid w:val="001F3F43"/>
    <w:rsid w:val="001F406C"/>
    <w:rsid w:val="001F4310"/>
    <w:rsid w:val="001F4772"/>
    <w:rsid w:val="001F4C64"/>
    <w:rsid w:val="001F550D"/>
    <w:rsid w:val="001F56E3"/>
    <w:rsid w:val="001F57DB"/>
    <w:rsid w:val="001F5A5C"/>
    <w:rsid w:val="001F5ACE"/>
    <w:rsid w:val="001F5D4A"/>
    <w:rsid w:val="001F6A22"/>
    <w:rsid w:val="001F7782"/>
    <w:rsid w:val="001F77B7"/>
    <w:rsid w:val="001F7A7C"/>
    <w:rsid w:val="0020056F"/>
    <w:rsid w:val="00201531"/>
    <w:rsid w:val="00201532"/>
    <w:rsid w:val="002021B1"/>
    <w:rsid w:val="00202425"/>
    <w:rsid w:val="002025DF"/>
    <w:rsid w:val="00202709"/>
    <w:rsid w:val="00203D0D"/>
    <w:rsid w:val="002042E6"/>
    <w:rsid w:val="00204788"/>
    <w:rsid w:val="0020498B"/>
    <w:rsid w:val="00205350"/>
    <w:rsid w:val="002054F9"/>
    <w:rsid w:val="0020584F"/>
    <w:rsid w:val="00205BCD"/>
    <w:rsid w:val="002067F6"/>
    <w:rsid w:val="0020682D"/>
    <w:rsid w:val="00207DDC"/>
    <w:rsid w:val="002117B7"/>
    <w:rsid w:val="00211B81"/>
    <w:rsid w:val="00211B93"/>
    <w:rsid w:val="00211E1E"/>
    <w:rsid w:val="002121E0"/>
    <w:rsid w:val="00212489"/>
    <w:rsid w:val="00212E46"/>
    <w:rsid w:val="002137EE"/>
    <w:rsid w:val="00214086"/>
    <w:rsid w:val="002141E2"/>
    <w:rsid w:val="0021426A"/>
    <w:rsid w:val="0021497C"/>
    <w:rsid w:val="002154A2"/>
    <w:rsid w:val="00216706"/>
    <w:rsid w:val="00216884"/>
    <w:rsid w:val="00216FF2"/>
    <w:rsid w:val="00217341"/>
    <w:rsid w:val="00217589"/>
    <w:rsid w:val="0021796C"/>
    <w:rsid w:val="0022060A"/>
    <w:rsid w:val="00220C3C"/>
    <w:rsid w:val="00220E4E"/>
    <w:rsid w:val="00221276"/>
    <w:rsid w:val="00221E8D"/>
    <w:rsid w:val="002236C9"/>
    <w:rsid w:val="00223756"/>
    <w:rsid w:val="002238F9"/>
    <w:rsid w:val="00223DF3"/>
    <w:rsid w:val="00224686"/>
    <w:rsid w:val="00224BD0"/>
    <w:rsid w:val="00224E61"/>
    <w:rsid w:val="00225715"/>
    <w:rsid w:val="00225861"/>
    <w:rsid w:val="00227525"/>
    <w:rsid w:val="00230064"/>
    <w:rsid w:val="0023108E"/>
    <w:rsid w:val="00231500"/>
    <w:rsid w:val="0023168E"/>
    <w:rsid w:val="00233093"/>
    <w:rsid w:val="00233216"/>
    <w:rsid w:val="0023407E"/>
    <w:rsid w:val="00234425"/>
    <w:rsid w:val="00234E04"/>
    <w:rsid w:val="002356F8"/>
    <w:rsid w:val="00237898"/>
    <w:rsid w:val="002424BB"/>
    <w:rsid w:val="00242A02"/>
    <w:rsid w:val="00242A98"/>
    <w:rsid w:val="00242EE0"/>
    <w:rsid w:val="00243182"/>
    <w:rsid w:val="002436B2"/>
    <w:rsid w:val="00244656"/>
    <w:rsid w:val="002446BA"/>
    <w:rsid w:val="00244828"/>
    <w:rsid w:val="00245D39"/>
    <w:rsid w:val="00245E02"/>
    <w:rsid w:val="002471D9"/>
    <w:rsid w:val="0025054C"/>
    <w:rsid w:val="002509C1"/>
    <w:rsid w:val="002513E8"/>
    <w:rsid w:val="00252B1A"/>
    <w:rsid w:val="002530F0"/>
    <w:rsid w:val="0025349C"/>
    <w:rsid w:val="002539DE"/>
    <w:rsid w:val="00253AD7"/>
    <w:rsid w:val="002542A0"/>
    <w:rsid w:val="002543D8"/>
    <w:rsid w:val="00254697"/>
    <w:rsid w:val="00255129"/>
    <w:rsid w:val="0025561C"/>
    <w:rsid w:val="00256236"/>
    <w:rsid w:val="00256F84"/>
    <w:rsid w:val="002571F2"/>
    <w:rsid w:val="00257DD4"/>
    <w:rsid w:val="00257DF5"/>
    <w:rsid w:val="002611DB"/>
    <w:rsid w:val="00261579"/>
    <w:rsid w:val="00261718"/>
    <w:rsid w:val="00261FD5"/>
    <w:rsid w:val="002623F4"/>
    <w:rsid w:val="00263A53"/>
    <w:rsid w:val="00263B0A"/>
    <w:rsid w:val="00263F47"/>
    <w:rsid w:val="002641D3"/>
    <w:rsid w:val="00265468"/>
    <w:rsid w:val="0026581C"/>
    <w:rsid w:val="00265BE9"/>
    <w:rsid w:val="00266497"/>
    <w:rsid w:val="0026666A"/>
    <w:rsid w:val="002718A4"/>
    <w:rsid w:val="002719B0"/>
    <w:rsid w:val="00271E25"/>
    <w:rsid w:val="00272424"/>
    <w:rsid w:val="00273CFE"/>
    <w:rsid w:val="002743AA"/>
    <w:rsid w:val="00274463"/>
    <w:rsid w:val="00274519"/>
    <w:rsid w:val="00274719"/>
    <w:rsid w:val="002748B9"/>
    <w:rsid w:val="00274D59"/>
    <w:rsid w:val="002752F9"/>
    <w:rsid w:val="002753F8"/>
    <w:rsid w:val="002770A5"/>
    <w:rsid w:val="00277269"/>
    <w:rsid w:val="0027759A"/>
    <w:rsid w:val="00280A56"/>
    <w:rsid w:val="002810CE"/>
    <w:rsid w:val="00281845"/>
    <w:rsid w:val="00281A80"/>
    <w:rsid w:val="00281B6C"/>
    <w:rsid w:val="00281C76"/>
    <w:rsid w:val="00281CAC"/>
    <w:rsid w:val="00282327"/>
    <w:rsid w:val="00282345"/>
    <w:rsid w:val="0028306A"/>
    <w:rsid w:val="0028359E"/>
    <w:rsid w:val="002836E8"/>
    <w:rsid w:val="002838E4"/>
    <w:rsid w:val="00283C34"/>
    <w:rsid w:val="00283CC0"/>
    <w:rsid w:val="00284206"/>
    <w:rsid w:val="00285623"/>
    <w:rsid w:val="00285AB6"/>
    <w:rsid w:val="00287FB3"/>
    <w:rsid w:val="00290B14"/>
    <w:rsid w:val="002914E3"/>
    <w:rsid w:val="00292024"/>
    <w:rsid w:val="002924DC"/>
    <w:rsid w:val="0029258F"/>
    <w:rsid w:val="0029259C"/>
    <w:rsid w:val="00292DAB"/>
    <w:rsid w:val="00292EFD"/>
    <w:rsid w:val="002932B1"/>
    <w:rsid w:val="00294233"/>
    <w:rsid w:val="002942B1"/>
    <w:rsid w:val="002946E4"/>
    <w:rsid w:val="002949E9"/>
    <w:rsid w:val="00294C0F"/>
    <w:rsid w:val="0029546E"/>
    <w:rsid w:val="002957DD"/>
    <w:rsid w:val="00295D6B"/>
    <w:rsid w:val="00296153"/>
    <w:rsid w:val="00296950"/>
    <w:rsid w:val="00297BA1"/>
    <w:rsid w:val="00297F0A"/>
    <w:rsid w:val="002A0DD4"/>
    <w:rsid w:val="002A1AB3"/>
    <w:rsid w:val="002A245E"/>
    <w:rsid w:val="002A3B53"/>
    <w:rsid w:val="002A3B7A"/>
    <w:rsid w:val="002A43AE"/>
    <w:rsid w:val="002A444C"/>
    <w:rsid w:val="002A45AF"/>
    <w:rsid w:val="002A4845"/>
    <w:rsid w:val="002A514B"/>
    <w:rsid w:val="002A5570"/>
    <w:rsid w:val="002A580E"/>
    <w:rsid w:val="002A5831"/>
    <w:rsid w:val="002A5D7D"/>
    <w:rsid w:val="002A5E3B"/>
    <w:rsid w:val="002A62C7"/>
    <w:rsid w:val="002A63AE"/>
    <w:rsid w:val="002A66C4"/>
    <w:rsid w:val="002A73C7"/>
    <w:rsid w:val="002A7EF8"/>
    <w:rsid w:val="002B0266"/>
    <w:rsid w:val="002B06CB"/>
    <w:rsid w:val="002B0F40"/>
    <w:rsid w:val="002B1B66"/>
    <w:rsid w:val="002B209E"/>
    <w:rsid w:val="002B2875"/>
    <w:rsid w:val="002B2FA3"/>
    <w:rsid w:val="002B316E"/>
    <w:rsid w:val="002B36EC"/>
    <w:rsid w:val="002B3C81"/>
    <w:rsid w:val="002B3E6A"/>
    <w:rsid w:val="002B3FE9"/>
    <w:rsid w:val="002B44EF"/>
    <w:rsid w:val="002B45A7"/>
    <w:rsid w:val="002B4EC9"/>
    <w:rsid w:val="002B5095"/>
    <w:rsid w:val="002B66F9"/>
    <w:rsid w:val="002B671B"/>
    <w:rsid w:val="002B7237"/>
    <w:rsid w:val="002B79F8"/>
    <w:rsid w:val="002B7BED"/>
    <w:rsid w:val="002C0271"/>
    <w:rsid w:val="002C0FB6"/>
    <w:rsid w:val="002C2545"/>
    <w:rsid w:val="002C28D9"/>
    <w:rsid w:val="002C296A"/>
    <w:rsid w:val="002C2F49"/>
    <w:rsid w:val="002C2F75"/>
    <w:rsid w:val="002C3C3A"/>
    <w:rsid w:val="002C4583"/>
    <w:rsid w:val="002C45F6"/>
    <w:rsid w:val="002C4637"/>
    <w:rsid w:val="002C4D19"/>
    <w:rsid w:val="002C56DD"/>
    <w:rsid w:val="002C5BF8"/>
    <w:rsid w:val="002C690C"/>
    <w:rsid w:val="002C6EB9"/>
    <w:rsid w:val="002C72AD"/>
    <w:rsid w:val="002C7D70"/>
    <w:rsid w:val="002C7F60"/>
    <w:rsid w:val="002D0C28"/>
    <w:rsid w:val="002D0CE5"/>
    <w:rsid w:val="002D0D83"/>
    <w:rsid w:val="002D1CBE"/>
    <w:rsid w:val="002D22D2"/>
    <w:rsid w:val="002D2467"/>
    <w:rsid w:val="002D30DE"/>
    <w:rsid w:val="002D3470"/>
    <w:rsid w:val="002D3AA2"/>
    <w:rsid w:val="002D40A8"/>
    <w:rsid w:val="002D4634"/>
    <w:rsid w:val="002D4ACE"/>
    <w:rsid w:val="002D4E08"/>
    <w:rsid w:val="002D5433"/>
    <w:rsid w:val="002D60BB"/>
    <w:rsid w:val="002D6D7B"/>
    <w:rsid w:val="002D7BFE"/>
    <w:rsid w:val="002E137C"/>
    <w:rsid w:val="002E14E1"/>
    <w:rsid w:val="002E21E7"/>
    <w:rsid w:val="002E35D4"/>
    <w:rsid w:val="002E3C2F"/>
    <w:rsid w:val="002E3CDA"/>
    <w:rsid w:val="002E58A2"/>
    <w:rsid w:val="002E5C1E"/>
    <w:rsid w:val="002E5D0F"/>
    <w:rsid w:val="002E6351"/>
    <w:rsid w:val="002E6522"/>
    <w:rsid w:val="002E6D45"/>
    <w:rsid w:val="002E6E54"/>
    <w:rsid w:val="002E7446"/>
    <w:rsid w:val="002E7BDF"/>
    <w:rsid w:val="002E7EEA"/>
    <w:rsid w:val="002F03B7"/>
    <w:rsid w:val="002F0410"/>
    <w:rsid w:val="002F0D62"/>
    <w:rsid w:val="002F0E4A"/>
    <w:rsid w:val="002F1043"/>
    <w:rsid w:val="002F16C2"/>
    <w:rsid w:val="002F185F"/>
    <w:rsid w:val="002F1AD0"/>
    <w:rsid w:val="002F2C33"/>
    <w:rsid w:val="002F31DA"/>
    <w:rsid w:val="002F3B7E"/>
    <w:rsid w:val="002F4527"/>
    <w:rsid w:val="002F588A"/>
    <w:rsid w:val="002F6A4E"/>
    <w:rsid w:val="002F7302"/>
    <w:rsid w:val="002F790A"/>
    <w:rsid w:val="003012B7"/>
    <w:rsid w:val="003016A2"/>
    <w:rsid w:val="0030278D"/>
    <w:rsid w:val="00302A48"/>
    <w:rsid w:val="00302FB5"/>
    <w:rsid w:val="00303118"/>
    <w:rsid w:val="003042FE"/>
    <w:rsid w:val="0030438D"/>
    <w:rsid w:val="0030484E"/>
    <w:rsid w:val="00305286"/>
    <w:rsid w:val="00305407"/>
    <w:rsid w:val="003056CC"/>
    <w:rsid w:val="00306730"/>
    <w:rsid w:val="003071C3"/>
    <w:rsid w:val="00307F6D"/>
    <w:rsid w:val="003102DB"/>
    <w:rsid w:val="00310B8C"/>
    <w:rsid w:val="00310E14"/>
    <w:rsid w:val="003116EA"/>
    <w:rsid w:val="00312218"/>
    <w:rsid w:val="00313263"/>
    <w:rsid w:val="0031392A"/>
    <w:rsid w:val="003141E7"/>
    <w:rsid w:val="00314C2B"/>
    <w:rsid w:val="003156D0"/>
    <w:rsid w:val="0031685A"/>
    <w:rsid w:val="00317069"/>
    <w:rsid w:val="00317D52"/>
    <w:rsid w:val="00320394"/>
    <w:rsid w:val="00320427"/>
    <w:rsid w:val="00320939"/>
    <w:rsid w:val="00320ECB"/>
    <w:rsid w:val="003213E2"/>
    <w:rsid w:val="00321493"/>
    <w:rsid w:val="00321856"/>
    <w:rsid w:val="003218FE"/>
    <w:rsid w:val="00321FA4"/>
    <w:rsid w:val="003220EE"/>
    <w:rsid w:val="00322611"/>
    <w:rsid w:val="0032264C"/>
    <w:rsid w:val="0032281C"/>
    <w:rsid w:val="00322B55"/>
    <w:rsid w:val="0032377F"/>
    <w:rsid w:val="00324151"/>
    <w:rsid w:val="0032466A"/>
    <w:rsid w:val="003247D4"/>
    <w:rsid w:val="00324BDD"/>
    <w:rsid w:val="003255BA"/>
    <w:rsid w:val="00325B93"/>
    <w:rsid w:val="0032656F"/>
    <w:rsid w:val="003265CD"/>
    <w:rsid w:val="0032678A"/>
    <w:rsid w:val="003271B9"/>
    <w:rsid w:val="003276A9"/>
    <w:rsid w:val="0032778D"/>
    <w:rsid w:val="00327C23"/>
    <w:rsid w:val="00327C78"/>
    <w:rsid w:val="00327E3E"/>
    <w:rsid w:val="003313D9"/>
    <w:rsid w:val="00331899"/>
    <w:rsid w:val="003318EE"/>
    <w:rsid w:val="00331B78"/>
    <w:rsid w:val="00331CCD"/>
    <w:rsid w:val="00331F6E"/>
    <w:rsid w:val="00332CB0"/>
    <w:rsid w:val="00332EA9"/>
    <w:rsid w:val="00333665"/>
    <w:rsid w:val="003338C3"/>
    <w:rsid w:val="00333D89"/>
    <w:rsid w:val="00333EB0"/>
    <w:rsid w:val="00333FAB"/>
    <w:rsid w:val="00334331"/>
    <w:rsid w:val="00335DB0"/>
    <w:rsid w:val="00336011"/>
    <w:rsid w:val="003361DE"/>
    <w:rsid w:val="00336609"/>
    <w:rsid w:val="0033664D"/>
    <w:rsid w:val="00337196"/>
    <w:rsid w:val="00337404"/>
    <w:rsid w:val="00337788"/>
    <w:rsid w:val="00337B98"/>
    <w:rsid w:val="003404E8"/>
    <w:rsid w:val="00340BE0"/>
    <w:rsid w:val="003415CF"/>
    <w:rsid w:val="0034231B"/>
    <w:rsid w:val="00342C61"/>
    <w:rsid w:val="00342D8A"/>
    <w:rsid w:val="00343018"/>
    <w:rsid w:val="00343A66"/>
    <w:rsid w:val="00343C65"/>
    <w:rsid w:val="003443F6"/>
    <w:rsid w:val="003444D9"/>
    <w:rsid w:val="00344D17"/>
    <w:rsid w:val="00345739"/>
    <w:rsid w:val="00345825"/>
    <w:rsid w:val="00345A81"/>
    <w:rsid w:val="00345F47"/>
    <w:rsid w:val="00345F75"/>
    <w:rsid w:val="00346283"/>
    <w:rsid w:val="00346574"/>
    <w:rsid w:val="00346812"/>
    <w:rsid w:val="00346D2E"/>
    <w:rsid w:val="00346DB5"/>
    <w:rsid w:val="00347187"/>
    <w:rsid w:val="00347208"/>
    <w:rsid w:val="00347D2A"/>
    <w:rsid w:val="00350D43"/>
    <w:rsid w:val="00350FDC"/>
    <w:rsid w:val="0035119E"/>
    <w:rsid w:val="00351F34"/>
    <w:rsid w:val="00352489"/>
    <w:rsid w:val="00352C95"/>
    <w:rsid w:val="0035555A"/>
    <w:rsid w:val="003558CF"/>
    <w:rsid w:val="00355BD6"/>
    <w:rsid w:val="00357BE5"/>
    <w:rsid w:val="00357C6A"/>
    <w:rsid w:val="0036017F"/>
    <w:rsid w:val="00360581"/>
    <w:rsid w:val="003609C9"/>
    <w:rsid w:val="00360D2B"/>
    <w:rsid w:val="003619E9"/>
    <w:rsid w:val="00361A45"/>
    <w:rsid w:val="00361F58"/>
    <w:rsid w:val="003625FD"/>
    <w:rsid w:val="00363842"/>
    <w:rsid w:val="0036386B"/>
    <w:rsid w:val="003638DD"/>
    <w:rsid w:val="0036440A"/>
    <w:rsid w:val="00364B78"/>
    <w:rsid w:val="00364E59"/>
    <w:rsid w:val="0036502E"/>
    <w:rsid w:val="0036582F"/>
    <w:rsid w:val="003662BE"/>
    <w:rsid w:val="003662FE"/>
    <w:rsid w:val="00367842"/>
    <w:rsid w:val="00367F45"/>
    <w:rsid w:val="0037000C"/>
    <w:rsid w:val="00370CDE"/>
    <w:rsid w:val="003712A5"/>
    <w:rsid w:val="00372682"/>
    <w:rsid w:val="00372CE1"/>
    <w:rsid w:val="00372E1F"/>
    <w:rsid w:val="00373255"/>
    <w:rsid w:val="0037325B"/>
    <w:rsid w:val="00373669"/>
    <w:rsid w:val="00373F2A"/>
    <w:rsid w:val="00374742"/>
    <w:rsid w:val="00374D46"/>
    <w:rsid w:val="003755F6"/>
    <w:rsid w:val="00375E34"/>
    <w:rsid w:val="00376E86"/>
    <w:rsid w:val="00377A72"/>
    <w:rsid w:val="00380EE2"/>
    <w:rsid w:val="003823CB"/>
    <w:rsid w:val="003826BD"/>
    <w:rsid w:val="00383B79"/>
    <w:rsid w:val="003847BF"/>
    <w:rsid w:val="003851A1"/>
    <w:rsid w:val="0038562F"/>
    <w:rsid w:val="00385979"/>
    <w:rsid w:val="003863AA"/>
    <w:rsid w:val="003863EB"/>
    <w:rsid w:val="00386794"/>
    <w:rsid w:val="003873BA"/>
    <w:rsid w:val="003878A0"/>
    <w:rsid w:val="003900B2"/>
    <w:rsid w:val="003901A1"/>
    <w:rsid w:val="0039073E"/>
    <w:rsid w:val="00390E10"/>
    <w:rsid w:val="0039117C"/>
    <w:rsid w:val="00391AE3"/>
    <w:rsid w:val="00391FE5"/>
    <w:rsid w:val="00392057"/>
    <w:rsid w:val="00392FB0"/>
    <w:rsid w:val="0039302D"/>
    <w:rsid w:val="0039324E"/>
    <w:rsid w:val="0039359C"/>
    <w:rsid w:val="003939D4"/>
    <w:rsid w:val="003948F2"/>
    <w:rsid w:val="00394F92"/>
    <w:rsid w:val="00395538"/>
    <w:rsid w:val="00395AC2"/>
    <w:rsid w:val="00395AEE"/>
    <w:rsid w:val="00395F9F"/>
    <w:rsid w:val="00396158"/>
    <w:rsid w:val="00396244"/>
    <w:rsid w:val="003962BC"/>
    <w:rsid w:val="00397C54"/>
    <w:rsid w:val="003A08B9"/>
    <w:rsid w:val="003A1173"/>
    <w:rsid w:val="003A1A3E"/>
    <w:rsid w:val="003A2767"/>
    <w:rsid w:val="003A3C0F"/>
    <w:rsid w:val="003A493F"/>
    <w:rsid w:val="003A525F"/>
    <w:rsid w:val="003A61A4"/>
    <w:rsid w:val="003A63A4"/>
    <w:rsid w:val="003A6B79"/>
    <w:rsid w:val="003A714B"/>
    <w:rsid w:val="003A74A4"/>
    <w:rsid w:val="003B01BE"/>
    <w:rsid w:val="003B0737"/>
    <w:rsid w:val="003B0F37"/>
    <w:rsid w:val="003B13AD"/>
    <w:rsid w:val="003B14B8"/>
    <w:rsid w:val="003B192D"/>
    <w:rsid w:val="003B1CD7"/>
    <w:rsid w:val="003B2E12"/>
    <w:rsid w:val="003B46D9"/>
    <w:rsid w:val="003B4ABB"/>
    <w:rsid w:val="003B53E3"/>
    <w:rsid w:val="003B5624"/>
    <w:rsid w:val="003B63C1"/>
    <w:rsid w:val="003B66A0"/>
    <w:rsid w:val="003B69D5"/>
    <w:rsid w:val="003B71D5"/>
    <w:rsid w:val="003B76FA"/>
    <w:rsid w:val="003B7C32"/>
    <w:rsid w:val="003C0EBC"/>
    <w:rsid w:val="003C1BBF"/>
    <w:rsid w:val="003C2A14"/>
    <w:rsid w:val="003C2A89"/>
    <w:rsid w:val="003C3B40"/>
    <w:rsid w:val="003C3E74"/>
    <w:rsid w:val="003C49D3"/>
    <w:rsid w:val="003C4A05"/>
    <w:rsid w:val="003C4B62"/>
    <w:rsid w:val="003C7105"/>
    <w:rsid w:val="003C7278"/>
    <w:rsid w:val="003C7485"/>
    <w:rsid w:val="003D0B5E"/>
    <w:rsid w:val="003D1412"/>
    <w:rsid w:val="003D1CE3"/>
    <w:rsid w:val="003D1E2F"/>
    <w:rsid w:val="003D2818"/>
    <w:rsid w:val="003D290A"/>
    <w:rsid w:val="003D2D5A"/>
    <w:rsid w:val="003D3187"/>
    <w:rsid w:val="003D34D6"/>
    <w:rsid w:val="003D364B"/>
    <w:rsid w:val="003D4324"/>
    <w:rsid w:val="003D446E"/>
    <w:rsid w:val="003D4A54"/>
    <w:rsid w:val="003D518C"/>
    <w:rsid w:val="003D52BB"/>
    <w:rsid w:val="003D6559"/>
    <w:rsid w:val="003D66E9"/>
    <w:rsid w:val="003D6B77"/>
    <w:rsid w:val="003D7268"/>
    <w:rsid w:val="003D7BFB"/>
    <w:rsid w:val="003E05B9"/>
    <w:rsid w:val="003E070E"/>
    <w:rsid w:val="003E12FA"/>
    <w:rsid w:val="003E1431"/>
    <w:rsid w:val="003E210C"/>
    <w:rsid w:val="003E29BC"/>
    <w:rsid w:val="003E3030"/>
    <w:rsid w:val="003E3E25"/>
    <w:rsid w:val="003E4015"/>
    <w:rsid w:val="003E4D61"/>
    <w:rsid w:val="003E5C2D"/>
    <w:rsid w:val="003E6613"/>
    <w:rsid w:val="003E7174"/>
    <w:rsid w:val="003E7462"/>
    <w:rsid w:val="003E7C64"/>
    <w:rsid w:val="003F005F"/>
    <w:rsid w:val="003F02FF"/>
    <w:rsid w:val="003F1422"/>
    <w:rsid w:val="003F1637"/>
    <w:rsid w:val="003F1878"/>
    <w:rsid w:val="003F1F60"/>
    <w:rsid w:val="003F2F5F"/>
    <w:rsid w:val="003F3EA3"/>
    <w:rsid w:val="003F46C9"/>
    <w:rsid w:val="003F49DC"/>
    <w:rsid w:val="003F4C13"/>
    <w:rsid w:val="003F60EE"/>
    <w:rsid w:val="003F6399"/>
    <w:rsid w:val="003F71CE"/>
    <w:rsid w:val="003F77CF"/>
    <w:rsid w:val="004009E3"/>
    <w:rsid w:val="00400B9A"/>
    <w:rsid w:val="00400BFF"/>
    <w:rsid w:val="00401046"/>
    <w:rsid w:val="00401BFF"/>
    <w:rsid w:val="004026B3"/>
    <w:rsid w:val="004026C8"/>
    <w:rsid w:val="004026E9"/>
    <w:rsid w:val="00402A8E"/>
    <w:rsid w:val="0040309F"/>
    <w:rsid w:val="0040338F"/>
    <w:rsid w:val="004036E7"/>
    <w:rsid w:val="00404299"/>
    <w:rsid w:val="00405FE7"/>
    <w:rsid w:val="0040604B"/>
    <w:rsid w:val="0040623B"/>
    <w:rsid w:val="00407B7B"/>
    <w:rsid w:val="00407BA2"/>
    <w:rsid w:val="00407EDD"/>
    <w:rsid w:val="004101B3"/>
    <w:rsid w:val="00410664"/>
    <w:rsid w:val="00410C56"/>
    <w:rsid w:val="00410C93"/>
    <w:rsid w:val="0041128D"/>
    <w:rsid w:val="004121D1"/>
    <w:rsid w:val="00412457"/>
    <w:rsid w:val="00412731"/>
    <w:rsid w:val="0041289E"/>
    <w:rsid w:val="00412FDD"/>
    <w:rsid w:val="0041306A"/>
    <w:rsid w:val="0041455D"/>
    <w:rsid w:val="00414871"/>
    <w:rsid w:val="004149DA"/>
    <w:rsid w:val="0041512D"/>
    <w:rsid w:val="00415590"/>
    <w:rsid w:val="0041565B"/>
    <w:rsid w:val="00416397"/>
    <w:rsid w:val="0041683B"/>
    <w:rsid w:val="00416A89"/>
    <w:rsid w:val="00416BF5"/>
    <w:rsid w:val="004175FB"/>
    <w:rsid w:val="00417BB2"/>
    <w:rsid w:val="00420093"/>
    <w:rsid w:val="0042037F"/>
    <w:rsid w:val="00420F5F"/>
    <w:rsid w:val="004211E1"/>
    <w:rsid w:val="004215F0"/>
    <w:rsid w:val="00421FB4"/>
    <w:rsid w:val="004225DB"/>
    <w:rsid w:val="00422621"/>
    <w:rsid w:val="00422622"/>
    <w:rsid w:val="004231E9"/>
    <w:rsid w:val="00423D7E"/>
    <w:rsid w:val="00424846"/>
    <w:rsid w:val="0042484C"/>
    <w:rsid w:val="004249F4"/>
    <w:rsid w:val="0042542E"/>
    <w:rsid w:val="00425E39"/>
    <w:rsid w:val="004270E2"/>
    <w:rsid w:val="0042763E"/>
    <w:rsid w:val="00430D68"/>
    <w:rsid w:val="004311C7"/>
    <w:rsid w:val="00431EF4"/>
    <w:rsid w:val="004327C7"/>
    <w:rsid w:val="00432991"/>
    <w:rsid w:val="00432CB1"/>
    <w:rsid w:val="004335EE"/>
    <w:rsid w:val="0043405B"/>
    <w:rsid w:val="0043490E"/>
    <w:rsid w:val="0043620A"/>
    <w:rsid w:val="00436A56"/>
    <w:rsid w:val="00436E6F"/>
    <w:rsid w:val="00437B81"/>
    <w:rsid w:val="004402C6"/>
    <w:rsid w:val="004404A0"/>
    <w:rsid w:val="004405D1"/>
    <w:rsid w:val="0044098C"/>
    <w:rsid w:val="004416D5"/>
    <w:rsid w:val="00441891"/>
    <w:rsid w:val="004421BD"/>
    <w:rsid w:val="004424FD"/>
    <w:rsid w:val="00442502"/>
    <w:rsid w:val="00442711"/>
    <w:rsid w:val="004430E7"/>
    <w:rsid w:val="0044313D"/>
    <w:rsid w:val="00443380"/>
    <w:rsid w:val="00443E67"/>
    <w:rsid w:val="00444962"/>
    <w:rsid w:val="0044514D"/>
    <w:rsid w:val="00445EEC"/>
    <w:rsid w:val="00446966"/>
    <w:rsid w:val="004469BF"/>
    <w:rsid w:val="00446D65"/>
    <w:rsid w:val="00447D67"/>
    <w:rsid w:val="00447ED2"/>
    <w:rsid w:val="004504AD"/>
    <w:rsid w:val="00451148"/>
    <w:rsid w:val="004514EA"/>
    <w:rsid w:val="004517B4"/>
    <w:rsid w:val="00451E26"/>
    <w:rsid w:val="00452726"/>
    <w:rsid w:val="00452FF2"/>
    <w:rsid w:val="0045443C"/>
    <w:rsid w:val="0045492C"/>
    <w:rsid w:val="00455A85"/>
    <w:rsid w:val="00455C48"/>
    <w:rsid w:val="00455F20"/>
    <w:rsid w:val="00456138"/>
    <w:rsid w:val="0045663A"/>
    <w:rsid w:val="00456CFE"/>
    <w:rsid w:val="004578FD"/>
    <w:rsid w:val="00457A73"/>
    <w:rsid w:val="00457BC2"/>
    <w:rsid w:val="00460282"/>
    <w:rsid w:val="00460AC7"/>
    <w:rsid w:val="00461BE2"/>
    <w:rsid w:val="004628FD"/>
    <w:rsid w:val="00462A10"/>
    <w:rsid w:val="00462BEB"/>
    <w:rsid w:val="0046320B"/>
    <w:rsid w:val="00463255"/>
    <w:rsid w:val="0046385E"/>
    <w:rsid w:val="0046402E"/>
    <w:rsid w:val="00464381"/>
    <w:rsid w:val="00464D25"/>
    <w:rsid w:val="00464F95"/>
    <w:rsid w:val="0046538A"/>
    <w:rsid w:val="00465447"/>
    <w:rsid w:val="00465576"/>
    <w:rsid w:val="004662BC"/>
    <w:rsid w:val="0046682E"/>
    <w:rsid w:val="00466941"/>
    <w:rsid w:val="00466BAD"/>
    <w:rsid w:val="00466D3E"/>
    <w:rsid w:val="00467006"/>
    <w:rsid w:val="004672DF"/>
    <w:rsid w:val="00470893"/>
    <w:rsid w:val="004712FB"/>
    <w:rsid w:val="0047156F"/>
    <w:rsid w:val="00471ED9"/>
    <w:rsid w:val="00472560"/>
    <w:rsid w:val="00472BE6"/>
    <w:rsid w:val="00473013"/>
    <w:rsid w:val="00473029"/>
    <w:rsid w:val="004736AA"/>
    <w:rsid w:val="004736E6"/>
    <w:rsid w:val="00473E82"/>
    <w:rsid w:val="00474DB6"/>
    <w:rsid w:val="004751F7"/>
    <w:rsid w:val="004767BE"/>
    <w:rsid w:val="00476A20"/>
    <w:rsid w:val="00476E46"/>
    <w:rsid w:val="00476FF0"/>
    <w:rsid w:val="0047764F"/>
    <w:rsid w:val="0047768A"/>
    <w:rsid w:val="00477DAE"/>
    <w:rsid w:val="004801F0"/>
    <w:rsid w:val="004808B3"/>
    <w:rsid w:val="00481682"/>
    <w:rsid w:val="00481F5D"/>
    <w:rsid w:val="0048232A"/>
    <w:rsid w:val="0048463B"/>
    <w:rsid w:val="004856A9"/>
    <w:rsid w:val="00485DCB"/>
    <w:rsid w:val="00486725"/>
    <w:rsid w:val="00486C72"/>
    <w:rsid w:val="00486F28"/>
    <w:rsid w:val="004876CD"/>
    <w:rsid w:val="00487910"/>
    <w:rsid w:val="00490E81"/>
    <w:rsid w:val="00491D3C"/>
    <w:rsid w:val="00492360"/>
    <w:rsid w:val="0049265A"/>
    <w:rsid w:val="00492EDB"/>
    <w:rsid w:val="00493222"/>
    <w:rsid w:val="004937DA"/>
    <w:rsid w:val="00493B40"/>
    <w:rsid w:val="00493BB2"/>
    <w:rsid w:val="00493FF0"/>
    <w:rsid w:val="004941BE"/>
    <w:rsid w:val="00494E48"/>
    <w:rsid w:val="004953EB"/>
    <w:rsid w:val="00495482"/>
    <w:rsid w:val="00495485"/>
    <w:rsid w:val="004957E1"/>
    <w:rsid w:val="00496589"/>
    <w:rsid w:val="004966D9"/>
    <w:rsid w:val="00496F1B"/>
    <w:rsid w:val="0049731A"/>
    <w:rsid w:val="004A0C28"/>
    <w:rsid w:val="004A13DA"/>
    <w:rsid w:val="004A1607"/>
    <w:rsid w:val="004A1728"/>
    <w:rsid w:val="004A1B4B"/>
    <w:rsid w:val="004A1DF3"/>
    <w:rsid w:val="004A2345"/>
    <w:rsid w:val="004A2A06"/>
    <w:rsid w:val="004A3400"/>
    <w:rsid w:val="004A34D2"/>
    <w:rsid w:val="004A369E"/>
    <w:rsid w:val="004A4186"/>
    <w:rsid w:val="004A46CA"/>
    <w:rsid w:val="004A5714"/>
    <w:rsid w:val="004A63D2"/>
    <w:rsid w:val="004A7533"/>
    <w:rsid w:val="004A7BFE"/>
    <w:rsid w:val="004B0336"/>
    <w:rsid w:val="004B04E9"/>
    <w:rsid w:val="004B087A"/>
    <w:rsid w:val="004B0B66"/>
    <w:rsid w:val="004B124B"/>
    <w:rsid w:val="004B1B27"/>
    <w:rsid w:val="004B21FF"/>
    <w:rsid w:val="004B22EF"/>
    <w:rsid w:val="004B3825"/>
    <w:rsid w:val="004B4265"/>
    <w:rsid w:val="004B4365"/>
    <w:rsid w:val="004B4723"/>
    <w:rsid w:val="004B48D7"/>
    <w:rsid w:val="004B4967"/>
    <w:rsid w:val="004B4BD9"/>
    <w:rsid w:val="004B5D96"/>
    <w:rsid w:val="004B67E6"/>
    <w:rsid w:val="004B7578"/>
    <w:rsid w:val="004C00F9"/>
    <w:rsid w:val="004C0B5E"/>
    <w:rsid w:val="004C0D34"/>
    <w:rsid w:val="004C14D2"/>
    <w:rsid w:val="004C1DFE"/>
    <w:rsid w:val="004C1E88"/>
    <w:rsid w:val="004C25E7"/>
    <w:rsid w:val="004C3070"/>
    <w:rsid w:val="004C34F3"/>
    <w:rsid w:val="004C42C4"/>
    <w:rsid w:val="004C5436"/>
    <w:rsid w:val="004C583C"/>
    <w:rsid w:val="004C641B"/>
    <w:rsid w:val="004C6A40"/>
    <w:rsid w:val="004C744F"/>
    <w:rsid w:val="004D0A1C"/>
    <w:rsid w:val="004D105D"/>
    <w:rsid w:val="004D108F"/>
    <w:rsid w:val="004D195E"/>
    <w:rsid w:val="004D1F3C"/>
    <w:rsid w:val="004D2112"/>
    <w:rsid w:val="004D26D9"/>
    <w:rsid w:val="004D2CBF"/>
    <w:rsid w:val="004D2F88"/>
    <w:rsid w:val="004D37E2"/>
    <w:rsid w:val="004D3969"/>
    <w:rsid w:val="004D40CE"/>
    <w:rsid w:val="004D46C1"/>
    <w:rsid w:val="004D4C13"/>
    <w:rsid w:val="004D4DE3"/>
    <w:rsid w:val="004D76C3"/>
    <w:rsid w:val="004E1499"/>
    <w:rsid w:val="004E196B"/>
    <w:rsid w:val="004E1DD4"/>
    <w:rsid w:val="004E25BE"/>
    <w:rsid w:val="004E26E6"/>
    <w:rsid w:val="004E2852"/>
    <w:rsid w:val="004E3689"/>
    <w:rsid w:val="004E4756"/>
    <w:rsid w:val="004E48DE"/>
    <w:rsid w:val="004E4A21"/>
    <w:rsid w:val="004E5C89"/>
    <w:rsid w:val="004E5F1C"/>
    <w:rsid w:val="004E6E61"/>
    <w:rsid w:val="004E7D3C"/>
    <w:rsid w:val="004F02A0"/>
    <w:rsid w:val="004F0FDD"/>
    <w:rsid w:val="004F1E4F"/>
    <w:rsid w:val="004F259A"/>
    <w:rsid w:val="004F2AB3"/>
    <w:rsid w:val="004F2B96"/>
    <w:rsid w:val="004F347F"/>
    <w:rsid w:val="004F353C"/>
    <w:rsid w:val="004F3690"/>
    <w:rsid w:val="004F36DF"/>
    <w:rsid w:val="004F41D8"/>
    <w:rsid w:val="004F45AF"/>
    <w:rsid w:val="004F4E05"/>
    <w:rsid w:val="004F4F1E"/>
    <w:rsid w:val="004F53CE"/>
    <w:rsid w:val="004F5506"/>
    <w:rsid w:val="004F5927"/>
    <w:rsid w:val="004F5BEE"/>
    <w:rsid w:val="004F5DE3"/>
    <w:rsid w:val="004F6711"/>
    <w:rsid w:val="004F67CC"/>
    <w:rsid w:val="004F6968"/>
    <w:rsid w:val="004F6E75"/>
    <w:rsid w:val="004F719E"/>
    <w:rsid w:val="004F73F1"/>
    <w:rsid w:val="004F743F"/>
    <w:rsid w:val="005004B2"/>
    <w:rsid w:val="005006B8"/>
    <w:rsid w:val="005008B3"/>
    <w:rsid w:val="00500BE1"/>
    <w:rsid w:val="00500DFE"/>
    <w:rsid w:val="00501047"/>
    <w:rsid w:val="00501146"/>
    <w:rsid w:val="00501996"/>
    <w:rsid w:val="00502F38"/>
    <w:rsid w:val="00504048"/>
    <w:rsid w:val="00504368"/>
    <w:rsid w:val="00504AFC"/>
    <w:rsid w:val="00504B7F"/>
    <w:rsid w:val="00505163"/>
    <w:rsid w:val="00506BDD"/>
    <w:rsid w:val="00506C4E"/>
    <w:rsid w:val="00510758"/>
    <w:rsid w:val="0051106B"/>
    <w:rsid w:val="0051148C"/>
    <w:rsid w:val="00511979"/>
    <w:rsid w:val="00511F93"/>
    <w:rsid w:val="00512BFC"/>
    <w:rsid w:val="005130DC"/>
    <w:rsid w:val="005131D4"/>
    <w:rsid w:val="0051394A"/>
    <w:rsid w:val="00513A37"/>
    <w:rsid w:val="00513C30"/>
    <w:rsid w:val="0051719F"/>
    <w:rsid w:val="0051743B"/>
    <w:rsid w:val="0051782F"/>
    <w:rsid w:val="005200C1"/>
    <w:rsid w:val="005206B5"/>
    <w:rsid w:val="0052086E"/>
    <w:rsid w:val="005221EB"/>
    <w:rsid w:val="005223C8"/>
    <w:rsid w:val="00522B54"/>
    <w:rsid w:val="00522C4D"/>
    <w:rsid w:val="0052393B"/>
    <w:rsid w:val="0052400D"/>
    <w:rsid w:val="005240D7"/>
    <w:rsid w:val="00525DB6"/>
    <w:rsid w:val="0052798C"/>
    <w:rsid w:val="00527E4D"/>
    <w:rsid w:val="00530096"/>
    <w:rsid w:val="005302A6"/>
    <w:rsid w:val="00530698"/>
    <w:rsid w:val="00530ABB"/>
    <w:rsid w:val="00530D79"/>
    <w:rsid w:val="005311B5"/>
    <w:rsid w:val="005312CF"/>
    <w:rsid w:val="00531686"/>
    <w:rsid w:val="00531EF2"/>
    <w:rsid w:val="00532AEC"/>
    <w:rsid w:val="00532EC1"/>
    <w:rsid w:val="00533229"/>
    <w:rsid w:val="0053370E"/>
    <w:rsid w:val="00534066"/>
    <w:rsid w:val="005347EF"/>
    <w:rsid w:val="0053498D"/>
    <w:rsid w:val="00535740"/>
    <w:rsid w:val="005364EB"/>
    <w:rsid w:val="0053753D"/>
    <w:rsid w:val="00537D6B"/>
    <w:rsid w:val="005400A4"/>
    <w:rsid w:val="0054056D"/>
    <w:rsid w:val="00540F36"/>
    <w:rsid w:val="00542FED"/>
    <w:rsid w:val="00543EBE"/>
    <w:rsid w:val="00544B5B"/>
    <w:rsid w:val="0054530F"/>
    <w:rsid w:val="0054588E"/>
    <w:rsid w:val="00545B4D"/>
    <w:rsid w:val="00545BA1"/>
    <w:rsid w:val="005469EB"/>
    <w:rsid w:val="00546BF3"/>
    <w:rsid w:val="005471AA"/>
    <w:rsid w:val="005473F8"/>
    <w:rsid w:val="00547998"/>
    <w:rsid w:val="00547D8F"/>
    <w:rsid w:val="00550F08"/>
    <w:rsid w:val="00551664"/>
    <w:rsid w:val="00553A9D"/>
    <w:rsid w:val="00553BD6"/>
    <w:rsid w:val="00554C7F"/>
    <w:rsid w:val="00554CF9"/>
    <w:rsid w:val="00554E67"/>
    <w:rsid w:val="0055505F"/>
    <w:rsid w:val="00555560"/>
    <w:rsid w:val="00557582"/>
    <w:rsid w:val="0055766E"/>
    <w:rsid w:val="00557EDC"/>
    <w:rsid w:val="00560904"/>
    <w:rsid w:val="00560A2C"/>
    <w:rsid w:val="00560C11"/>
    <w:rsid w:val="00560C4F"/>
    <w:rsid w:val="005611C4"/>
    <w:rsid w:val="00561CA5"/>
    <w:rsid w:val="005623B9"/>
    <w:rsid w:val="00562F65"/>
    <w:rsid w:val="005646F9"/>
    <w:rsid w:val="0056494D"/>
    <w:rsid w:val="00565103"/>
    <w:rsid w:val="005654C3"/>
    <w:rsid w:val="005665AF"/>
    <w:rsid w:val="00566679"/>
    <w:rsid w:val="005668DF"/>
    <w:rsid w:val="00567D56"/>
    <w:rsid w:val="00570921"/>
    <w:rsid w:val="005715DD"/>
    <w:rsid w:val="00571644"/>
    <w:rsid w:val="005719AB"/>
    <w:rsid w:val="00571F6D"/>
    <w:rsid w:val="0057242D"/>
    <w:rsid w:val="00572FCE"/>
    <w:rsid w:val="00574694"/>
    <w:rsid w:val="00574777"/>
    <w:rsid w:val="00574EAE"/>
    <w:rsid w:val="00575093"/>
    <w:rsid w:val="005756E7"/>
    <w:rsid w:val="00575C84"/>
    <w:rsid w:val="00575DF1"/>
    <w:rsid w:val="00575E7F"/>
    <w:rsid w:val="00576227"/>
    <w:rsid w:val="00576DE9"/>
    <w:rsid w:val="00577655"/>
    <w:rsid w:val="005779D0"/>
    <w:rsid w:val="00577C12"/>
    <w:rsid w:val="005808A3"/>
    <w:rsid w:val="00580B30"/>
    <w:rsid w:val="00580CFC"/>
    <w:rsid w:val="005821E2"/>
    <w:rsid w:val="005826BF"/>
    <w:rsid w:val="00582826"/>
    <w:rsid w:val="00582B3C"/>
    <w:rsid w:val="0058416B"/>
    <w:rsid w:val="00584CC0"/>
    <w:rsid w:val="00584CC4"/>
    <w:rsid w:val="00584D28"/>
    <w:rsid w:val="00585131"/>
    <w:rsid w:val="005855E2"/>
    <w:rsid w:val="00586668"/>
    <w:rsid w:val="005873E0"/>
    <w:rsid w:val="00587578"/>
    <w:rsid w:val="005876A4"/>
    <w:rsid w:val="00590A41"/>
    <w:rsid w:val="00590BF7"/>
    <w:rsid w:val="00591125"/>
    <w:rsid w:val="00591D45"/>
    <w:rsid w:val="00591F0D"/>
    <w:rsid w:val="00592025"/>
    <w:rsid w:val="00592130"/>
    <w:rsid w:val="005924C5"/>
    <w:rsid w:val="005926A9"/>
    <w:rsid w:val="005935FB"/>
    <w:rsid w:val="005937DB"/>
    <w:rsid w:val="00593B79"/>
    <w:rsid w:val="00594A05"/>
    <w:rsid w:val="005952C6"/>
    <w:rsid w:val="005959AD"/>
    <w:rsid w:val="0059695A"/>
    <w:rsid w:val="00596DBA"/>
    <w:rsid w:val="005A0089"/>
    <w:rsid w:val="005A113B"/>
    <w:rsid w:val="005A1933"/>
    <w:rsid w:val="005A1B2C"/>
    <w:rsid w:val="005A1D92"/>
    <w:rsid w:val="005A1E65"/>
    <w:rsid w:val="005A22B3"/>
    <w:rsid w:val="005A2873"/>
    <w:rsid w:val="005A2F3B"/>
    <w:rsid w:val="005A4706"/>
    <w:rsid w:val="005A4E63"/>
    <w:rsid w:val="005A58C3"/>
    <w:rsid w:val="005A616C"/>
    <w:rsid w:val="005A6479"/>
    <w:rsid w:val="005A6F6D"/>
    <w:rsid w:val="005A7A2E"/>
    <w:rsid w:val="005B2A66"/>
    <w:rsid w:val="005B2AA7"/>
    <w:rsid w:val="005B377F"/>
    <w:rsid w:val="005B3796"/>
    <w:rsid w:val="005B3F89"/>
    <w:rsid w:val="005B46EC"/>
    <w:rsid w:val="005B4748"/>
    <w:rsid w:val="005B4C80"/>
    <w:rsid w:val="005B4D5A"/>
    <w:rsid w:val="005B5651"/>
    <w:rsid w:val="005B5B3B"/>
    <w:rsid w:val="005B5C72"/>
    <w:rsid w:val="005B5CBB"/>
    <w:rsid w:val="005B5FCC"/>
    <w:rsid w:val="005B6040"/>
    <w:rsid w:val="005B6BE3"/>
    <w:rsid w:val="005B7368"/>
    <w:rsid w:val="005B7543"/>
    <w:rsid w:val="005C0D97"/>
    <w:rsid w:val="005C1134"/>
    <w:rsid w:val="005C315D"/>
    <w:rsid w:val="005C34BC"/>
    <w:rsid w:val="005C3B80"/>
    <w:rsid w:val="005C3E10"/>
    <w:rsid w:val="005C4CB3"/>
    <w:rsid w:val="005C50FC"/>
    <w:rsid w:val="005C5353"/>
    <w:rsid w:val="005C609A"/>
    <w:rsid w:val="005C627E"/>
    <w:rsid w:val="005C638F"/>
    <w:rsid w:val="005C79FC"/>
    <w:rsid w:val="005C7D04"/>
    <w:rsid w:val="005D0280"/>
    <w:rsid w:val="005D09EB"/>
    <w:rsid w:val="005D1027"/>
    <w:rsid w:val="005D17F2"/>
    <w:rsid w:val="005D1830"/>
    <w:rsid w:val="005D2148"/>
    <w:rsid w:val="005D22DB"/>
    <w:rsid w:val="005D23B1"/>
    <w:rsid w:val="005D3E60"/>
    <w:rsid w:val="005D40CC"/>
    <w:rsid w:val="005D4185"/>
    <w:rsid w:val="005D4B40"/>
    <w:rsid w:val="005D4FC1"/>
    <w:rsid w:val="005D5622"/>
    <w:rsid w:val="005D61B4"/>
    <w:rsid w:val="005D6210"/>
    <w:rsid w:val="005D72DB"/>
    <w:rsid w:val="005D7965"/>
    <w:rsid w:val="005E047A"/>
    <w:rsid w:val="005E0547"/>
    <w:rsid w:val="005E07F0"/>
    <w:rsid w:val="005E0CE4"/>
    <w:rsid w:val="005E11DE"/>
    <w:rsid w:val="005E1220"/>
    <w:rsid w:val="005E1DC8"/>
    <w:rsid w:val="005E2221"/>
    <w:rsid w:val="005E303C"/>
    <w:rsid w:val="005E34FF"/>
    <w:rsid w:val="005E3BAF"/>
    <w:rsid w:val="005E530A"/>
    <w:rsid w:val="005E60D7"/>
    <w:rsid w:val="005E618D"/>
    <w:rsid w:val="005E62D2"/>
    <w:rsid w:val="005E68E9"/>
    <w:rsid w:val="005E6DF4"/>
    <w:rsid w:val="005E7072"/>
    <w:rsid w:val="005E7472"/>
    <w:rsid w:val="005E7480"/>
    <w:rsid w:val="005F00C0"/>
    <w:rsid w:val="005F04FA"/>
    <w:rsid w:val="005F123C"/>
    <w:rsid w:val="005F14E5"/>
    <w:rsid w:val="005F20C3"/>
    <w:rsid w:val="005F271A"/>
    <w:rsid w:val="005F2C77"/>
    <w:rsid w:val="005F3252"/>
    <w:rsid w:val="005F3E85"/>
    <w:rsid w:val="005F43C9"/>
    <w:rsid w:val="005F4746"/>
    <w:rsid w:val="005F4B25"/>
    <w:rsid w:val="005F4ECB"/>
    <w:rsid w:val="005F54F7"/>
    <w:rsid w:val="005F63A5"/>
    <w:rsid w:val="005F6954"/>
    <w:rsid w:val="005F7E5B"/>
    <w:rsid w:val="00600335"/>
    <w:rsid w:val="006006FF"/>
    <w:rsid w:val="00600D60"/>
    <w:rsid w:val="0060233C"/>
    <w:rsid w:val="006036E9"/>
    <w:rsid w:val="00604542"/>
    <w:rsid w:val="006049BF"/>
    <w:rsid w:val="0060548B"/>
    <w:rsid w:val="00605856"/>
    <w:rsid w:val="00605ADF"/>
    <w:rsid w:val="00605B0D"/>
    <w:rsid w:val="00605E6F"/>
    <w:rsid w:val="006061A4"/>
    <w:rsid w:val="006067E5"/>
    <w:rsid w:val="00610A14"/>
    <w:rsid w:val="00610A5F"/>
    <w:rsid w:val="00610CDD"/>
    <w:rsid w:val="00612709"/>
    <w:rsid w:val="00613205"/>
    <w:rsid w:val="0061426D"/>
    <w:rsid w:val="00614932"/>
    <w:rsid w:val="00614C6A"/>
    <w:rsid w:val="0061533E"/>
    <w:rsid w:val="006156BE"/>
    <w:rsid w:val="00615AA1"/>
    <w:rsid w:val="00616127"/>
    <w:rsid w:val="00617591"/>
    <w:rsid w:val="00617D35"/>
    <w:rsid w:val="00620826"/>
    <w:rsid w:val="00621470"/>
    <w:rsid w:val="00622045"/>
    <w:rsid w:val="00622A0E"/>
    <w:rsid w:val="00622AE2"/>
    <w:rsid w:val="00622B91"/>
    <w:rsid w:val="00623424"/>
    <w:rsid w:val="00624436"/>
    <w:rsid w:val="006246D9"/>
    <w:rsid w:val="00624A82"/>
    <w:rsid w:val="00624BD4"/>
    <w:rsid w:val="00625B2A"/>
    <w:rsid w:val="0062632C"/>
    <w:rsid w:val="006266F3"/>
    <w:rsid w:val="00627207"/>
    <w:rsid w:val="00627841"/>
    <w:rsid w:val="00630684"/>
    <w:rsid w:val="00630752"/>
    <w:rsid w:val="006307D8"/>
    <w:rsid w:val="00631EF2"/>
    <w:rsid w:val="0063254F"/>
    <w:rsid w:val="006328F3"/>
    <w:rsid w:val="00632E57"/>
    <w:rsid w:val="00633404"/>
    <w:rsid w:val="006336C5"/>
    <w:rsid w:val="006336C8"/>
    <w:rsid w:val="00633DCD"/>
    <w:rsid w:val="0063409A"/>
    <w:rsid w:val="006349AF"/>
    <w:rsid w:val="00634ACA"/>
    <w:rsid w:val="00634CEE"/>
    <w:rsid w:val="00634FB7"/>
    <w:rsid w:val="006351E0"/>
    <w:rsid w:val="006366AB"/>
    <w:rsid w:val="00636F4C"/>
    <w:rsid w:val="0063740B"/>
    <w:rsid w:val="00640491"/>
    <w:rsid w:val="006404B9"/>
    <w:rsid w:val="00640C64"/>
    <w:rsid w:val="006412C5"/>
    <w:rsid w:val="006414BA"/>
    <w:rsid w:val="006418FE"/>
    <w:rsid w:val="00641B1C"/>
    <w:rsid w:val="00641C8F"/>
    <w:rsid w:val="006452C4"/>
    <w:rsid w:val="00646591"/>
    <w:rsid w:val="00646C9D"/>
    <w:rsid w:val="00646FE9"/>
    <w:rsid w:val="0065021B"/>
    <w:rsid w:val="00650805"/>
    <w:rsid w:val="006508F5"/>
    <w:rsid w:val="006511BD"/>
    <w:rsid w:val="00651B14"/>
    <w:rsid w:val="00651CBA"/>
    <w:rsid w:val="00652330"/>
    <w:rsid w:val="006529A2"/>
    <w:rsid w:val="00652B9C"/>
    <w:rsid w:val="006533BC"/>
    <w:rsid w:val="00653902"/>
    <w:rsid w:val="006542C9"/>
    <w:rsid w:val="0065492A"/>
    <w:rsid w:val="00654CDF"/>
    <w:rsid w:val="00654EF5"/>
    <w:rsid w:val="00654FD4"/>
    <w:rsid w:val="0065547F"/>
    <w:rsid w:val="00655740"/>
    <w:rsid w:val="00655F81"/>
    <w:rsid w:val="0065606E"/>
    <w:rsid w:val="0065679C"/>
    <w:rsid w:val="00656AE8"/>
    <w:rsid w:val="00656DDD"/>
    <w:rsid w:val="00657171"/>
    <w:rsid w:val="006574EC"/>
    <w:rsid w:val="006607A0"/>
    <w:rsid w:val="006613FB"/>
    <w:rsid w:val="00661C1D"/>
    <w:rsid w:val="00661CBC"/>
    <w:rsid w:val="00661F6A"/>
    <w:rsid w:val="0066216B"/>
    <w:rsid w:val="00662423"/>
    <w:rsid w:val="0066248D"/>
    <w:rsid w:val="00662623"/>
    <w:rsid w:val="00662C15"/>
    <w:rsid w:val="00663461"/>
    <w:rsid w:val="0066357D"/>
    <w:rsid w:val="00663E3F"/>
    <w:rsid w:val="00666E44"/>
    <w:rsid w:val="00666F38"/>
    <w:rsid w:val="00666FAE"/>
    <w:rsid w:val="006674A3"/>
    <w:rsid w:val="00670DA3"/>
    <w:rsid w:val="0067107A"/>
    <w:rsid w:val="0067270F"/>
    <w:rsid w:val="00672B1E"/>
    <w:rsid w:val="006739C1"/>
    <w:rsid w:val="00673A20"/>
    <w:rsid w:val="006741C6"/>
    <w:rsid w:val="00674215"/>
    <w:rsid w:val="006744DE"/>
    <w:rsid w:val="006744E6"/>
    <w:rsid w:val="006745FD"/>
    <w:rsid w:val="006748CC"/>
    <w:rsid w:val="00674AC9"/>
    <w:rsid w:val="00674F0C"/>
    <w:rsid w:val="00675FCD"/>
    <w:rsid w:val="006760B7"/>
    <w:rsid w:val="00676A50"/>
    <w:rsid w:val="00676C88"/>
    <w:rsid w:val="006772A7"/>
    <w:rsid w:val="00677D82"/>
    <w:rsid w:val="00680DCF"/>
    <w:rsid w:val="0068105B"/>
    <w:rsid w:val="0068129C"/>
    <w:rsid w:val="00681364"/>
    <w:rsid w:val="00682127"/>
    <w:rsid w:val="00684485"/>
    <w:rsid w:val="006846B8"/>
    <w:rsid w:val="00685A99"/>
    <w:rsid w:val="0068675E"/>
    <w:rsid w:val="00686FC1"/>
    <w:rsid w:val="0068727F"/>
    <w:rsid w:val="00687694"/>
    <w:rsid w:val="00687BAC"/>
    <w:rsid w:val="006911E4"/>
    <w:rsid w:val="0069283C"/>
    <w:rsid w:val="00692B9F"/>
    <w:rsid w:val="00693655"/>
    <w:rsid w:val="006939C9"/>
    <w:rsid w:val="00694CC8"/>
    <w:rsid w:val="00694CE7"/>
    <w:rsid w:val="0069638E"/>
    <w:rsid w:val="006966BF"/>
    <w:rsid w:val="00696DA9"/>
    <w:rsid w:val="006975F3"/>
    <w:rsid w:val="00697748"/>
    <w:rsid w:val="00697805"/>
    <w:rsid w:val="00697CE7"/>
    <w:rsid w:val="00697FB7"/>
    <w:rsid w:val="006A2425"/>
    <w:rsid w:val="006A27EE"/>
    <w:rsid w:val="006A2996"/>
    <w:rsid w:val="006A2A77"/>
    <w:rsid w:val="006A2F5B"/>
    <w:rsid w:val="006A3057"/>
    <w:rsid w:val="006A3529"/>
    <w:rsid w:val="006A3954"/>
    <w:rsid w:val="006A39D1"/>
    <w:rsid w:val="006A3C93"/>
    <w:rsid w:val="006A3D65"/>
    <w:rsid w:val="006A3F46"/>
    <w:rsid w:val="006A4308"/>
    <w:rsid w:val="006A44A3"/>
    <w:rsid w:val="006A4716"/>
    <w:rsid w:val="006A4D2A"/>
    <w:rsid w:val="006A51CB"/>
    <w:rsid w:val="006A571A"/>
    <w:rsid w:val="006A593F"/>
    <w:rsid w:val="006A63FB"/>
    <w:rsid w:val="006A6CD4"/>
    <w:rsid w:val="006A7526"/>
    <w:rsid w:val="006A7946"/>
    <w:rsid w:val="006B08C6"/>
    <w:rsid w:val="006B0D91"/>
    <w:rsid w:val="006B10EF"/>
    <w:rsid w:val="006B11B8"/>
    <w:rsid w:val="006B1A4A"/>
    <w:rsid w:val="006B1AFB"/>
    <w:rsid w:val="006B1C8E"/>
    <w:rsid w:val="006B1F01"/>
    <w:rsid w:val="006B2391"/>
    <w:rsid w:val="006B28F5"/>
    <w:rsid w:val="006B2D28"/>
    <w:rsid w:val="006B2FC7"/>
    <w:rsid w:val="006B306E"/>
    <w:rsid w:val="006B3109"/>
    <w:rsid w:val="006B372F"/>
    <w:rsid w:val="006B3B95"/>
    <w:rsid w:val="006B4138"/>
    <w:rsid w:val="006B488F"/>
    <w:rsid w:val="006B565A"/>
    <w:rsid w:val="006B5E25"/>
    <w:rsid w:val="006B5F5B"/>
    <w:rsid w:val="006B600D"/>
    <w:rsid w:val="006B6720"/>
    <w:rsid w:val="006B681F"/>
    <w:rsid w:val="006B683A"/>
    <w:rsid w:val="006B773C"/>
    <w:rsid w:val="006B7A3A"/>
    <w:rsid w:val="006B7A6B"/>
    <w:rsid w:val="006C02C1"/>
    <w:rsid w:val="006C05A0"/>
    <w:rsid w:val="006C0638"/>
    <w:rsid w:val="006C0760"/>
    <w:rsid w:val="006C193D"/>
    <w:rsid w:val="006C1A26"/>
    <w:rsid w:val="006C299E"/>
    <w:rsid w:val="006C2C95"/>
    <w:rsid w:val="006C2DA0"/>
    <w:rsid w:val="006C333B"/>
    <w:rsid w:val="006C461C"/>
    <w:rsid w:val="006C477A"/>
    <w:rsid w:val="006C584F"/>
    <w:rsid w:val="006C58E4"/>
    <w:rsid w:val="006C692F"/>
    <w:rsid w:val="006C6A3E"/>
    <w:rsid w:val="006C6B81"/>
    <w:rsid w:val="006C740E"/>
    <w:rsid w:val="006C7532"/>
    <w:rsid w:val="006C7CF1"/>
    <w:rsid w:val="006D01FC"/>
    <w:rsid w:val="006D0E55"/>
    <w:rsid w:val="006D1A8B"/>
    <w:rsid w:val="006D1BBB"/>
    <w:rsid w:val="006D1D66"/>
    <w:rsid w:val="006D31A4"/>
    <w:rsid w:val="006D3633"/>
    <w:rsid w:val="006D3985"/>
    <w:rsid w:val="006D43C0"/>
    <w:rsid w:val="006D4418"/>
    <w:rsid w:val="006D4D24"/>
    <w:rsid w:val="006D582B"/>
    <w:rsid w:val="006D5D55"/>
    <w:rsid w:val="006D5DBC"/>
    <w:rsid w:val="006D5DCB"/>
    <w:rsid w:val="006D653C"/>
    <w:rsid w:val="006D6613"/>
    <w:rsid w:val="006D662C"/>
    <w:rsid w:val="006D6E65"/>
    <w:rsid w:val="006D6FD2"/>
    <w:rsid w:val="006D709D"/>
    <w:rsid w:val="006D75A1"/>
    <w:rsid w:val="006D760F"/>
    <w:rsid w:val="006D7C5F"/>
    <w:rsid w:val="006E0179"/>
    <w:rsid w:val="006E02BE"/>
    <w:rsid w:val="006E0458"/>
    <w:rsid w:val="006E0825"/>
    <w:rsid w:val="006E1235"/>
    <w:rsid w:val="006E284A"/>
    <w:rsid w:val="006E2D55"/>
    <w:rsid w:val="006E398E"/>
    <w:rsid w:val="006E39AD"/>
    <w:rsid w:val="006E3BAB"/>
    <w:rsid w:val="006E3E4A"/>
    <w:rsid w:val="006E3FBA"/>
    <w:rsid w:val="006E5390"/>
    <w:rsid w:val="006E55FE"/>
    <w:rsid w:val="006E5925"/>
    <w:rsid w:val="006E5B81"/>
    <w:rsid w:val="006E5E11"/>
    <w:rsid w:val="006E6EEA"/>
    <w:rsid w:val="006E6FBC"/>
    <w:rsid w:val="006E7544"/>
    <w:rsid w:val="006E7D23"/>
    <w:rsid w:val="006E7F4A"/>
    <w:rsid w:val="006F071A"/>
    <w:rsid w:val="006F1A47"/>
    <w:rsid w:val="006F1BA0"/>
    <w:rsid w:val="006F1F16"/>
    <w:rsid w:val="006F24D9"/>
    <w:rsid w:val="006F2520"/>
    <w:rsid w:val="006F2A78"/>
    <w:rsid w:val="006F3612"/>
    <w:rsid w:val="006F3AB1"/>
    <w:rsid w:val="006F4475"/>
    <w:rsid w:val="006F4BFB"/>
    <w:rsid w:val="006F516C"/>
    <w:rsid w:val="006F5291"/>
    <w:rsid w:val="006F54DF"/>
    <w:rsid w:val="006F592D"/>
    <w:rsid w:val="006F5F73"/>
    <w:rsid w:val="006F60B9"/>
    <w:rsid w:val="006F615C"/>
    <w:rsid w:val="006F6ACC"/>
    <w:rsid w:val="006F6AE3"/>
    <w:rsid w:val="006F6C12"/>
    <w:rsid w:val="006F70E5"/>
    <w:rsid w:val="006F7107"/>
    <w:rsid w:val="006F77AC"/>
    <w:rsid w:val="006F7846"/>
    <w:rsid w:val="006F7F13"/>
    <w:rsid w:val="007001FC"/>
    <w:rsid w:val="00700F6C"/>
    <w:rsid w:val="00701745"/>
    <w:rsid w:val="0070183F"/>
    <w:rsid w:val="00702596"/>
    <w:rsid w:val="00702F10"/>
    <w:rsid w:val="00703168"/>
    <w:rsid w:val="00703450"/>
    <w:rsid w:val="00703478"/>
    <w:rsid w:val="0070351D"/>
    <w:rsid w:val="0070571A"/>
    <w:rsid w:val="00705D56"/>
    <w:rsid w:val="0070620F"/>
    <w:rsid w:val="00706714"/>
    <w:rsid w:val="00706B62"/>
    <w:rsid w:val="00706C11"/>
    <w:rsid w:val="00706F1C"/>
    <w:rsid w:val="007075B3"/>
    <w:rsid w:val="00707A5B"/>
    <w:rsid w:val="00707A5F"/>
    <w:rsid w:val="00710018"/>
    <w:rsid w:val="00710299"/>
    <w:rsid w:val="00710B5A"/>
    <w:rsid w:val="0071190B"/>
    <w:rsid w:val="00711C2E"/>
    <w:rsid w:val="00711E4A"/>
    <w:rsid w:val="00712991"/>
    <w:rsid w:val="00712BDB"/>
    <w:rsid w:val="00712ED8"/>
    <w:rsid w:val="00712FC4"/>
    <w:rsid w:val="00713C3A"/>
    <w:rsid w:val="00713FFB"/>
    <w:rsid w:val="007140D3"/>
    <w:rsid w:val="007145A6"/>
    <w:rsid w:val="00715640"/>
    <w:rsid w:val="00715AD6"/>
    <w:rsid w:val="00715BDA"/>
    <w:rsid w:val="00715C11"/>
    <w:rsid w:val="00715DFC"/>
    <w:rsid w:val="00717894"/>
    <w:rsid w:val="00717E37"/>
    <w:rsid w:val="007206E9"/>
    <w:rsid w:val="007207DB"/>
    <w:rsid w:val="00720E12"/>
    <w:rsid w:val="00720EF6"/>
    <w:rsid w:val="00720F3F"/>
    <w:rsid w:val="007218AF"/>
    <w:rsid w:val="00721A05"/>
    <w:rsid w:val="00721EBE"/>
    <w:rsid w:val="007222B5"/>
    <w:rsid w:val="00722829"/>
    <w:rsid w:val="007230E3"/>
    <w:rsid w:val="00723F05"/>
    <w:rsid w:val="00723F33"/>
    <w:rsid w:val="0072480E"/>
    <w:rsid w:val="0072514B"/>
    <w:rsid w:val="007257C7"/>
    <w:rsid w:val="0072621B"/>
    <w:rsid w:val="00727945"/>
    <w:rsid w:val="00730EC0"/>
    <w:rsid w:val="007310F4"/>
    <w:rsid w:val="0073153D"/>
    <w:rsid w:val="00732B22"/>
    <w:rsid w:val="00733D12"/>
    <w:rsid w:val="00733FE6"/>
    <w:rsid w:val="00734076"/>
    <w:rsid w:val="00734191"/>
    <w:rsid w:val="00735429"/>
    <w:rsid w:val="00735459"/>
    <w:rsid w:val="007354B8"/>
    <w:rsid w:val="007356CC"/>
    <w:rsid w:val="00735953"/>
    <w:rsid w:val="00736A18"/>
    <w:rsid w:val="00736F29"/>
    <w:rsid w:val="00736FF7"/>
    <w:rsid w:val="00737BA6"/>
    <w:rsid w:val="007406D2"/>
    <w:rsid w:val="0074074C"/>
    <w:rsid w:val="00740D7A"/>
    <w:rsid w:val="00740FA0"/>
    <w:rsid w:val="007415B6"/>
    <w:rsid w:val="007418D9"/>
    <w:rsid w:val="007420B7"/>
    <w:rsid w:val="00742187"/>
    <w:rsid w:val="0074293E"/>
    <w:rsid w:val="00742C35"/>
    <w:rsid w:val="00743783"/>
    <w:rsid w:val="00743F49"/>
    <w:rsid w:val="00743F86"/>
    <w:rsid w:val="0074442C"/>
    <w:rsid w:val="00744CBA"/>
    <w:rsid w:val="007451C8"/>
    <w:rsid w:val="00745474"/>
    <w:rsid w:val="00745A27"/>
    <w:rsid w:val="00745DF4"/>
    <w:rsid w:val="0074607C"/>
    <w:rsid w:val="007473C7"/>
    <w:rsid w:val="00747B22"/>
    <w:rsid w:val="0075071C"/>
    <w:rsid w:val="00751516"/>
    <w:rsid w:val="00752B8D"/>
    <w:rsid w:val="00753651"/>
    <w:rsid w:val="00753D87"/>
    <w:rsid w:val="00753DA9"/>
    <w:rsid w:val="00754664"/>
    <w:rsid w:val="00755EC5"/>
    <w:rsid w:val="007568EF"/>
    <w:rsid w:val="00756D97"/>
    <w:rsid w:val="007571E4"/>
    <w:rsid w:val="00760539"/>
    <w:rsid w:val="007621F8"/>
    <w:rsid w:val="00762D0A"/>
    <w:rsid w:val="00763012"/>
    <w:rsid w:val="007638A6"/>
    <w:rsid w:val="00763C02"/>
    <w:rsid w:val="00763CAB"/>
    <w:rsid w:val="00764045"/>
    <w:rsid w:val="007653B9"/>
    <w:rsid w:val="0076636D"/>
    <w:rsid w:val="00766441"/>
    <w:rsid w:val="0076697D"/>
    <w:rsid w:val="0076708B"/>
    <w:rsid w:val="00767E88"/>
    <w:rsid w:val="00770A6E"/>
    <w:rsid w:val="0077129B"/>
    <w:rsid w:val="0077200B"/>
    <w:rsid w:val="007720CE"/>
    <w:rsid w:val="007725D2"/>
    <w:rsid w:val="0077265C"/>
    <w:rsid w:val="00772C19"/>
    <w:rsid w:val="00772DF1"/>
    <w:rsid w:val="00773CD9"/>
    <w:rsid w:val="007745E6"/>
    <w:rsid w:val="007753F0"/>
    <w:rsid w:val="007754EE"/>
    <w:rsid w:val="00775B53"/>
    <w:rsid w:val="007769AC"/>
    <w:rsid w:val="00776CC0"/>
    <w:rsid w:val="00777ACC"/>
    <w:rsid w:val="0078056E"/>
    <w:rsid w:val="00781352"/>
    <w:rsid w:val="0078344E"/>
    <w:rsid w:val="00783981"/>
    <w:rsid w:val="0078483B"/>
    <w:rsid w:val="00784A5D"/>
    <w:rsid w:val="00785462"/>
    <w:rsid w:val="007858E8"/>
    <w:rsid w:val="0078693C"/>
    <w:rsid w:val="00786D13"/>
    <w:rsid w:val="007901D5"/>
    <w:rsid w:val="007902BF"/>
    <w:rsid w:val="007903C4"/>
    <w:rsid w:val="007904C8"/>
    <w:rsid w:val="007907C7"/>
    <w:rsid w:val="0079099D"/>
    <w:rsid w:val="00790C29"/>
    <w:rsid w:val="00790D32"/>
    <w:rsid w:val="0079113A"/>
    <w:rsid w:val="00791D7C"/>
    <w:rsid w:val="00792181"/>
    <w:rsid w:val="007929E5"/>
    <w:rsid w:val="007934B1"/>
    <w:rsid w:val="00793C51"/>
    <w:rsid w:val="00793E9A"/>
    <w:rsid w:val="00793F29"/>
    <w:rsid w:val="00793F7F"/>
    <w:rsid w:val="0079454A"/>
    <w:rsid w:val="0079459E"/>
    <w:rsid w:val="007954EB"/>
    <w:rsid w:val="00795AB1"/>
    <w:rsid w:val="00795D3B"/>
    <w:rsid w:val="00796748"/>
    <w:rsid w:val="00796BCA"/>
    <w:rsid w:val="00796D0A"/>
    <w:rsid w:val="007973EE"/>
    <w:rsid w:val="00797CB3"/>
    <w:rsid w:val="007A0426"/>
    <w:rsid w:val="007A0762"/>
    <w:rsid w:val="007A0B5D"/>
    <w:rsid w:val="007A1269"/>
    <w:rsid w:val="007A243E"/>
    <w:rsid w:val="007A271B"/>
    <w:rsid w:val="007A3BFE"/>
    <w:rsid w:val="007A3E39"/>
    <w:rsid w:val="007A3E71"/>
    <w:rsid w:val="007A3E94"/>
    <w:rsid w:val="007A4839"/>
    <w:rsid w:val="007A5425"/>
    <w:rsid w:val="007A5DAF"/>
    <w:rsid w:val="007A6002"/>
    <w:rsid w:val="007A6574"/>
    <w:rsid w:val="007A6B71"/>
    <w:rsid w:val="007A7FC1"/>
    <w:rsid w:val="007B0087"/>
    <w:rsid w:val="007B06FD"/>
    <w:rsid w:val="007B0996"/>
    <w:rsid w:val="007B0E61"/>
    <w:rsid w:val="007B0EE4"/>
    <w:rsid w:val="007B123C"/>
    <w:rsid w:val="007B19C6"/>
    <w:rsid w:val="007B294A"/>
    <w:rsid w:val="007B33B0"/>
    <w:rsid w:val="007B35FD"/>
    <w:rsid w:val="007B3834"/>
    <w:rsid w:val="007B3BD3"/>
    <w:rsid w:val="007B46F6"/>
    <w:rsid w:val="007B4A73"/>
    <w:rsid w:val="007B573F"/>
    <w:rsid w:val="007B5DBB"/>
    <w:rsid w:val="007B5E5E"/>
    <w:rsid w:val="007B65BE"/>
    <w:rsid w:val="007B69D7"/>
    <w:rsid w:val="007B709F"/>
    <w:rsid w:val="007B71B0"/>
    <w:rsid w:val="007C0969"/>
    <w:rsid w:val="007C09B4"/>
    <w:rsid w:val="007C131B"/>
    <w:rsid w:val="007C227C"/>
    <w:rsid w:val="007C22AC"/>
    <w:rsid w:val="007C2355"/>
    <w:rsid w:val="007C2487"/>
    <w:rsid w:val="007C259F"/>
    <w:rsid w:val="007C3105"/>
    <w:rsid w:val="007C3D32"/>
    <w:rsid w:val="007C3E52"/>
    <w:rsid w:val="007C47FF"/>
    <w:rsid w:val="007C48E4"/>
    <w:rsid w:val="007C541C"/>
    <w:rsid w:val="007C582D"/>
    <w:rsid w:val="007C63AD"/>
    <w:rsid w:val="007C6943"/>
    <w:rsid w:val="007C7DED"/>
    <w:rsid w:val="007D00AC"/>
    <w:rsid w:val="007D0EF1"/>
    <w:rsid w:val="007D136A"/>
    <w:rsid w:val="007D239D"/>
    <w:rsid w:val="007D3B2C"/>
    <w:rsid w:val="007D3BD3"/>
    <w:rsid w:val="007D3DD0"/>
    <w:rsid w:val="007D4700"/>
    <w:rsid w:val="007D54AC"/>
    <w:rsid w:val="007D5559"/>
    <w:rsid w:val="007D5774"/>
    <w:rsid w:val="007D588A"/>
    <w:rsid w:val="007D60C4"/>
    <w:rsid w:val="007D6468"/>
    <w:rsid w:val="007D698C"/>
    <w:rsid w:val="007D72B2"/>
    <w:rsid w:val="007E00F2"/>
    <w:rsid w:val="007E04CD"/>
    <w:rsid w:val="007E070B"/>
    <w:rsid w:val="007E07BF"/>
    <w:rsid w:val="007E0EFF"/>
    <w:rsid w:val="007E13B8"/>
    <w:rsid w:val="007E14BD"/>
    <w:rsid w:val="007E1873"/>
    <w:rsid w:val="007E1C7C"/>
    <w:rsid w:val="007E32FB"/>
    <w:rsid w:val="007E40EA"/>
    <w:rsid w:val="007E4DCB"/>
    <w:rsid w:val="007E4F28"/>
    <w:rsid w:val="007E4F63"/>
    <w:rsid w:val="007E5150"/>
    <w:rsid w:val="007E52C4"/>
    <w:rsid w:val="007E567D"/>
    <w:rsid w:val="007E601B"/>
    <w:rsid w:val="007E64BC"/>
    <w:rsid w:val="007E6881"/>
    <w:rsid w:val="007E69CB"/>
    <w:rsid w:val="007E74B7"/>
    <w:rsid w:val="007E7676"/>
    <w:rsid w:val="007E7F45"/>
    <w:rsid w:val="007F0247"/>
    <w:rsid w:val="007F0398"/>
    <w:rsid w:val="007F09CD"/>
    <w:rsid w:val="007F10DD"/>
    <w:rsid w:val="007F11E1"/>
    <w:rsid w:val="007F15CE"/>
    <w:rsid w:val="007F19CB"/>
    <w:rsid w:val="007F2206"/>
    <w:rsid w:val="007F24FE"/>
    <w:rsid w:val="007F25BC"/>
    <w:rsid w:val="007F25E6"/>
    <w:rsid w:val="007F2D7D"/>
    <w:rsid w:val="007F3297"/>
    <w:rsid w:val="007F3508"/>
    <w:rsid w:val="007F4386"/>
    <w:rsid w:val="007F4570"/>
    <w:rsid w:val="007F45FF"/>
    <w:rsid w:val="007F4F96"/>
    <w:rsid w:val="007F5182"/>
    <w:rsid w:val="007F54EC"/>
    <w:rsid w:val="007F5D53"/>
    <w:rsid w:val="007F66CF"/>
    <w:rsid w:val="007F7216"/>
    <w:rsid w:val="007F7548"/>
    <w:rsid w:val="007F7A93"/>
    <w:rsid w:val="007F7E2C"/>
    <w:rsid w:val="0080145E"/>
    <w:rsid w:val="008014BD"/>
    <w:rsid w:val="008021AC"/>
    <w:rsid w:val="008027C6"/>
    <w:rsid w:val="00803527"/>
    <w:rsid w:val="00803F39"/>
    <w:rsid w:val="008055AC"/>
    <w:rsid w:val="00805859"/>
    <w:rsid w:val="008058AD"/>
    <w:rsid w:val="00806ADD"/>
    <w:rsid w:val="0080754F"/>
    <w:rsid w:val="008078FE"/>
    <w:rsid w:val="00810AE0"/>
    <w:rsid w:val="00811F43"/>
    <w:rsid w:val="00812055"/>
    <w:rsid w:val="0081257A"/>
    <w:rsid w:val="00812B53"/>
    <w:rsid w:val="00812E7C"/>
    <w:rsid w:val="008132A4"/>
    <w:rsid w:val="008138DC"/>
    <w:rsid w:val="00813D31"/>
    <w:rsid w:val="00814825"/>
    <w:rsid w:val="008148DB"/>
    <w:rsid w:val="00815ECE"/>
    <w:rsid w:val="00816779"/>
    <w:rsid w:val="00816D6B"/>
    <w:rsid w:val="0081701E"/>
    <w:rsid w:val="0082123E"/>
    <w:rsid w:val="008212D5"/>
    <w:rsid w:val="0082159F"/>
    <w:rsid w:val="008218C7"/>
    <w:rsid w:val="00821E68"/>
    <w:rsid w:val="00821E92"/>
    <w:rsid w:val="00822710"/>
    <w:rsid w:val="008227D9"/>
    <w:rsid w:val="00822A6E"/>
    <w:rsid w:val="00822AC5"/>
    <w:rsid w:val="008247FE"/>
    <w:rsid w:val="00824868"/>
    <w:rsid w:val="00824B5E"/>
    <w:rsid w:val="00824DC5"/>
    <w:rsid w:val="008257A6"/>
    <w:rsid w:val="00825D82"/>
    <w:rsid w:val="00825E98"/>
    <w:rsid w:val="00826726"/>
    <w:rsid w:val="00827379"/>
    <w:rsid w:val="00827892"/>
    <w:rsid w:val="00827976"/>
    <w:rsid w:val="00827F9C"/>
    <w:rsid w:val="00830929"/>
    <w:rsid w:val="00830968"/>
    <w:rsid w:val="008309EE"/>
    <w:rsid w:val="00830A1B"/>
    <w:rsid w:val="00830F2D"/>
    <w:rsid w:val="00831656"/>
    <w:rsid w:val="00831E7D"/>
    <w:rsid w:val="00832135"/>
    <w:rsid w:val="00832DDF"/>
    <w:rsid w:val="008334F8"/>
    <w:rsid w:val="00833AA7"/>
    <w:rsid w:val="00833CD8"/>
    <w:rsid w:val="00833E18"/>
    <w:rsid w:val="00834237"/>
    <w:rsid w:val="008345A7"/>
    <w:rsid w:val="00835702"/>
    <w:rsid w:val="008368D5"/>
    <w:rsid w:val="00837C51"/>
    <w:rsid w:val="0084032C"/>
    <w:rsid w:val="00840D99"/>
    <w:rsid w:val="00841A68"/>
    <w:rsid w:val="00842119"/>
    <w:rsid w:val="00842BA8"/>
    <w:rsid w:val="008433CA"/>
    <w:rsid w:val="00843A2D"/>
    <w:rsid w:val="00843ECB"/>
    <w:rsid w:val="0084473A"/>
    <w:rsid w:val="00844918"/>
    <w:rsid w:val="00844952"/>
    <w:rsid w:val="00844BF6"/>
    <w:rsid w:val="00844DB4"/>
    <w:rsid w:val="00844DFD"/>
    <w:rsid w:val="00845A05"/>
    <w:rsid w:val="00845B05"/>
    <w:rsid w:val="008461C2"/>
    <w:rsid w:val="008463B8"/>
    <w:rsid w:val="008467FA"/>
    <w:rsid w:val="00846A3A"/>
    <w:rsid w:val="008475E9"/>
    <w:rsid w:val="00847795"/>
    <w:rsid w:val="00847BAB"/>
    <w:rsid w:val="00850008"/>
    <w:rsid w:val="00850B25"/>
    <w:rsid w:val="00850E6F"/>
    <w:rsid w:val="00851223"/>
    <w:rsid w:val="008517ED"/>
    <w:rsid w:val="008520F2"/>
    <w:rsid w:val="00852500"/>
    <w:rsid w:val="008525AB"/>
    <w:rsid w:val="008528E2"/>
    <w:rsid w:val="00852DB9"/>
    <w:rsid w:val="00854280"/>
    <w:rsid w:val="00854699"/>
    <w:rsid w:val="00854A6B"/>
    <w:rsid w:val="0085522F"/>
    <w:rsid w:val="00855D51"/>
    <w:rsid w:val="008560BE"/>
    <w:rsid w:val="0085659D"/>
    <w:rsid w:val="0085698B"/>
    <w:rsid w:val="00857E27"/>
    <w:rsid w:val="008605A9"/>
    <w:rsid w:val="00860F2E"/>
    <w:rsid w:val="00861158"/>
    <w:rsid w:val="00861201"/>
    <w:rsid w:val="00861591"/>
    <w:rsid w:val="00861864"/>
    <w:rsid w:val="00861FA2"/>
    <w:rsid w:val="008621F5"/>
    <w:rsid w:val="00862AD4"/>
    <w:rsid w:val="008632C5"/>
    <w:rsid w:val="00863F72"/>
    <w:rsid w:val="00864232"/>
    <w:rsid w:val="00864849"/>
    <w:rsid w:val="00864DCE"/>
    <w:rsid w:val="008650A8"/>
    <w:rsid w:val="008659C8"/>
    <w:rsid w:val="00866139"/>
    <w:rsid w:val="008661A9"/>
    <w:rsid w:val="00866870"/>
    <w:rsid w:val="00867082"/>
    <w:rsid w:val="00870C81"/>
    <w:rsid w:val="00871DD9"/>
    <w:rsid w:val="0087276D"/>
    <w:rsid w:val="00872A47"/>
    <w:rsid w:val="00874384"/>
    <w:rsid w:val="0087466B"/>
    <w:rsid w:val="008746C2"/>
    <w:rsid w:val="00875733"/>
    <w:rsid w:val="008775E2"/>
    <w:rsid w:val="0087796E"/>
    <w:rsid w:val="00880435"/>
    <w:rsid w:val="0088046A"/>
    <w:rsid w:val="008806A7"/>
    <w:rsid w:val="00880778"/>
    <w:rsid w:val="00880BCF"/>
    <w:rsid w:val="00880BEA"/>
    <w:rsid w:val="00881B90"/>
    <w:rsid w:val="00881BBC"/>
    <w:rsid w:val="00883116"/>
    <w:rsid w:val="00883785"/>
    <w:rsid w:val="00884434"/>
    <w:rsid w:val="00884526"/>
    <w:rsid w:val="00884668"/>
    <w:rsid w:val="00884C10"/>
    <w:rsid w:val="00884C43"/>
    <w:rsid w:val="00885726"/>
    <w:rsid w:val="008859DB"/>
    <w:rsid w:val="00885BB2"/>
    <w:rsid w:val="00886B16"/>
    <w:rsid w:val="00887C67"/>
    <w:rsid w:val="00890343"/>
    <w:rsid w:val="00890E7C"/>
    <w:rsid w:val="00890EBF"/>
    <w:rsid w:val="00891331"/>
    <w:rsid w:val="008928B2"/>
    <w:rsid w:val="00892C63"/>
    <w:rsid w:val="0089474D"/>
    <w:rsid w:val="008952C1"/>
    <w:rsid w:val="00895359"/>
    <w:rsid w:val="00895476"/>
    <w:rsid w:val="0089585F"/>
    <w:rsid w:val="0089649A"/>
    <w:rsid w:val="00896D5E"/>
    <w:rsid w:val="008972C2"/>
    <w:rsid w:val="008974CC"/>
    <w:rsid w:val="008A07C1"/>
    <w:rsid w:val="008A082A"/>
    <w:rsid w:val="008A08BB"/>
    <w:rsid w:val="008A0B4A"/>
    <w:rsid w:val="008A0D8B"/>
    <w:rsid w:val="008A11F3"/>
    <w:rsid w:val="008A14F5"/>
    <w:rsid w:val="008A1ACA"/>
    <w:rsid w:val="008A26B3"/>
    <w:rsid w:val="008A2A40"/>
    <w:rsid w:val="008A2F07"/>
    <w:rsid w:val="008A3744"/>
    <w:rsid w:val="008A378A"/>
    <w:rsid w:val="008A3A36"/>
    <w:rsid w:val="008A3B2F"/>
    <w:rsid w:val="008A3CD8"/>
    <w:rsid w:val="008A3F4C"/>
    <w:rsid w:val="008A4143"/>
    <w:rsid w:val="008A41A6"/>
    <w:rsid w:val="008A41EA"/>
    <w:rsid w:val="008A445B"/>
    <w:rsid w:val="008A4481"/>
    <w:rsid w:val="008A491B"/>
    <w:rsid w:val="008A5003"/>
    <w:rsid w:val="008A5DDE"/>
    <w:rsid w:val="008A6093"/>
    <w:rsid w:val="008A65DE"/>
    <w:rsid w:val="008A6700"/>
    <w:rsid w:val="008A6A05"/>
    <w:rsid w:val="008A6AD9"/>
    <w:rsid w:val="008A6BD3"/>
    <w:rsid w:val="008A7522"/>
    <w:rsid w:val="008A78B9"/>
    <w:rsid w:val="008A7D3D"/>
    <w:rsid w:val="008A7D94"/>
    <w:rsid w:val="008A7DF5"/>
    <w:rsid w:val="008B12A2"/>
    <w:rsid w:val="008B27AE"/>
    <w:rsid w:val="008B2F52"/>
    <w:rsid w:val="008B30E1"/>
    <w:rsid w:val="008B34BE"/>
    <w:rsid w:val="008B3C93"/>
    <w:rsid w:val="008B444A"/>
    <w:rsid w:val="008B4832"/>
    <w:rsid w:val="008B5675"/>
    <w:rsid w:val="008B5C42"/>
    <w:rsid w:val="008B7175"/>
    <w:rsid w:val="008B77A2"/>
    <w:rsid w:val="008B7C01"/>
    <w:rsid w:val="008B7ED7"/>
    <w:rsid w:val="008B7F80"/>
    <w:rsid w:val="008C0FDA"/>
    <w:rsid w:val="008C1079"/>
    <w:rsid w:val="008C1C08"/>
    <w:rsid w:val="008C2A88"/>
    <w:rsid w:val="008C2D64"/>
    <w:rsid w:val="008C2EFB"/>
    <w:rsid w:val="008C4BD7"/>
    <w:rsid w:val="008C4D84"/>
    <w:rsid w:val="008C59E2"/>
    <w:rsid w:val="008C600A"/>
    <w:rsid w:val="008C6167"/>
    <w:rsid w:val="008C6A93"/>
    <w:rsid w:val="008C6E40"/>
    <w:rsid w:val="008C7643"/>
    <w:rsid w:val="008D004B"/>
    <w:rsid w:val="008D0068"/>
    <w:rsid w:val="008D0161"/>
    <w:rsid w:val="008D035F"/>
    <w:rsid w:val="008D0E1A"/>
    <w:rsid w:val="008D0E96"/>
    <w:rsid w:val="008D168E"/>
    <w:rsid w:val="008D1823"/>
    <w:rsid w:val="008D1928"/>
    <w:rsid w:val="008D19C4"/>
    <w:rsid w:val="008D1DE2"/>
    <w:rsid w:val="008D1EB4"/>
    <w:rsid w:val="008D2D00"/>
    <w:rsid w:val="008D2EC0"/>
    <w:rsid w:val="008D2FB0"/>
    <w:rsid w:val="008D362E"/>
    <w:rsid w:val="008D39EF"/>
    <w:rsid w:val="008D3BC9"/>
    <w:rsid w:val="008D3FAB"/>
    <w:rsid w:val="008D3FB4"/>
    <w:rsid w:val="008D4150"/>
    <w:rsid w:val="008D44E6"/>
    <w:rsid w:val="008D4571"/>
    <w:rsid w:val="008D4DA8"/>
    <w:rsid w:val="008D5AD1"/>
    <w:rsid w:val="008D5C73"/>
    <w:rsid w:val="008D5E14"/>
    <w:rsid w:val="008D6163"/>
    <w:rsid w:val="008D7A0C"/>
    <w:rsid w:val="008D7B6C"/>
    <w:rsid w:val="008E1A80"/>
    <w:rsid w:val="008E1DD8"/>
    <w:rsid w:val="008E1F13"/>
    <w:rsid w:val="008E2C54"/>
    <w:rsid w:val="008E322F"/>
    <w:rsid w:val="008E33EF"/>
    <w:rsid w:val="008E39AE"/>
    <w:rsid w:val="008E3F5F"/>
    <w:rsid w:val="008E3FBE"/>
    <w:rsid w:val="008E4A41"/>
    <w:rsid w:val="008E54F0"/>
    <w:rsid w:val="008E5CB2"/>
    <w:rsid w:val="008E7C34"/>
    <w:rsid w:val="008E7F69"/>
    <w:rsid w:val="008F056F"/>
    <w:rsid w:val="008F06B5"/>
    <w:rsid w:val="008F107A"/>
    <w:rsid w:val="008F14A1"/>
    <w:rsid w:val="008F1549"/>
    <w:rsid w:val="008F167C"/>
    <w:rsid w:val="008F1DB7"/>
    <w:rsid w:val="008F22F6"/>
    <w:rsid w:val="008F2D87"/>
    <w:rsid w:val="008F356C"/>
    <w:rsid w:val="008F3824"/>
    <w:rsid w:val="008F3C41"/>
    <w:rsid w:val="008F3D51"/>
    <w:rsid w:val="008F3EF2"/>
    <w:rsid w:val="008F4060"/>
    <w:rsid w:val="008F4510"/>
    <w:rsid w:val="008F4667"/>
    <w:rsid w:val="008F49DA"/>
    <w:rsid w:val="008F4A8E"/>
    <w:rsid w:val="008F4ACB"/>
    <w:rsid w:val="008F4E67"/>
    <w:rsid w:val="008F5B41"/>
    <w:rsid w:val="008F7212"/>
    <w:rsid w:val="008F739D"/>
    <w:rsid w:val="008F78FD"/>
    <w:rsid w:val="009003BD"/>
    <w:rsid w:val="00900FBD"/>
    <w:rsid w:val="00901507"/>
    <w:rsid w:val="00901595"/>
    <w:rsid w:val="009029D7"/>
    <w:rsid w:val="00902C6B"/>
    <w:rsid w:val="00902D6F"/>
    <w:rsid w:val="009042A2"/>
    <w:rsid w:val="00904DFA"/>
    <w:rsid w:val="009063D9"/>
    <w:rsid w:val="00906454"/>
    <w:rsid w:val="009065D8"/>
    <w:rsid w:val="00906A58"/>
    <w:rsid w:val="0090717E"/>
    <w:rsid w:val="0091083D"/>
    <w:rsid w:val="00910868"/>
    <w:rsid w:val="00911EF5"/>
    <w:rsid w:val="00912111"/>
    <w:rsid w:val="00912644"/>
    <w:rsid w:val="009126E8"/>
    <w:rsid w:val="00912B93"/>
    <w:rsid w:val="00914652"/>
    <w:rsid w:val="00914D95"/>
    <w:rsid w:val="00915CB1"/>
    <w:rsid w:val="00916B4D"/>
    <w:rsid w:val="00917A6B"/>
    <w:rsid w:val="009205E5"/>
    <w:rsid w:val="00920C73"/>
    <w:rsid w:val="00920CFD"/>
    <w:rsid w:val="009210C8"/>
    <w:rsid w:val="00921ED5"/>
    <w:rsid w:val="00923156"/>
    <w:rsid w:val="009231E8"/>
    <w:rsid w:val="009246B3"/>
    <w:rsid w:val="00924CF9"/>
    <w:rsid w:val="00925151"/>
    <w:rsid w:val="00925602"/>
    <w:rsid w:val="00925B5C"/>
    <w:rsid w:val="00926AD4"/>
    <w:rsid w:val="009303DF"/>
    <w:rsid w:val="00930CF4"/>
    <w:rsid w:val="0093181C"/>
    <w:rsid w:val="009322F7"/>
    <w:rsid w:val="00932506"/>
    <w:rsid w:val="0093251B"/>
    <w:rsid w:val="00932BEF"/>
    <w:rsid w:val="00932E79"/>
    <w:rsid w:val="009337CB"/>
    <w:rsid w:val="009338BC"/>
    <w:rsid w:val="00934300"/>
    <w:rsid w:val="0093450C"/>
    <w:rsid w:val="00934E06"/>
    <w:rsid w:val="0093532E"/>
    <w:rsid w:val="00935876"/>
    <w:rsid w:val="0093780F"/>
    <w:rsid w:val="00937AD3"/>
    <w:rsid w:val="00940A61"/>
    <w:rsid w:val="00940BFF"/>
    <w:rsid w:val="00941CF8"/>
    <w:rsid w:val="00943BD5"/>
    <w:rsid w:val="009447C3"/>
    <w:rsid w:val="00944BBF"/>
    <w:rsid w:val="0094551C"/>
    <w:rsid w:val="00945834"/>
    <w:rsid w:val="00945F46"/>
    <w:rsid w:val="00946A4C"/>
    <w:rsid w:val="00947335"/>
    <w:rsid w:val="0094791F"/>
    <w:rsid w:val="00947982"/>
    <w:rsid w:val="00947A3A"/>
    <w:rsid w:val="00947A45"/>
    <w:rsid w:val="00947EE5"/>
    <w:rsid w:val="0095017A"/>
    <w:rsid w:val="009505F8"/>
    <w:rsid w:val="00950D58"/>
    <w:rsid w:val="009511DE"/>
    <w:rsid w:val="00951B0B"/>
    <w:rsid w:val="00951B0C"/>
    <w:rsid w:val="00952A37"/>
    <w:rsid w:val="00952BC2"/>
    <w:rsid w:val="00953753"/>
    <w:rsid w:val="009538AF"/>
    <w:rsid w:val="0095441A"/>
    <w:rsid w:val="009551AF"/>
    <w:rsid w:val="00956029"/>
    <w:rsid w:val="0095605C"/>
    <w:rsid w:val="00956C79"/>
    <w:rsid w:val="00957313"/>
    <w:rsid w:val="00961031"/>
    <w:rsid w:val="009613A2"/>
    <w:rsid w:val="009613BF"/>
    <w:rsid w:val="0096643A"/>
    <w:rsid w:val="00966C3B"/>
    <w:rsid w:val="00966E19"/>
    <w:rsid w:val="00966FCD"/>
    <w:rsid w:val="00967324"/>
    <w:rsid w:val="009674D4"/>
    <w:rsid w:val="00967D7F"/>
    <w:rsid w:val="009710EB"/>
    <w:rsid w:val="00971114"/>
    <w:rsid w:val="00971744"/>
    <w:rsid w:val="00971749"/>
    <w:rsid w:val="00971B96"/>
    <w:rsid w:val="00971D70"/>
    <w:rsid w:val="00972652"/>
    <w:rsid w:val="00972735"/>
    <w:rsid w:val="00973571"/>
    <w:rsid w:val="0097366E"/>
    <w:rsid w:val="00973C11"/>
    <w:rsid w:val="00973C36"/>
    <w:rsid w:val="00974932"/>
    <w:rsid w:val="00975149"/>
    <w:rsid w:val="009768B7"/>
    <w:rsid w:val="00976E05"/>
    <w:rsid w:val="00976E74"/>
    <w:rsid w:val="00977244"/>
    <w:rsid w:val="00977308"/>
    <w:rsid w:val="00977931"/>
    <w:rsid w:val="00980647"/>
    <w:rsid w:val="0098076C"/>
    <w:rsid w:val="009809F7"/>
    <w:rsid w:val="00980EB3"/>
    <w:rsid w:val="009812BE"/>
    <w:rsid w:val="00981B0D"/>
    <w:rsid w:val="00981C5C"/>
    <w:rsid w:val="00982244"/>
    <w:rsid w:val="009823A9"/>
    <w:rsid w:val="00983BA3"/>
    <w:rsid w:val="00983F14"/>
    <w:rsid w:val="00984FBA"/>
    <w:rsid w:val="0098601D"/>
    <w:rsid w:val="009866BB"/>
    <w:rsid w:val="009875CE"/>
    <w:rsid w:val="00987984"/>
    <w:rsid w:val="00990C87"/>
    <w:rsid w:val="009911C7"/>
    <w:rsid w:val="00991271"/>
    <w:rsid w:val="0099142E"/>
    <w:rsid w:val="009917D2"/>
    <w:rsid w:val="00991D7C"/>
    <w:rsid w:val="00992692"/>
    <w:rsid w:val="00992970"/>
    <w:rsid w:val="00993167"/>
    <w:rsid w:val="009931DF"/>
    <w:rsid w:val="0099404E"/>
    <w:rsid w:val="009942DA"/>
    <w:rsid w:val="0099562B"/>
    <w:rsid w:val="009959EC"/>
    <w:rsid w:val="00995C27"/>
    <w:rsid w:val="00997DB5"/>
    <w:rsid w:val="009A0247"/>
    <w:rsid w:val="009A18CA"/>
    <w:rsid w:val="009A2081"/>
    <w:rsid w:val="009A29CC"/>
    <w:rsid w:val="009A2CD2"/>
    <w:rsid w:val="009A4286"/>
    <w:rsid w:val="009A4B9F"/>
    <w:rsid w:val="009A58D3"/>
    <w:rsid w:val="009A637F"/>
    <w:rsid w:val="009A6B95"/>
    <w:rsid w:val="009A6E40"/>
    <w:rsid w:val="009A7214"/>
    <w:rsid w:val="009A74A1"/>
    <w:rsid w:val="009A7929"/>
    <w:rsid w:val="009A79F1"/>
    <w:rsid w:val="009A7D81"/>
    <w:rsid w:val="009B0031"/>
    <w:rsid w:val="009B0B37"/>
    <w:rsid w:val="009B0BA1"/>
    <w:rsid w:val="009B0C95"/>
    <w:rsid w:val="009B1228"/>
    <w:rsid w:val="009B14C9"/>
    <w:rsid w:val="009B2222"/>
    <w:rsid w:val="009B275E"/>
    <w:rsid w:val="009B2B0B"/>
    <w:rsid w:val="009B3006"/>
    <w:rsid w:val="009B3581"/>
    <w:rsid w:val="009B35E7"/>
    <w:rsid w:val="009B4EBD"/>
    <w:rsid w:val="009B6D5B"/>
    <w:rsid w:val="009B7462"/>
    <w:rsid w:val="009B7481"/>
    <w:rsid w:val="009B7C33"/>
    <w:rsid w:val="009C0C80"/>
    <w:rsid w:val="009C0D96"/>
    <w:rsid w:val="009C2156"/>
    <w:rsid w:val="009C29C3"/>
    <w:rsid w:val="009C323A"/>
    <w:rsid w:val="009C363B"/>
    <w:rsid w:val="009C3E6E"/>
    <w:rsid w:val="009C43AA"/>
    <w:rsid w:val="009C5225"/>
    <w:rsid w:val="009C5DB4"/>
    <w:rsid w:val="009C6659"/>
    <w:rsid w:val="009C6C0B"/>
    <w:rsid w:val="009C6CF2"/>
    <w:rsid w:val="009C71F1"/>
    <w:rsid w:val="009C7D4D"/>
    <w:rsid w:val="009D00A8"/>
    <w:rsid w:val="009D03A5"/>
    <w:rsid w:val="009D0912"/>
    <w:rsid w:val="009D09ED"/>
    <w:rsid w:val="009D0A9D"/>
    <w:rsid w:val="009D1917"/>
    <w:rsid w:val="009D1E2B"/>
    <w:rsid w:val="009D24C5"/>
    <w:rsid w:val="009D2BE7"/>
    <w:rsid w:val="009D2BF4"/>
    <w:rsid w:val="009D2ECE"/>
    <w:rsid w:val="009D2F3A"/>
    <w:rsid w:val="009D3A45"/>
    <w:rsid w:val="009D3F14"/>
    <w:rsid w:val="009D400A"/>
    <w:rsid w:val="009D407B"/>
    <w:rsid w:val="009D42A5"/>
    <w:rsid w:val="009D4A54"/>
    <w:rsid w:val="009D5908"/>
    <w:rsid w:val="009D68E1"/>
    <w:rsid w:val="009D6A2A"/>
    <w:rsid w:val="009D6ABD"/>
    <w:rsid w:val="009D6F5A"/>
    <w:rsid w:val="009D73DE"/>
    <w:rsid w:val="009D7875"/>
    <w:rsid w:val="009E07A4"/>
    <w:rsid w:val="009E0BAC"/>
    <w:rsid w:val="009E0CE7"/>
    <w:rsid w:val="009E12A2"/>
    <w:rsid w:val="009E150C"/>
    <w:rsid w:val="009E1773"/>
    <w:rsid w:val="009E4814"/>
    <w:rsid w:val="009E4870"/>
    <w:rsid w:val="009E4BB4"/>
    <w:rsid w:val="009E4BDC"/>
    <w:rsid w:val="009E527A"/>
    <w:rsid w:val="009E52A7"/>
    <w:rsid w:val="009E5EFA"/>
    <w:rsid w:val="009E662B"/>
    <w:rsid w:val="009E670F"/>
    <w:rsid w:val="009E7320"/>
    <w:rsid w:val="009E77F0"/>
    <w:rsid w:val="009E7C78"/>
    <w:rsid w:val="009E7E21"/>
    <w:rsid w:val="009F01CA"/>
    <w:rsid w:val="009F0914"/>
    <w:rsid w:val="009F0B31"/>
    <w:rsid w:val="009F1A17"/>
    <w:rsid w:val="009F1D1F"/>
    <w:rsid w:val="009F2230"/>
    <w:rsid w:val="009F2B3E"/>
    <w:rsid w:val="009F2CAF"/>
    <w:rsid w:val="009F2F11"/>
    <w:rsid w:val="009F2F16"/>
    <w:rsid w:val="009F3558"/>
    <w:rsid w:val="009F3F83"/>
    <w:rsid w:val="009F46D2"/>
    <w:rsid w:val="009F5699"/>
    <w:rsid w:val="009F5740"/>
    <w:rsid w:val="009F5907"/>
    <w:rsid w:val="009F5BDB"/>
    <w:rsid w:val="009F638B"/>
    <w:rsid w:val="009F670C"/>
    <w:rsid w:val="00A005D7"/>
    <w:rsid w:val="00A00B1E"/>
    <w:rsid w:val="00A01B15"/>
    <w:rsid w:val="00A01FB7"/>
    <w:rsid w:val="00A023E7"/>
    <w:rsid w:val="00A02A75"/>
    <w:rsid w:val="00A03566"/>
    <w:rsid w:val="00A03AB8"/>
    <w:rsid w:val="00A0402A"/>
    <w:rsid w:val="00A04409"/>
    <w:rsid w:val="00A045A7"/>
    <w:rsid w:val="00A045CE"/>
    <w:rsid w:val="00A05664"/>
    <w:rsid w:val="00A05975"/>
    <w:rsid w:val="00A05C86"/>
    <w:rsid w:val="00A05FF4"/>
    <w:rsid w:val="00A0617F"/>
    <w:rsid w:val="00A06E64"/>
    <w:rsid w:val="00A070E1"/>
    <w:rsid w:val="00A07201"/>
    <w:rsid w:val="00A07CAA"/>
    <w:rsid w:val="00A10441"/>
    <w:rsid w:val="00A1100C"/>
    <w:rsid w:val="00A115AE"/>
    <w:rsid w:val="00A11A13"/>
    <w:rsid w:val="00A11B11"/>
    <w:rsid w:val="00A1251C"/>
    <w:rsid w:val="00A125AE"/>
    <w:rsid w:val="00A14959"/>
    <w:rsid w:val="00A14EAB"/>
    <w:rsid w:val="00A15DAA"/>
    <w:rsid w:val="00A16860"/>
    <w:rsid w:val="00A16BAE"/>
    <w:rsid w:val="00A17D2D"/>
    <w:rsid w:val="00A20A0C"/>
    <w:rsid w:val="00A21A57"/>
    <w:rsid w:val="00A21B39"/>
    <w:rsid w:val="00A2347D"/>
    <w:rsid w:val="00A2403A"/>
    <w:rsid w:val="00A24614"/>
    <w:rsid w:val="00A24B0C"/>
    <w:rsid w:val="00A24EBD"/>
    <w:rsid w:val="00A2628E"/>
    <w:rsid w:val="00A262A9"/>
    <w:rsid w:val="00A267CA"/>
    <w:rsid w:val="00A27A6B"/>
    <w:rsid w:val="00A27EDA"/>
    <w:rsid w:val="00A27F20"/>
    <w:rsid w:val="00A30DB6"/>
    <w:rsid w:val="00A32847"/>
    <w:rsid w:val="00A3291D"/>
    <w:rsid w:val="00A32ED0"/>
    <w:rsid w:val="00A331EF"/>
    <w:rsid w:val="00A34D72"/>
    <w:rsid w:val="00A363C9"/>
    <w:rsid w:val="00A36581"/>
    <w:rsid w:val="00A377B1"/>
    <w:rsid w:val="00A40F37"/>
    <w:rsid w:val="00A4185C"/>
    <w:rsid w:val="00A41B00"/>
    <w:rsid w:val="00A4289E"/>
    <w:rsid w:val="00A42904"/>
    <w:rsid w:val="00A4326F"/>
    <w:rsid w:val="00A438FD"/>
    <w:rsid w:val="00A43A7D"/>
    <w:rsid w:val="00A455DE"/>
    <w:rsid w:val="00A45881"/>
    <w:rsid w:val="00A459B8"/>
    <w:rsid w:val="00A45ECA"/>
    <w:rsid w:val="00A46D1E"/>
    <w:rsid w:val="00A471C8"/>
    <w:rsid w:val="00A47665"/>
    <w:rsid w:val="00A5052C"/>
    <w:rsid w:val="00A50907"/>
    <w:rsid w:val="00A50D90"/>
    <w:rsid w:val="00A51922"/>
    <w:rsid w:val="00A5196B"/>
    <w:rsid w:val="00A51AC2"/>
    <w:rsid w:val="00A51B98"/>
    <w:rsid w:val="00A52B06"/>
    <w:rsid w:val="00A52D34"/>
    <w:rsid w:val="00A53963"/>
    <w:rsid w:val="00A53BF1"/>
    <w:rsid w:val="00A53E98"/>
    <w:rsid w:val="00A54549"/>
    <w:rsid w:val="00A54879"/>
    <w:rsid w:val="00A54D9B"/>
    <w:rsid w:val="00A54F40"/>
    <w:rsid w:val="00A550A3"/>
    <w:rsid w:val="00A55148"/>
    <w:rsid w:val="00A5601B"/>
    <w:rsid w:val="00A560D2"/>
    <w:rsid w:val="00A564F9"/>
    <w:rsid w:val="00A5684D"/>
    <w:rsid w:val="00A57634"/>
    <w:rsid w:val="00A60E23"/>
    <w:rsid w:val="00A6316B"/>
    <w:rsid w:val="00A632F6"/>
    <w:rsid w:val="00A646FC"/>
    <w:rsid w:val="00A6482C"/>
    <w:rsid w:val="00A64B2E"/>
    <w:rsid w:val="00A64D57"/>
    <w:rsid w:val="00A65296"/>
    <w:rsid w:val="00A65464"/>
    <w:rsid w:val="00A65A2D"/>
    <w:rsid w:val="00A666E7"/>
    <w:rsid w:val="00A6698E"/>
    <w:rsid w:val="00A66B98"/>
    <w:rsid w:val="00A67305"/>
    <w:rsid w:val="00A70735"/>
    <w:rsid w:val="00A708A6"/>
    <w:rsid w:val="00A710D1"/>
    <w:rsid w:val="00A71740"/>
    <w:rsid w:val="00A7189A"/>
    <w:rsid w:val="00A719D4"/>
    <w:rsid w:val="00A7215E"/>
    <w:rsid w:val="00A72676"/>
    <w:rsid w:val="00A72A8E"/>
    <w:rsid w:val="00A72D45"/>
    <w:rsid w:val="00A730AD"/>
    <w:rsid w:val="00A735C8"/>
    <w:rsid w:val="00A73E7C"/>
    <w:rsid w:val="00A74029"/>
    <w:rsid w:val="00A74A8B"/>
    <w:rsid w:val="00A74F4F"/>
    <w:rsid w:val="00A75F61"/>
    <w:rsid w:val="00A7602F"/>
    <w:rsid w:val="00A762BB"/>
    <w:rsid w:val="00A766F7"/>
    <w:rsid w:val="00A76817"/>
    <w:rsid w:val="00A770CF"/>
    <w:rsid w:val="00A770D7"/>
    <w:rsid w:val="00A80876"/>
    <w:rsid w:val="00A81691"/>
    <w:rsid w:val="00A81719"/>
    <w:rsid w:val="00A81A48"/>
    <w:rsid w:val="00A81C0C"/>
    <w:rsid w:val="00A82512"/>
    <w:rsid w:val="00A825C4"/>
    <w:rsid w:val="00A82C30"/>
    <w:rsid w:val="00A84270"/>
    <w:rsid w:val="00A85026"/>
    <w:rsid w:val="00A85990"/>
    <w:rsid w:val="00A869A7"/>
    <w:rsid w:val="00A869E6"/>
    <w:rsid w:val="00A86E4E"/>
    <w:rsid w:val="00A904AB"/>
    <w:rsid w:val="00A9067D"/>
    <w:rsid w:val="00A90B37"/>
    <w:rsid w:val="00A912AE"/>
    <w:rsid w:val="00A92424"/>
    <w:rsid w:val="00A927FA"/>
    <w:rsid w:val="00A92920"/>
    <w:rsid w:val="00A929B2"/>
    <w:rsid w:val="00A92A92"/>
    <w:rsid w:val="00A92C33"/>
    <w:rsid w:val="00A93172"/>
    <w:rsid w:val="00A9370E"/>
    <w:rsid w:val="00A94351"/>
    <w:rsid w:val="00A94A93"/>
    <w:rsid w:val="00A964F5"/>
    <w:rsid w:val="00A9722A"/>
    <w:rsid w:val="00A974E7"/>
    <w:rsid w:val="00A97870"/>
    <w:rsid w:val="00A97A42"/>
    <w:rsid w:val="00AA0132"/>
    <w:rsid w:val="00AA051A"/>
    <w:rsid w:val="00AA0866"/>
    <w:rsid w:val="00AA0C02"/>
    <w:rsid w:val="00AA176B"/>
    <w:rsid w:val="00AA183C"/>
    <w:rsid w:val="00AA1BB8"/>
    <w:rsid w:val="00AA24EF"/>
    <w:rsid w:val="00AA2896"/>
    <w:rsid w:val="00AA307F"/>
    <w:rsid w:val="00AA455A"/>
    <w:rsid w:val="00AA4B70"/>
    <w:rsid w:val="00AA59DB"/>
    <w:rsid w:val="00AA5D8B"/>
    <w:rsid w:val="00AA5F5F"/>
    <w:rsid w:val="00AB0C11"/>
    <w:rsid w:val="00AB0DAE"/>
    <w:rsid w:val="00AB130B"/>
    <w:rsid w:val="00AB204A"/>
    <w:rsid w:val="00AB20B5"/>
    <w:rsid w:val="00AB2F08"/>
    <w:rsid w:val="00AB316E"/>
    <w:rsid w:val="00AB3343"/>
    <w:rsid w:val="00AB3A14"/>
    <w:rsid w:val="00AB4454"/>
    <w:rsid w:val="00AB481D"/>
    <w:rsid w:val="00AB4C7D"/>
    <w:rsid w:val="00AB518F"/>
    <w:rsid w:val="00AB637A"/>
    <w:rsid w:val="00AB7A1F"/>
    <w:rsid w:val="00AC0022"/>
    <w:rsid w:val="00AC041D"/>
    <w:rsid w:val="00AC0526"/>
    <w:rsid w:val="00AC05F8"/>
    <w:rsid w:val="00AC09FB"/>
    <w:rsid w:val="00AC19A1"/>
    <w:rsid w:val="00AC23B8"/>
    <w:rsid w:val="00AC2E5C"/>
    <w:rsid w:val="00AC2EFB"/>
    <w:rsid w:val="00AC30E4"/>
    <w:rsid w:val="00AC3473"/>
    <w:rsid w:val="00AC359D"/>
    <w:rsid w:val="00AC45DD"/>
    <w:rsid w:val="00AC528F"/>
    <w:rsid w:val="00AC5323"/>
    <w:rsid w:val="00AC594C"/>
    <w:rsid w:val="00AC62A4"/>
    <w:rsid w:val="00AC6750"/>
    <w:rsid w:val="00AC6E2B"/>
    <w:rsid w:val="00AD173B"/>
    <w:rsid w:val="00AD1C0C"/>
    <w:rsid w:val="00AD1C92"/>
    <w:rsid w:val="00AD1FAF"/>
    <w:rsid w:val="00AD23A5"/>
    <w:rsid w:val="00AD269D"/>
    <w:rsid w:val="00AD2BF1"/>
    <w:rsid w:val="00AD2F48"/>
    <w:rsid w:val="00AD4251"/>
    <w:rsid w:val="00AD4664"/>
    <w:rsid w:val="00AD475D"/>
    <w:rsid w:val="00AD47E0"/>
    <w:rsid w:val="00AD55EA"/>
    <w:rsid w:val="00AD6414"/>
    <w:rsid w:val="00AD6908"/>
    <w:rsid w:val="00AD71F8"/>
    <w:rsid w:val="00AD76A6"/>
    <w:rsid w:val="00AD777C"/>
    <w:rsid w:val="00AD7CAB"/>
    <w:rsid w:val="00AE0BDB"/>
    <w:rsid w:val="00AE0F16"/>
    <w:rsid w:val="00AE1D8F"/>
    <w:rsid w:val="00AE1E4D"/>
    <w:rsid w:val="00AE1F65"/>
    <w:rsid w:val="00AE2265"/>
    <w:rsid w:val="00AE3359"/>
    <w:rsid w:val="00AE3370"/>
    <w:rsid w:val="00AE337B"/>
    <w:rsid w:val="00AE48A9"/>
    <w:rsid w:val="00AE4DB7"/>
    <w:rsid w:val="00AE50F4"/>
    <w:rsid w:val="00AE5452"/>
    <w:rsid w:val="00AE5478"/>
    <w:rsid w:val="00AE5558"/>
    <w:rsid w:val="00AE57D7"/>
    <w:rsid w:val="00AE6325"/>
    <w:rsid w:val="00AE6AC8"/>
    <w:rsid w:val="00AE7364"/>
    <w:rsid w:val="00AE7637"/>
    <w:rsid w:val="00AE77AD"/>
    <w:rsid w:val="00AF04FC"/>
    <w:rsid w:val="00AF0A95"/>
    <w:rsid w:val="00AF0F06"/>
    <w:rsid w:val="00AF1690"/>
    <w:rsid w:val="00AF1726"/>
    <w:rsid w:val="00AF1EED"/>
    <w:rsid w:val="00AF2096"/>
    <w:rsid w:val="00AF29AD"/>
    <w:rsid w:val="00AF39EC"/>
    <w:rsid w:val="00AF4000"/>
    <w:rsid w:val="00AF4DF6"/>
    <w:rsid w:val="00AF4FFB"/>
    <w:rsid w:val="00AF593F"/>
    <w:rsid w:val="00AF5A23"/>
    <w:rsid w:val="00AF5D5F"/>
    <w:rsid w:val="00AF5E2E"/>
    <w:rsid w:val="00AF616B"/>
    <w:rsid w:val="00AF6859"/>
    <w:rsid w:val="00AF7646"/>
    <w:rsid w:val="00AF78EB"/>
    <w:rsid w:val="00B00460"/>
    <w:rsid w:val="00B01A71"/>
    <w:rsid w:val="00B02C00"/>
    <w:rsid w:val="00B0340B"/>
    <w:rsid w:val="00B03D8B"/>
    <w:rsid w:val="00B0402F"/>
    <w:rsid w:val="00B044F7"/>
    <w:rsid w:val="00B04E2E"/>
    <w:rsid w:val="00B04EF1"/>
    <w:rsid w:val="00B05534"/>
    <w:rsid w:val="00B059A6"/>
    <w:rsid w:val="00B060B8"/>
    <w:rsid w:val="00B06B88"/>
    <w:rsid w:val="00B06C9B"/>
    <w:rsid w:val="00B071C4"/>
    <w:rsid w:val="00B073E5"/>
    <w:rsid w:val="00B074BD"/>
    <w:rsid w:val="00B07C39"/>
    <w:rsid w:val="00B102A2"/>
    <w:rsid w:val="00B10FC6"/>
    <w:rsid w:val="00B11218"/>
    <w:rsid w:val="00B11C1A"/>
    <w:rsid w:val="00B11FE3"/>
    <w:rsid w:val="00B13334"/>
    <w:rsid w:val="00B13711"/>
    <w:rsid w:val="00B138D4"/>
    <w:rsid w:val="00B14197"/>
    <w:rsid w:val="00B14C6A"/>
    <w:rsid w:val="00B14C74"/>
    <w:rsid w:val="00B14D91"/>
    <w:rsid w:val="00B156C0"/>
    <w:rsid w:val="00B15AAB"/>
    <w:rsid w:val="00B15FD2"/>
    <w:rsid w:val="00B15FEA"/>
    <w:rsid w:val="00B161E6"/>
    <w:rsid w:val="00B16238"/>
    <w:rsid w:val="00B16AE3"/>
    <w:rsid w:val="00B17902"/>
    <w:rsid w:val="00B208AC"/>
    <w:rsid w:val="00B20EC2"/>
    <w:rsid w:val="00B21355"/>
    <w:rsid w:val="00B21AC8"/>
    <w:rsid w:val="00B21B45"/>
    <w:rsid w:val="00B21B87"/>
    <w:rsid w:val="00B21C67"/>
    <w:rsid w:val="00B224B2"/>
    <w:rsid w:val="00B22691"/>
    <w:rsid w:val="00B22759"/>
    <w:rsid w:val="00B22841"/>
    <w:rsid w:val="00B2291E"/>
    <w:rsid w:val="00B22DA0"/>
    <w:rsid w:val="00B2321D"/>
    <w:rsid w:val="00B23299"/>
    <w:rsid w:val="00B2379A"/>
    <w:rsid w:val="00B23CCE"/>
    <w:rsid w:val="00B2454D"/>
    <w:rsid w:val="00B24715"/>
    <w:rsid w:val="00B24CC3"/>
    <w:rsid w:val="00B24DA9"/>
    <w:rsid w:val="00B2507F"/>
    <w:rsid w:val="00B26C25"/>
    <w:rsid w:val="00B26E90"/>
    <w:rsid w:val="00B277CB"/>
    <w:rsid w:val="00B27881"/>
    <w:rsid w:val="00B278AD"/>
    <w:rsid w:val="00B300F9"/>
    <w:rsid w:val="00B3057F"/>
    <w:rsid w:val="00B31F4A"/>
    <w:rsid w:val="00B31F84"/>
    <w:rsid w:val="00B32599"/>
    <w:rsid w:val="00B327D4"/>
    <w:rsid w:val="00B328D1"/>
    <w:rsid w:val="00B32F7E"/>
    <w:rsid w:val="00B334BC"/>
    <w:rsid w:val="00B346AB"/>
    <w:rsid w:val="00B34C96"/>
    <w:rsid w:val="00B350B1"/>
    <w:rsid w:val="00B351D2"/>
    <w:rsid w:val="00B35A1A"/>
    <w:rsid w:val="00B35D0D"/>
    <w:rsid w:val="00B35FDF"/>
    <w:rsid w:val="00B36F1A"/>
    <w:rsid w:val="00B3758E"/>
    <w:rsid w:val="00B37F08"/>
    <w:rsid w:val="00B40585"/>
    <w:rsid w:val="00B4174C"/>
    <w:rsid w:val="00B41B23"/>
    <w:rsid w:val="00B41BEF"/>
    <w:rsid w:val="00B41C8E"/>
    <w:rsid w:val="00B42587"/>
    <w:rsid w:val="00B42817"/>
    <w:rsid w:val="00B42FB9"/>
    <w:rsid w:val="00B42FDB"/>
    <w:rsid w:val="00B43786"/>
    <w:rsid w:val="00B43981"/>
    <w:rsid w:val="00B43B5A"/>
    <w:rsid w:val="00B441DE"/>
    <w:rsid w:val="00B447E9"/>
    <w:rsid w:val="00B4564C"/>
    <w:rsid w:val="00B45975"/>
    <w:rsid w:val="00B461AD"/>
    <w:rsid w:val="00B46690"/>
    <w:rsid w:val="00B4724C"/>
    <w:rsid w:val="00B50761"/>
    <w:rsid w:val="00B50D35"/>
    <w:rsid w:val="00B51187"/>
    <w:rsid w:val="00B512DB"/>
    <w:rsid w:val="00B52291"/>
    <w:rsid w:val="00B52815"/>
    <w:rsid w:val="00B52D24"/>
    <w:rsid w:val="00B53901"/>
    <w:rsid w:val="00B53939"/>
    <w:rsid w:val="00B54D9D"/>
    <w:rsid w:val="00B552EA"/>
    <w:rsid w:val="00B557B2"/>
    <w:rsid w:val="00B55C71"/>
    <w:rsid w:val="00B55D50"/>
    <w:rsid w:val="00B55E8E"/>
    <w:rsid w:val="00B565D1"/>
    <w:rsid w:val="00B56AD8"/>
    <w:rsid w:val="00B56DCA"/>
    <w:rsid w:val="00B57CC5"/>
    <w:rsid w:val="00B57CF6"/>
    <w:rsid w:val="00B607F4"/>
    <w:rsid w:val="00B6089F"/>
    <w:rsid w:val="00B60AFD"/>
    <w:rsid w:val="00B6125B"/>
    <w:rsid w:val="00B61C93"/>
    <w:rsid w:val="00B61E48"/>
    <w:rsid w:val="00B62DA3"/>
    <w:rsid w:val="00B63318"/>
    <w:rsid w:val="00B6357B"/>
    <w:rsid w:val="00B63C8E"/>
    <w:rsid w:val="00B63FEA"/>
    <w:rsid w:val="00B64BD6"/>
    <w:rsid w:val="00B653C7"/>
    <w:rsid w:val="00B6577F"/>
    <w:rsid w:val="00B6619B"/>
    <w:rsid w:val="00B665B4"/>
    <w:rsid w:val="00B666CF"/>
    <w:rsid w:val="00B668D6"/>
    <w:rsid w:val="00B66B40"/>
    <w:rsid w:val="00B67D07"/>
    <w:rsid w:val="00B70B11"/>
    <w:rsid w:val="00B70F48"/>
    <w:rsid w:val="00B72511"/>
    <w:rsid w:val="00B72791"/>
    <w:rsid w:val="00B72928"/>
    <w:rsid w:val="00B73AE2"/>
    <w:rsid w:val="00B73B2C"/>
    <w:rsid w:val="00B746E6"/>
    <w:rsid w:val="00B74D26"/>
    <w:rsid w:val="00B767C4"/>
    <w:rsid w:val="00B777F6"/>
    <w:rsid w:val="00B77C16"/>
    <w:rsid w:val="00B82C10"/>
    <w:rsid w:val="00B82E7D"/>
    <w:rsid w:val="00B8440C"/>
    <w:rsid w:val="00B857DF"/>
    <w:rsid w:val="00B86F49"/>
    <w:rsid w:val="00B86FC5"/>
    <w:rsid w:val="00B87223"/>
    <w:rsid w:val="00B87ECA"/>
    <w:rsid w:val="00B90D59"/>
    <w:rsid w:val="00B910DA"/>
    <w:rsid w:val="00B91CBE"/>
    <w:rsid w:val="00B922DE"/>
    <w:rsid w:val="00B92752"/>
    <w:rsid w:val="00B943A3"/>
    <w:rsid w:val="00B95437"/>
    <w:rsid w:val="00B95837"/>
    <w:rsid w:val="00B96564"/>
    <w:rsid w:val="00B96C53"/>
    <w:rsid w:val="00B96FDA"/>
    <w:rsid w:val="00B97300"/>
    <w:rsid w:val="00B97BBB"/>
    <w:rsid w:val="00B97D73"/>
    <w:rsid w:val="00BA0089"/>
    <w:rsid w:val="00BA03D9"/>
    <w:rsid w:val="00BA0468"/>
    <w:rsid w:val="00BA07F0"/>
    <w:rsid w:val="00BA0800"/>
    <w:rsid w:val="00BA0CB8"/>
    <w:rsid w:val="00BA12C0"/>
    <w:rsid w:val="00BA163B"/>
    <w:rsid w:val="00BA269A"/>
    <w:rsid w:val="00BA26C5"/>
    <w:rsid w:val="00BA339B"/>
    <w:rsid w:val="00BA3621"/>
    <w:rsid w:val="00BA37CA"/>
    <w:rsid w:val="00BA4033"/>
    <w:rsid w:val="00BA41D1"/>
    <w:rsid w:val="00BA44D9"/>
    <w:rsid w:val="00BA4CF5"/>
    <w:rsid w:val="00BA50B2"/>
    <w:rsid w:val="00BA541D"/>
    <w:rsid w:val="00BA6038"/>
    <w:rsid w:val="00BA61AA"/>
    <w:rsid w:val="00BA68F7"/>
    <w:rsid w:val="00BA6A65"/>
    <w:rsid w:val="00BA72BA"/>
    <w:rsid w:val="00BA79C4"/>
    <w:rsid w:val="00BA7DC1"/>
    <w:rsid w:val="00BA7FA5"/>
    <w:rsid w:val="00BB0AF4"/>
    <w:rsid w:val="00BB170A"/>
    <w:rsid w:val="00BB193F"/>
    <w:rsid w:val="00BB1980"/>
    <w:rsid w:val="00BB1B2E"/>
    <w:rsid w:val="00BB1C52"/>
    <w:rsid w:val="00BB2930"/>
    <w:rsid w:val="00BB2A96"/>
    <w:rsid w:val="00BB3099"/>
    <w:rsid w:val="00BB3242"/>
    <w:rsid w:val="00BB3737"/>
    <w:rsid w:val="00BB39EE"/>
    <w:rsid w:val="00BB4ADA"/>
    <w:rsid w:val="00BB5241"/>
    <w:rsid w:val="00BB52E5"/>
    <w:rsid w:val="00BB59A5"/>
    <w:rsid w:val="00BB6324"/>
    <w:rsid w:val="00BB7269"/>
    <w:rsid w:val="00BB77F0"/>
    <w:rsid w:val="00BC0BFC"/>
    <w:rsid w:val="00BC130F"/>
    <w:rsid w:val="00BC1829"/>
    <w:rsid w:val="00BC1FA4"/>
    <w:rsid w:val="00BC25B0"/>
    <w:rsid w:val="00BC299E"/>
    <w:rsid w:val="00BC2FF4"/>
    <w:rsid w:val="00BC3711"/>
    <w:rsid w:val="00BC3AE7"/>
    <w:rsid w:val="00BC5637"/>
    <w:rsid w:val="00BC57C8"/>
    <w:rsid w:val="00BC58E2"/>
    <w:rsid w:val="00BC6095"/>
    <w:rsid w:val="00BC61DB"/>
    <w:rsid w:val="00BC68E9"/>
    <w:rsid w:val="00BC6ECE"/>
    <w:rsid w:val="00BC70A2"/>
    <w:rsid w:val="00BC7A16"/>
    <w:rsid w:val="00BD0105"/>
    <w:rsid w:val="00BD05BC"/>
    <w:rsid w:val="00BD06AB"/>
    <w:rsid w:val="00BD07DD"/>
    <w:rsid w:val="00BD17DB"/>
    <w:rsid w:val="00BD17F8"/>
    <w:rsid w:val="00BD2612"/>
    <w:rsid w:val="00BD2834"/>
    <w:rsid w:val="00BD297F"/>
    <w:rsid w:val="00BD2ACC"/>
    <w:rsid w:val="00BD4114"/>
    <w:rsid w:val="00BD4159"/>
    <w:rsid w:val="00BD4504"/>
    <w:rsid w:val="00BD484D"/>
    <w:rsid w:val="00BD6BFE"/>
    <w:rsid w:val="00BD770A"/>
    <w:rsid w:val="00BE07A8"/>
    <w:rsid w:val="00BE0ABF"/>
    <w:rsid w:val="00BE0C21"/>
    <w:rsid w:val="00BE0E0B"/>
    <w:rsid w:val="00BE12F4"/>
    <w:rsid w:val="00BE2414"/>
    <w:rsid w:val="00BE2B85"/>
    <w:rsid w:val="00BE2D86"/>
    <w:rsid w:val="00BE337F"/>
    <w:rsid w:val="00BE4684"/>
    <w:rsid w:val="00BE4711"/>
    <w:rsid w:val="00BE4BDD"/>
    <w:rsid w:val="00BE5BB6"/>
    <w:rsid w:val="00BE5BDA"/>
    <w:rsid w:val="00BE633B"/>
    <w:rsid w:val="00BE67A7"/>
    <w:rsid w:val="00BE6809"/>
    <w:rsid w:val="00BE695B"/>
    <w:rsid w:val="00BE69F9"/>
    <w:rsid w:val="00BE6C5B"/>
    <w:rsid w:val="00BE6EAD"/>
    <w:rsid w:val="00BF02CE"/>
    <w:rsid w:val="00BF033F"/>
    <w:rsid w:val="00BF042C"/>
    <w:rsid w:val="00BF05BF"/>
    <w:rsid w:val="00BF1073"/>
    <w:rsid w:val="00BF162A"/>
    <w:rsid w:val="00BF1677"/>
    <w:rsid w:val="00BF354D"/>
    <w:rsid w:val="00BF7713"/>
    <w:rsid w:val="00BF78E4"/>
    <w:rsid w:val="00C00362"/>
    <w:rsid w:val="00C008F5"/>
    <w:rsid w:val="00C014D5"/>
    <w:rsid w:val="00C02542"/>
    <w:rsid w:val="00C03C0A"/>
    <w:rsid w:val="00C04A01"/>
    <w:rsid w:val="00C05968"/>
    <w:rsid w:val="00C05EAA"/>
    <w:rsid w:val="00C05F96"/>
    <w:rsid w:val="00C06156"/>
    <w:rsid w:val="00C06699"/>
    <w:rsid w:val="00C06F54"/>
    <w:rsid w:val="00C06F7E"/>
    <w:rsid w:val="00C075A0"/>
    <w:rsid w:val="00C0772C"/>
    <w:rsid w:val="00C07828"/>
    <w:rsid w:val="00C07AEC"/>
    <w:rsid w:val="00C10243"/>
    <w:rsid w:val="00C102D0"/>
    <w:rsid w:val="00C105B9"/>
    <w:rsid w:val="00C10643"/>
    <w:rsid w:val="00C112A1"/>
    <w:rsid w:val="00C11538"/>
    <w:rsid w:val="00C11922"/>
    <w:rsid w:val="00C12139"/>
    <w:rsid w:val="00C13786"/>
    <w:rsid w:val="00C139CB"/>
    <w:rsid w:val="00C1418D"/>
    <w:rsid w:val="00C143A2"/>
    <w:rsid w:val="00C143AF"/>
    <w:rsid w:val="00C15354"/>
    <w:rsid w:val="00C15644"/>
    <w:rsid w:val="00C15CDB"/>
    <w:rsid w:val="00C16A73"/>
    <w:rsid w:val="00C17012"/>
    <w:rsid w:val="00C1780A"/>
    <w:rsid w:val="00C227E7"/>
    <w:rsid w:val="00C22974"/>
    <w:rsid w:val="00C23556"/>
    <w:rsid w:val="00C23AA6"/>
    <w:rsid w:val="00C2462B"/>
    <w:rsid w:val="00C26748"/>
    <w:rsid w:val="00C26942"/>
    <w:rsid w:val="00C26991"/>
    <w:rsid w:val="00C26C94"/>
    <w:rsid w:val="00C26D53"/>
    <w:rsid w:val="00C2705F"/>
    <w:rsid w:val="00C273D8"/>
    <w:rsid w:val="00C27693"/>
    <w:rsid w:val="00C27E1C"/>
    <w:rsid w:val="00C27FC1"/>
    <w:rsid w:val="00C30FC5"/>
    <w:rsid w:val="00C31275"/>
    <w:rsid w:val="00C32E5C"/>
    <w:rsid w:val="00C34922"/>
    <w:rsid w:val="00C34B6C"/>
    <w:rsid w:val="00C35001"/>
    <w:rsid w:val="00C353FC"/>
    <w:rsid w:val="00C35734"/>
    <w:rsid w:val="00C36DF1"/>
    <w:rsid w:val="00C37121"/>
    <w:rsid w:val="00C37469"/>
    <w:rsid w:val="00C37975"/>
    <w:rsid w:val="00C37FAD"/>
    <w:rsid w:val="00C40137"/>
    <w:rsid w:val="00C40769"/>
    <w:rsid w:val="00C40E5E"/>
    <w:rsid w:val="00C42175"/>
    <w:rsid w:val="00C4219B"/>
    <w:rsid w:val="00C42372"/>
    <w:rsid w:val="00C4254B"/>
    <w:rsid w:val="00C42FC7"/>
    <w:rsid w:val="00C43298"/>
    <w:rsid w:val="00C43336"/>
    <w:rsid w:val="00C43F0B"/>
    <w:rsid w:val="00C4475B"/>
    <w:rsid w:val="00C44D97"/>
    <w:rsid w:val="00C4588E"/>
    <w:rsid w:val="00C45897"/>
    <w:rsid w:val="00C46097"/>
    <w:rsid w:val="00C4657E"/>
    <w:rsid w:val="00C465C9"/>
    <w:rsid w:val="00C47A2C"/>
    <w:rsid w:val="00C47AC3"/>
    <w:rsid w:val="00C50733"/>
    <w:rsid w:val="00C5078F"/>
    <w:rsid w:val="00C50B25"/>
    <w:rsid w:val="00C50CAB"/>
    <w:rsid w:val="00C50E50"/>
    <w:rsid w:val="00C51274"/>
    <w:rsid w:val="00C51AF1"/>
    <w:rsid w:val="00C51D9C"/>
    <w:rsid w:val="00C52000"/>
    <w:rsid w:val="00C52453"/>
    <w:rsid w:val="00C52A23"/>
    <w:rsid w:val="00C535E8"/>
    <w:rsid w:val="00C537EC"/>
    <w:rsid w:val="00C53E99"/>
    <w:rsid w:val="00C54145"/>
    <w:rsid w:val="00C5433B"/>
    <w:rsid w:val="00C561D2"/>
    <w:rsid w:val="00C562F9"/>
    <w:rsid w:val="00C56558"/>
    <w:rsid w:val="00C565A8"/>
    <w:rsid w:val="00C5662B"/>
    <w:rsid w:val="00C56B23"/>
    <w:rsid w:val="00C56F10"/>
    <w:rsid w:val="00C5712A"/>
    <w:rsid w:val="00C5761F"/>
    <w:rsid w:val="00C60F32"/>
    <w:rsid w:val="00C60F5E"/>
    <w:rsid w:val="00C6107C"/>
    <w:rsid w:val="00C6107F"/>
    <w:rsid w:val="00C61A5F"/>
    <w:rsid w:val="00C61B4D"/>
    <w:rsid w:val="00C61E29"/>
    <w:rsid w:val="00C62321"/>
    <w:rsid w:val="00C625D2"/>
    <w:rsid w:val="00C629F5"/>
    <w:rsid w:val="00C63259"/>
    <w:rsid w:val="00C63DD6"/>
    <w:rsid w:val="00C641D3"/>
    <w:rsid w:val="00C6432C"/>
    <w:rsid w:val="00C64488"/>
    <w:rsid w:val="00C644B6"/>
    <w:rsid w:val="00C64913"/>
    <w:rsid w:val="00C64F0E"/>
    <w:rsid w:val="00C705B2"/>
    <w:rsid w:val="00C70780"/>
    <w:rsid w:val="00C70F9E"/>
    <w:rsid w:val="00C71295"/>
    <w:rsid w:val="00C7198F"/>
    <w:rsid w:val="00C72170"/>
    <w:rsid w:val="00C7219C"/>
    <w:rsid w:val="00C72378"/>
    <w:rsid w:val="00C72B42"/>
    <w:rsid w:val="00C72C1F"/>
    <w:rsid w:val="00C733B5"/>
    <w:rsid w:val="00C740C9"/>
    <w:rsid w:val="00C742A1"/>
    <w:rsid w:val="00C74431"/>
    <w:rsid w:val="00C74736"/>
    <w:rsid w:val="00C7477D"/>
    <w:rsid w:val="00C747B9"/>
    <w:rsid w:val="00C748BD"/>
    <w:rsid w:val="00C74F34"/>
    <w:rsid w:val="00C753E4"/>
    <w:rsid w:val="00C75647"/>
    <w:rsid w:val="00C75B98"/>
    <w:rsid w:val="00C766C9"/>
    <w:rsid w:val="00C80258"/>
    <w:rsid w:val="00C810F7"/>
    <w:rsid w:val="00C8126F"/>
    <w:rsid w:val="00C816B3"/>
    <w:rsid w:val="00C81F8B"/>
    <w:rsid w:val="00C8203C"/>
    <w:rsid w:val="00C820D5"/>
    <w:rsid w:val="00C82284"/>
    <w:rsid w:val="00C832C7"/>
    <w:rsid w:val="00C836CB"/>
    <w:rsid w:val="00C83E5D"/>
    <w:rsid w:val="00C8461A"/>
    <w:rsid w:val="00C84B6C"/>
    <w:rsid w:val="00C84C14"/>
    <w:rsid w:val="00C84FF4"/>
    <w:rsid w:val="00C851FB"/>
    <w:rsid w:val="00C85BD6"/>
    <w:rsid w:val="00C85BE0"/>
    <w:rsid w:val="00C85D81"/>
    <w:rsid w:val="00C85EF1"/>
    <w:rsid w:val="00C863D6"/>
    <w:rsid w:val="00C86595"/>
    <w:rsid w:val="00C866E5"/>
    <w:rsid w:val="00C86B62"/>
    <w:rsid w:val="00C86F4C"/>
    <w:rsid w:val="00C87018"/>
    <w:rsid w:val="00C870D9"/>
    <w:rsid w:val="00C87215"/>
    <w:rsid w:val="00C87224"/>
    <w:rsid w:val="00C90A2C"/>
    <w:rsid w:val="00C90EA3"/>
    <w:rsid w:val="00C919D2"/>
    <w:rsid w:val="00C91E34"/>
    <w:rsid w:val="00C92E4E"/>
    <w:rsid w:val="00C94466"/>
    <w:rsid w:val="00C94A0D"/>
    <w:rsid w:val="00C94E0E"/>
    <w:rsid w:val="00C94F65"/>
    <w:rsid w:val="00C958A8"/>
    <w:rsid w:val="00C95B45"/>
    <w:rsid w:val="00C95E9D"/>
    <w:rsid w:val="00C9628A"/>
    <w:rsid w:val="00C9684E"/>
    <w:rsid w:val="00C96F89"/>
    <w:rsid w:val="00C97186"/>
    <w:rsid w:val="00C97A0D"/>
    <w:rsid w:val="00CA0B3D"/>
    <w:rsid w:val="00CA0B4C"/>
    <w:rsid w:val="00CA1011"/>
    <w:rsid w:val="00CA122B"/>
    <w:rsid w:val="00CA1CCF"/>
    <w:rsid w:val="00CA1E00"/>
    <w:rsid w:val="00CA262E"/>
    <w:rsid w:val="00CA2F94"/>
    <w:rsid w:val="00CA302A"/>
    <w:rsid w:val="00CA30BC"/>
    <w:rsid w:val="00CA3347"/>
    <w:rsid w:val="00CA339C"/>
    <w:rsid w:val="00CA480A"/>
    <w:rsid w:val="00CA5674"/>
    <w:rsid w:val="00CA67ED"/>
    <w:rsid w:val="00CA6D36"/>
    <w:rsid w:val="00CA7678"/>
    <w:rsid w:val="00CA7A6B"/>
    <w:rsid w:val="00CA7B8B"/>
    <w:rsid w:val="00CA7FDF"/>
    <w:rsid w:val="00CB00DD"/>
    <w:rsid w:val="00CB0B21"/>
    <w:rsid w:val="00CB0F34"/>
    <w:rsid w:val="00CB1414"/>
    <w:rsid w:val="00CB150A"/>
    <w:rsid w:val="00CB22E3"/>
    <w:rsid w:val="00CB2D6D"/>
    <w:rsid w:val="00CB3267"/>
    <w:rsid w:val="00CB3C38"/>
    <w:rsid w:val="00CB42A3"/>
    <w:rsid w:val="00CB4542"/>
    <w:rsid w:val="00CB49FF"/>
    <w:rsid w:val="00CB4FAF"/>
    <w:rsid w:val="00CB51BA"/>
    <w:rsid w:val="00CB5F57"/>
    <w:rsid w:val="00CB63C8"/>
    <w:rsid w:val="00CB73A7"/>
    <w:rsid w:val="00CB743E"/>
    <w:rsid w:val="00CB764B"/>
    <w:rsid w:val="00CB7F56"/>
    <w:rsid w:val="00CC0875"/>
    <w:rsid w:val="00CC09AD"/>
    <w:rsid w:val="00CC113D"/>
    <w:rsid w:val="00CC1E79"/>
    <w:rsid w:val="00CC2041"/>
    <w:rsid w:val="00CC205A"/>
    <w:rsid w:val="00CC2254"/>
    <w:rsid w:val="00CC2745"/>
    <w:rsid w:val="00CC351A"/>
    <w:rsid w:val="00CC3F52"/>
    <w:rsid w:val="00CC4553"/>
    <w:rsid w:val="00CC4C57"/>
    <w:rsid w:val="00CC4F26"/>
    <w:rsid w:val="00CC512A"/>
    <w:rsid w:val="00CC5AFA"/>
    <w:rsid w:val="00CC5C4E"/>
    <w:rsid w:val="00CC6646"/>
    <w:rsid w:val="00CC6BE9"/>
    <w:rsid w:val="00CC6D86"/>
    <w:rsid w:val="00CC761C"/>
    <w:rsid w:val="00CC7718"/>
    <w:rsid w:val="00CC7B1B"/>
    <w:rsid w:val="00CC7D60"/>
    <w:rsid w:val="00CD0176"/>
    <w:rsid w:val="00CD022D"/>
    <w:rsid w:val="00CD02FB"/>
    <w:rsid w:val="00CD079A"/>
    <w:rsid w:val="00CD1221"/>
    <w:rsid w:val="00CD1529"/>
    <w:rsid w:val="00CD1C44"/>
    <w:rsid w:val="00CD2456"/>
    <w:rsid w:val="00CD247E"/>
    <w:rsid w:val="00CD249A"/>
    <w:rsid w:val="00CD271C"/>
    <w:rsid w:val="00CD2D5A"/>
    <w:rsid w:val="00CD3337"/>
    <w:rsid w:val="00CD3709"/>
    <w:rsid w:val="00CD39CE"/>
    <w:rsid w:val="00CD3CF1"/>
    <w:rsid w:val="00CD45C9"/>
    <w:rsid w:val="00CD48C3"/>
    <w:rsid w:val="00CD4AB1"/>
    <w:rsid w:val="00CD4C42"/>
    <w:rsid w:val="00CD56ED"/>
    <w:rsid w:val="00CD626C"/>
    <w:rsid w:val="00CD6515"/>
    <w:rsid w:val="00CD67EF"/>
    <w:rsid w:val="00CD67F1"/>
    <w:rsid w:val="00CD6A41"/>
    <w:rsid w:val="00CD6D34"/>
    <w:rsid w:val="00CD6F0D"/>
    <w:rsid w:val="00CD70DF"/>
    <w:rsid w:val="00CE0592"/>
    <w:rsid w:val="00CE1010"/>
    <w:rsid w:val="00CE1ED0"/>
    <w:rsid w:val="00CE3BAB"/>
    <w:rsid w:val="00CE42AD"/>
    <w:rsid w:val="00CE56B7"/>
    <w:rsid w:val="00CE58A1"/>
    <w:rsid w:val="00CE5D5E"/>
    <w:rsid w:val="00CE6143"/>
    <w:rsid w:val="00CE65CA"/>
    <w:rsid w:val="00CE67AB"/>
    <w:rsid w:val="00CE68DE"/>
    <w:rsid w:val="00CE6B6A"/>
    <w:rsid w:val="00CE726F"/>
    <w:rsid w:val="00CE76B3"/>
    <w:rsid w:val="00CE7706"/>
    <w:rsid w:val="00CE77F4"/>
    <w:rsid w:val="00CE7818"/>
    <w:rsid w:val="00CF049A"/>
    <w:rsid w:val="00CF0E38"/>
    <w:rsid w:val="00CF0FA0"/>
    <w:rsid w:val="00CF2026"/>
    <w:rsid w:val="00CF2812"/>
    <w:rsid w:val="00CF2FD1"/>
    <w:rsid w:val="00CF3208"/>
    <w:rsid w:val="00CF457A"/>
    <w:rsid w:val="00CF4705"/>
    <w:rsid w:val="00CF4A12"/>
    <w:rsid w:val="00CF4B07"/>
    <w:rsid w:val="00CF511F"/>
    <w:rsid w:val="00CF538A"/>
    <w:rsid w:val="00CF5C47"/>
    <w:rsid w:val="00CF5D8A"/>
    <w:rsid w:val="00CF6090"/>
    <w:rsid w:val="00CF67DE"/>
    <w:rsid w:val="00CF7CAE"/>
    <w:rsid w:val="00D00140"/>
    <w:rsid w:val="00D0045F"/>
    <w:rsid w:val="00D00817"/>
    <w:rsid w:val="00D00D25"/>
    <w:rsid w:val="00D0156C"/>
    <w:rsid w:val="00D03445"/>
    <w:rsid w:val="00D03DC6"/>
    <w:rsid w:val="00D043AB"/>
    <w:rsid w:val="00D0493C"/>
    <w:rsid w:val="00D04B4F"/>
    <w:rsid w:val="00D04E00"/>
    <w:rsid w:val="00D04E57"/>
    <w:rsid w:val="00D04F27"/>
    <w:rsid w:val="00D04FB3"/>
    <w:rsid w:val="00D05940"/>
    <w:rsid w:val="00D06298"/>
    <w:rsid w:val="00D06403"/>
    <w:rsid w:val="00D06FAD"/>
    <w:rsid w:val="00D0725A"/>
    <w:rsid w:val="00D103E7"/>
    <w:rsid w:val="00D104F0"/>
    <w:rsid w:val="00D1093B"/>
    <w:rsid w:val="00D1123F"/>
    <w:rsid w:val="00D11470"/>
    <w:rsid w:val="00D116E4"/>
    <w:rsid w:val="00D11FAC"/>
    <w:rsid w:val="00D12514"/>
    <w:rsid w:val="00D12EFB"/>
    <w:rsid w:val="00D13B2A"/>
    <w:rsid w:val="00D13E69"/>
    <w:rsid w:val="00D15B76"/>
    <w:rsid w:val="00D161C8"/>
    <w:rsid w:val="00D16967"/>
    <w:rsid w:val="00D175C9"/>
    <w:rsid w:val="00D20036"/>
    <w:rsid w:val="00D2047B"/>
    <w:rsid w:val="00D2127F"/>
    <w:rsid w:val="00D21C25"/>
    <w:rsid w:val="00D21F9B"/>
    <w:rsid w:val="00D237A4"/>
    <w:rsid w:val="00D23E14"/>
    <w:rsid w:val="00D24065"/>
    <w:rsid w:val="00D24B28"/>
    <w:rsid w:val="00D2671B"/>
    <w:rsid w:val="00D27291"/>
    <w:rsid w:val="00D2758B"/>
    <w:rsid w:val="00D27A62"/>
    <w:rsid w:val="00D27D00"/>
    <w:rsid w:val="00D30401"/>
    <w:rsid w:val="00D3056F"/>
    <w:rsid w:val="00D311B9"/>
    <w:rsid w:val="00D31860"/>
    <w:rsid w:val="00D31C7B"/>
    <w:rsid w:val="00D325CE"/>
    <w:rsid w:val="00D32F18"/>
    <w:rsid w:val="00D33087"/>
    <w:rsid w:val="00D334D3"/>
    <w:rsid w:val="00D336AF"/>
    <w:rsid w:val="00D34923"/>
    <w:rsid w:val="00D34FFF"/>
    <w:rsid w:val="00D354E5"/>
    <w:rsid w:val="00D35800"/>
    <w:rsid w:val="00D35880"/>
    <w:rsid w:val="00D365E0"/>
    <w:rsid w:val="00D366B7"/>
    <w:rsid w:val="00D36E37"/>
    <w:rsid w:val="00D3793B"/>
    <w:rsid w:val="00D37B01"/>
    <w:rsid w:val="00D4087F"/>
    <w:rsid w:val="00D4097D"/>
    <w:rsid w:val="00D40FDB"/>
    <w:rsid w:val="00D42142"/>
    <w:rsid w:val="00D42278"/>
    <w:rsid w:val="00D4262B"/>
    <w:rsid w:val="00D44601"/>
    <w:rsid w:val="00D44657"/>
    <w:rsid w:val="00D4467C"/>
    <w:rsid w:val="00D4481D"/>
    <w:rsid w:val="00D448CE"/>
    <w:rsid w:val="00D457C8"/>
    <w:rsid w:val="00D4610F"/>
    <w:rsid w:val="00D46136"/>
    <w:rsid w:val="00D464D0"/>
    <w:rsid w:val="00D46B07"/>
    <w:rsid w:val="00D46B99"/>
    <w:rsid w:val="00D471A5"/>
    <w:rsid w:val="00D4742A"/>
    <w:rsid w:val="00D476DC"/>
    <w:rsid w:val="00D47F06"/>
    <w:rsid w:val="00D51792"/>
    <w:rsid w:val="00D51CE6"/>
    <w:rsid w:val="00D51F9A"/>
    <w:rsid w:val="00D524B2"/>
    <w:rsid w:val="00D533D2"/>
    <w:rsid w:val="00D543C9"/>
    <w:rsid w:val="00D54CFC"/>
    <w:rsid w:val="00D54DD1"/>
    <w:rsid w:val="00D554AE"/>
    <w:rsid w:val="00D5573B"/>
    <w:rsid w:val="00D559BC"/>
    <w:rsid w:val="00D564F6"/>
    <w:rsid w:val="00D5672A"/>
    <w:rsid w:val="00D56841"/>
    <w:rsid w:val="00D5687F"/>
    <w:rsid w:val="00D56D89"/>
    <w:rsid w:val="00D56EEA"/>
    <w:rsid w:val="00D573AC"/>
    <w:rsid w:val="00D577CF"/>
    <w:rsid w:val="00D57A6E"/>
    <w:rsid w:val="00D57CD4"/>
    <w:rsid w:val="00D57E3D"/>
    <w:rsid w:val="00D60DCB"/>
    <w:rsid w:val="00D60DF2"/>
    <w:rsid w:val="00D612E3"/>
    <w:rsid w:val="00D6130F"/>
    <w:rsid w:val="00D618F6"/>
    <w:rsid w:val="00D621E3"/>
    <w:rsid w:val="00D62230"/>
    <w:rsid w:val="00D62377"/>
    <w:rsid w:val="00D6270B"/>
    <w:rsid w:val="00D62862"/>
    <w:rsid w:val="00D63750"/>
    <w:rsid w:val="00D646C7"/>
    <w:rsid w:val="00D646F9"/>
    <w:rsid w:val="00D651E8"/>
    <w:rsid w:val="00D660F8"/>
    <w:rsid w:val="00D662F1"/>
    <w:rsid w:val="00D6649A"/>
    <w:rsid w:val="00D66593"/>
    <w:rsid w:val="00D673DF"/>
    <w:rsid w:val="00D67776"/>
    <w:rsid w:val="00D67F65"/>
    <w:rsid w:val="00D7011E"/>
    <w:rsid w:val="00D70737"/>
    <w:rsid w:val="00D7078D"/>
    <w:rsid w:val="00D71C67"/>
    <w:rsid w:val="00D72634"/>
    <w:rsid w:val="00D7273F"/>
    <w:rsid w:val="00D72D3F"/>
    <w:rsid w:val="00D72FE3"/>
    <w:rsid w:val="00D73C6B"/>
    <w:rsid w:val="00D74A6B"/>
    <w:rsid w:val="00D75A7E"/>
    <w:rsid w:val="00D7636C"/>
    <w:rsid w:val="00D76922"/>
    <w:rsid w:val="00D76AF6"/>
    <w:rsid w:val="00D76B10"/>
    <w:rsid w:val="00D77422"/>
    <w:rsid w:val="00D80281"/>
    <w:rsid w:val="00D80561"/>
    <w:rsid w:val="00D80585"/>
    <w:rsid w:val="00D805DB"/>
    <w:rsid w:val="00D81448"/>
    <w:rsid w:val="00D81C98"/>
    <w:rsid w:val="00D81DC5"/>
    <w:rsid w:val="00D83045"/>
    <w:rsid w:val="00D83B92"/>
    <w:rsid w:val="00D83F75"/>
    <w:rsid w:val="00D84966"/>
    <w:rsid w:val="00D850D0"/>
    <w:rsid w:val="00D854CC"/>
    <w:rsid w:val="00D85698"/>
    <w:rsid w:val="00D85847"/>
    <w:rsid w:val="00D85BCB"/>
    <w:rsid w:val="00D85C3D"/>
    <w:rsid w:val="00D85D3C"/>
    <w:rsid w:val="00D85D8B"/>
    <w:rsid w:val="00D8706F"/>
    <w:rsid w:val="00D871B2"/>
    <w:rsid w:val="00D878EA"/>
    <w:rsid w:val="00D900A4"/>
    <w:rsid w:val="00D90723"/>
    <w:rsid w:val="00D916CE"/>
    <w:rsid w:val="00D91EA4"/>
    <w:rsid w:val="00D9224B"/>
    <w:rsid w:val="00D934D5"/>
    <w:rsid w:val="00D93C73"/>
    <w:rsid w:val="00D94A10"/>
    <w:rsid w:val="00D94F34"/>
    <w:rsid w:val="00D950D2"/>
    <w:rsid w:val="00D95270"/>
    <w:rsid w:val="00D9574E"/>
    <w:rsid w:val="00D96198"/>
    <w:rsid w:val="00D967DC"/>
    <w:rsid w:val="00D96C7A"/>
    <w:rsid w:val="00D97F95"/>
    <w:rsid w:val="00DA0008"/>
    <w:rsid w:val="00DA0282"/>
    <w:rsid w:val="00DA13CD"/>
    <w:rsid w:val="00DA185A"/>
    <w:rsid w:val="00DA1AF6"/>
    <w:rsid w:val="00DA21C9"/>
    <w:rsid w:val="00DA3C73"/>
    <w:rsid w:val="00DA3E2B"/>
    <w:rsid w:val="00DA4019"/>
    <w:rsid w:val="00DA461D"/>
    <w:rsid w:val="00DA467F"/>
    <w:rsid w:val="00DA4CA7"/>
    <w:rsid w:val="00DA59CE"/>
    <w:rsid w:val="00DA5BC3"/>
    <w:rsid w:val="00DA699C"/>
    <w:rsid w:val="00DA6EEF"/>
    <w:rsid w:val="00DA6F13"/>
    <w:rsid w:val="00DA778A"/>
    <w:rsid w:val="00DA7928"/>
    <w:rsid w:val="00DB01FC"/>
    <w:rsid w:val="00DB031C"/>
    <w:rsid w:val="00DB065B"/>
    <w:rsid w:val="00DB1AB9"/>
    <w:rsid w:val="00DB1C7F"/>
    <w:rsid w:val="00DB1D98"/>
    <w:rsid w:val="00DB2F89"/>
    <w:rsid w:val="00DB3780"/>
    <w:rsid w:val="00DB3B50"/>
    <w:rsid w:val="00DB4464"/>
    <w:rsid w:val="00DB4DC7"/>
    <w:rsid w:val="00DB5875"/>
    <w:rsid w:val="00DB5F20"/>
    <w:rsid w:val="00DB6C89"/>
    <w:rsid w:val="00DB6CF9"/>
    <w:rsid w:val="00DC21D4"/>
    <w:rsid w:val="00DC25BF"/>
    <w:rsid w:val="00DC30A5"/>
    <w:rsid w:val="00DC35B1"/>
    <w:rsid w:val="00DC3E39"/>
    <w:rsid w:val="00DC4413"/>
    <w:rsid w:val="00DC4AB2"/>
    <w:rsid w:val="00DC4D26"/>
    <w:rsid w:val="00DC4FED"/>
    <w:rsid w:val="00DC529A"/>
    <w:rsid w:val="00DC5B92"/>
    <w:rsid w:val="00DC6731"/>
    <w:rsid w:val="00DC6901"/>
    <w:rsid w:val="00DC6A08"/>
    <w:rsid w:val="00DC702D"/>
    <w:rsid w:val="00DC795A"/>
    <w:rsid w:val="00DC7CC6"/>
    <w:rsid w:val="00DC7D8C"/>
    <w:rsid w:val="00DD0155"/>
    <w:rsid w:val="00DD086A"/>
    <w:rsid w:val="00DD1807"/>
    <w:rsid w:val="00DD1DC0"/>
    <w:rsid w:val="00DD23B2"/>
    <w:rsid w:val="00DD285A"/>
    <w:rsid w:val="00DD3433"/>
    <w:rsid w:val="00DD3732"/>
    <w:rsid w:val="00DD4058"/>
    <w:rsid w:val="00DD5168"/>
    <w:rsid w:val="00DD524F"/>
    <w:rsid w:val="00DD5D49"/>
    <w:rsid w:val="00DD76B4"/>
    <w:rsid w:val="00DE0C14"/>
    <w:rsid w:val="00DE2346"/>
    <w:rsid w:val="00DE2B2F"/>
    <w:rsid w:val="00DE3513"/>
    <w:rsid w:val="00DE35B0"/>
    <w:rsid w:val="00DE3C59"/>
    <w:rsid w:val="00DE3D74"/>
    <w:rsid w:val="00DE4333"/>
    <w:rsid w:val="00DE4EA4"/>
    <w:rsid w:val="00DE51E8"/>
    <w:rsid w:val="00DE537F"/>
    <w:rsid w:val="00DE5927"/>
    <w:rsid w:val="00DE66A2"/>
    <w:rsid w:val="00DE6B28"/>
    <w:rsid w:val="00DE6CC3"/>
    <w:rsid w:val="00DE77F3"/>
    <w:rsid w:val="00DE7829"/>
    <w:rsid w:val="00DF0D8F"/>
    <w:rsid w:val="00DF1677"/>
    <w:rsid w:val="00DF16F3"/>
    <w:rsid w:val="00DF27C0"/>
    <w:rsid w:val="00DF2EE4"/>
    <w:rsid w:val="00DF309C"/>
    <w:rsid w:val="00DF4653"/>
    <w:rsid w:val="00DF592D"/>
    <w:rsid w:val="00DF5DB5"/>
    <w:rsid w:val="00DF6BCD"/>
    <w:rsid w:val="00DF7299"/>
    <w:rsid w:val="00DF79BF"/>
    <w:rsid w:val="00DF7C4A"/>
    <w:rsid w:val="00E0007D"/>
    <w:rsid w:val="00E006B8"/>
    <w:rsid w:val="00E019A1"/>
    <w:rsid w:val="00E02020"/>
    <w:rsid w:val="00E022F4"/>
    <w:rsid w:val="00E02FA1"/>
    <w:rsid w:val="00E03448"/>
    <w:rsid w:val="00E03704"/>
    <w:rsid w:val="00E038EC"/>
    <w:rsid w:val="00E03EDF"/>
    <w:rsid w:val="00E042D7"/>
    <w:rsid w:val="00E04392"/>
    <w:rsid w:val="00E043B7"/>
    <w:rsid w:val="00E044E4"/>
    <w:rsid w:val="00E049FD"/>
    <w:rsid w:val="00E04D05"/>
    <w:rsid w:val="00E04EBD"/>
    <w:rsid w:val="00E04FB8"/>
    <w:rsid w:val="00E055DE"/>
    <w:rsid w:val="00E0569B"/>
    <w:rsid w:val="00E05B87"/>
    <w:rsid w:val="00E06662"/>
    <w:rsid w:val="00E066D0"/>
    <w:rsid w:val="00E06ABB"/>
    <w:rsid w:val="00E06F83"/>
    <w:rsid w:val="00E072E1"/>
    <w:rsid w:val="00E10458"/>
    <w:rsid w:val="00E104A0"/>
    <w:rsid w:val="00E104BD"/>
    <w:rsid w:val="00E10FF2"/>
    <w:rsid w:val="00E1101C"/>
    <w:rsid w:val="00E1153B"/>
    <w:rsid w:val="00E11FCA"/>
    <w:rsid w:val="00E12056"/>
    <w:rsid w:val="00E122CB"/>
    <w:rsid w:val="00E12892"/>
    <w:rsid w:val="00E132C4"/>
    <w:rsid w:val="00E13ADA"/>
    <w:rsid w:val="00E13AF2"/>
    <w:rsid w:val="00E13F13"/>
    <w:rsid w:val="00E14693"/>
    <w:rsid w:val="00E14AB5"/>
    <w:rsid w:val="00E14B29"/>
    <w:rsid w:val="00E1522F"/>
    <w:rsid w:val="00E1544F"/>
    <w:rsid w:val="00E15B7E"/>
    <w:rsid w:val="00E164F4"/>
    <w:rsid w:val="00E165B8"/>
    <w:rsid w:val="00E17CD7"/>
    <w:rsid w:val="00E17F79"/>
    <w:rsid w:val="00E21413"/>
    <w:rsid w:val="00E223E9"/>
    <w:rsid w:val="00E226B1"/>
    <w:rsid w:val="00E22EF0"/>
    <w:rsid w:val="00E23F1C"/>
    <w:rsid w:val="00E23F24"/>
    <w:rsid w:val="00E244B1"/>
    <w:rsid w:val="00E24EC0"/>
    <w:rsid w:val="00E25A97"/>
    <w:rsid w:val="00E266F6"/>
    <w:rsid w:val="00E26C80"/>
    <w:rsid w:val="00E27130"/>
    <w:rsid w:val="00E2733A"/>
    <w:rsid w:val="00E27EB3"/>
    <w:rsid w:val="00E30657"/>
    <w:rsid w:val="00E31133"/>
    <w:rsid w:val="00E3128D"/>
    <w:rsid w:val="00E3154E"/>
    <w:rsid w:val="00E31800"/>
    <w:rsid w:val="00E31AA1"/>
    <w:rsid w:val="00E3241C"/>
    <w:rsid w:val="00E324F9"/>
    <w:rsid w:val="00E32825"/>
    <w:rsid w:val="00E328B8"/>
    <w:rsid w:val="00E32B64"/>
    <w:rsid w:val="00E32B6A"/>
    <w:rsid w:val="00E32EE6"/>
    <w:rsid w:val="00E33963"/>
    <w:rsid w:val="00E33D50"/>
    <w:rsid w:val="00E3618B"/>
    <w:rsid w:val="00E36211"/>
    <w:rsid w:val="00E36A90"/>
    <w:rsid w:val="00E37116"/>
    <w:rsid w:val="00E377E1"/>
    <w:rsid w:val="00E37D47"/>
    <w:rsid w:val="00E40AF6"/>
    <w:rsid w:val="00E416B7"/>
    <w:rsid w:val="00E41A98"/>
    <w:rsid w:val="00E43F62"/>
    <w:rsid w:val="00E441A1"/>
    <w:rsid w:val="00E4453B"/>
    <w:rsid w:val="00E4517B"/>
    <w:rsid w:val="00E45C3A"/>
    <w:rsid w:val="00E46047"/>
    <w:rsid w:val="00E46C5D"/>
    <w:rsid w:val="00E46D10"/>
    <w:rsid w:val="00E50435"/>
    <w:rsid w:val="00E506C7"/>
    <w:rsid w:val="00E50EFE"/>
    <w:rsid w:val="00E50FFF"/>
    <w:rsid w:val="00E51505"/>
    <w:rsid w:val="00E51512"/>
    <w:rsid w:val="00E5189C"/>
    <w:rsid w:val="00E5312F"/>
    <w:rsid w:val="00E543A7"/>
    <w:rsid w:val="00E5443F"/>
    <w:rsid w:val="00E562CE"/>
    <w:rsid w:val="00E56498"/>
    <w:rsid w:val="00E56715"/>
    <w:rsid w:val="00E56781"/>
    <w:rsid w:val="00E56BC5"/>
    <w:rsid w:val="00E57F6E"/>
    <w:rsid w:val="00E603F3"/>
    <w:rsid w:val="00E606AC"/>
    <w:rsid w:val="00E60D14"/>
    <w:rsid w:val="00E613C1"/>
    <w:rsid w:val="00E615D9"/>
    <w:rsid w:val="00E615EE"/>
    <w:rsid w:val="00E61902"/>
    <w:rsid w:val="00E62048"/>
    <w:rsid w:val="00E629CF"/>
    <w:rsid w:val="00E62C96"/>
    <w:rsid w:val="00E62D0E"/>
    <w:rsid w:val="00E6305C"/>
    <w:rsid w:val="00E63C2F"/>
    <w:rsid w:val="00E658D4"/>
    <w:rsid w:val="00E65BAE"/>
    <w:rsid w:val="00E66A0C"/>
    <w:rsid w:val="00E66BA3"/>
    <w:rsid w:val="00E67672"/>
    <w:rsid w:val="00E6769C"/>
    <w:rsid w:val="00E67A2D"/>
    <w:rsid w:val="00E67E15"/>
    <w:rsid w:val="00E710D8"/>
    <w:rsid w:val="00E71291"/>
    <w:rsid w:val="00E7136A"/>
    <w:rsid w:val="00E7191F"/>
    <w:rsid w:val="00E71D00"/>
    <w:rsid w:val="00E7334E"/>
    <w:rsid w:val="00E7342D"/>
    <w:rsid w:val="00E74716"/>
    <w:rsid w:val="00E7485A"/>
    <w:rsid w:val="00E74F9F"/>
    <w:rsid w:val="00E75405"/>
    <w:rsid w:val="00E75717"/>
    <w:rsid w:val="00E75813"/>
    <w:rsid w:val="00E75E7B"/>
    <w:rsid w:val="00E7650B"/>
    <w:rsid w:val="00E7655A"/>
    <w:rsid w:val="00E76666"/>
    <w:rsid w:val="00E7755F"/>
    <w:rsid w:val="00E7757F"/>
    <w:rsid w:val="00E7781C"/>
    <w:rsid w:val="00E80109"/>
    <w:rsid w:val="00E8034D"/>
    <w:rsid w:val="00E8039A"/>
    <w:rsid w:val="00E81A5A"/>
    <w:rsid w:val="00E8257A"/>
    <w:rsid w:val="00E8273D"/>
    <w:rsid w:val="00E83431"/>
    <w:rsid w:val="00E836DB"/>
    <w:rsid w:val="00E83BF6"/>
    <w:rsid w:val="00E84367"/>
    <w:rsid w:val="00E84442"/>
    <w:rsid w:val="00E8499A"/>
    <w:rsid w:val="00E84B4B"/>
    <w:rsid w:val="00E8509B"/>
    <w:rsid w:val="00E851E4"/>
    <w:rsid w:val="00E85686"/>
    <w:rsid w:val="00E8577E"/>
    <w:rsid w:val="00E8592D"/>
    <w:rsid w:val="00E85E2C"/>
    <w:rsid w:val="00E8629A"/>
    <w:rsid w:val="00E864E9"/>
    <w:rsid w:val="00E872D5"/>
    <w:rsid w:val="00E87FB4"/>
    <w:rsid w:val="00E90523"/>
    <w:rsid w:val="00E907D9"/>
    <w:rsid w:val="00E909D5"/>
    <w:rsid w:val="00E90D66"/>
    <w:rsid w:val="00E90F54"/>
    <w:rsid w:val="00E91811"/>
    <w:rsid w:val="00E91BD1"/>
    <w:rsid w:val="00E91DF1"/>
    <w:rsid w:val="00E92FE0"/>
    <w:rsid w:val="00E93254"/>
    <w:rsid w:val="00E934D9"/>
    <w:rsid w:val="00E934ED"/>
    <w:rsid w:val="00E942ED"/>
    <w:rsid w:val="00E95102"/>
    <w:rsid w:val="00E95408"/>
    <w:rsid w:val="00E962FA"/>
    <w:rsid w:val="00E97D22"/>
    <w:rsid w:val="00EA03F3"/>
    <w:rsid w:val="00EA1549"/>
    <w:rsid w:val="00EA193B"/>
    <w:rsid w:val="00EA1A6F"/>
    <w:rsid w:val="00EA1EC2"/>
    <w:rsid w:val="00EA2D4E"/>
    <w:rsid w:val="00EA3C8F"/>
    <w:rsid w:val="00EA3F46"/>
    <w:rsid w:val="00EA518D"/>
    <w:rsid w:val="00EA5395"/>
    <w:rsid w:val="00EA5ADD"/>
    <w:rsid w:val="00EA5EF8"/>
    <w:rsid w:val="00EA6CEC"/>
    <w:rsid w:val="00EA6E3B"/>
    <w:rsid w:val="00EA702C"/>
    <w:rsid w:val="00EA70C8"/>
    <w:rsid w:val="00EA7A6A"/>
    <w:rsid w:val="00EA7AF0"/>
    <w:rsid w:val="00EA7C3F"/>
    <w:rsid w:val="00EB0187"/>
    <w:rsid w:val="00EB0B89"/>
    <w:rsid w:val="00EB11FA"/>
    <w:rsid w:val="00EB1C1E"/>
    <w:rsid w:val="00EB1C5C"/>
    <w:rsid w:val="00EB25C6"/>
    <w:rsid w:val="00EB2E0D"/>
    <w:rsid w:val="00EB3226"/>
    <w:rsid w:val="00EB340E"/>
    <w:rsid w:val="00EB348D"/>
    <w:rsid w:val="00EB4086"/>
    <w:rsid w:val="00EB4F7A"/>
    <w:rsid w:val="00EB5165"/>
    <w:rsid w:val="00EB7864"/>
    <w:rsid w:val="00EB793C"/>
    <w:rsid w:val="00EB7A6C"/>
    <w:rsid w:val="00EC055A"/>
    <w:rsid w:val="00EC1A00"/>
    <w:rsid w:val="00EC274F"/>
    <w:rsid w:val="00EC2781"/>
    <w:rsid w:val="00EC2EFD"/>
    <w:rsid w:val="00EC339B"/>
    <w:rsid w:val="00EC40F8"/>
    <w:rsid w:val="00EC4366"/>
    <w:rsid w:val="00EC4470"/>
    <w:rsid w:val="00EC498B"/>
    <w:rsid w:val="00EC4AC5"/>
    <w:rsid w:val="00EC6799"/>
    <w:rsid w:val="00ED01DB"/>
    <w:rsid w:val="00ED067A"/>
    <w:rsid w:val="00ED15C5"/>
    <w:rsid w:val="00ED15ED"/>
    <w:rsid w:val="00ED21B3"/>
    <w:rsid w:val="00ED3797"/>
    <w:rsid w:val="00ED4BF4"/>
    <w:rsid w:val="00ED5478"/>
    <w:rsid w:val="00ED6426"/>
    <w:rsid w:val="00ED6587"/>
    <w:rsid w:val="00ED70CD"/>
    <w:rsid w:val="00EE09CC"/>
    <w:rsid w:val="00EE0E65"/>
    <w:rsid w:val="00EE10B5"/>
    <w:rsid w:val="00EE2325"/>
    <w:rsid w:val="00EE279C"/>
    <w:rsid w:val="00EE3357"/>
    <w:rsid w:val="00EE3607"/>
    <w:rsid w:val="00EE4412"/>
    <w:rsid w:val="00EE451D"/>
    <w:rsid w:val="00EE5CF6"/>
    <w:rsid w:val="00EE5EDD"/>
    <w:rsid w:val="00EE625C"/>
    <w:rsid w:val="00EE689D"/>
    <w:rsid w:val="00EE69C8"/>
    <w:rsid w:val="00EE6CCD"/>
    <w:rsid w:val="00EE78D0"/>
    <w:rsid w:val="00EF05EC"/>
    <w:rsid w:val="00EF074B"/>
    <w:rsid w:val="00EF0B03"/>
    <w:rsid w:val="00EF1038"/>
    <w:rsid w:val="00EF1085"/>
    <w:rsid w:val="00EF1893"/>
    <w:rsid w:val="00EF1ADE"/>
    <w:rsid w:val="00EF3E3F"/>
    <w:rsid w:val="00EF4BCB"/>
    <w:rsid w:val="00EF4BED"/>
    <w:rsid w:val="00EF4DA1"/>
    <w:rsid w:val="00EF50BB"/>
    <w:rsid w:val="00EF5CCA"/>
    <w:rsid w:val="00EF65D2"/>
    <w:rsid w:val="00EF67EB"/>
    <w:rsid w:val="00EF69B2"/>
    <w:rsid w:val="00EF6EC3"/>
    <w:rsid w:val="00EF7CEA"/>
    <w:rsid w:val="00EF7EDE"/>
    <w:rsid w:val="00F015D9"/>
    <w:rsid w:val="00F01E68"/>
    <w:rsid w:val="00F0267B"/>
    <w:rsid w:val="00F02C9F"/>
    <w:rsid w:val="00F02D5A"/>
    <w:rsid w:val="00F02E59"/>
    <w:rsid w:val="00F035E6"/>
    <w:rsid w:val="00F04594"/>
    <w:rsid w:val="00F04DEE"/>
    <w:rsid w:val="00F04EA7"/>
    <w:rsid w:val="00F04FB8"/>
    <w:rsid w:val="00F05061"/>
    <w:rsid w:val="00F05670"/>
    <w:rsid w:val="00F059DF"/>
    <w:rsid w:val="00F05C17"/>
    <w:rsid w:val="00F05FD0"/>
    <w:rsid w:val="00F0627B"/>
    <w:rsid w:val="00F066E2"/>
    <w:rsid w:val="00F06E4A"/>
    <w:rsid w:val="00F07010"/>
    <w:rsid w:val="00F073E0"/>
    <w:rsid w:val="00F0745B"/>
    <w:rsid w:val="00F109F3"/>
    <w:rsid w:val="00F12104"/>
    <w:rsid w:val="00F127A1"/>
    <w:rsid w:val="00F1332B"/>
    <w:rsid w:val="00F13FEB"/>
    <w:rsid w:val="00F15593"/>
    <w:rsid w:val="00F165DA"/>
    <w:rsid w:val="00F1664B"/>
    <w:rsid w:val="00F16926"/>
    <w:rsid w:val="00F16C47"/>
    <w:rsid w:val="00F17174"/>
    <w:rsid w:val="00F20382"/>
    <w:rsid w:val="00F203F0"/>
    <w:rsid w:val="00F209A9"/>
    <w:rsid w:val="00F20B84"/>
    <w:rsid w:val="00F2142D"/>
    <w:rsid w:val="00F21554"/>
    <w:rsid w:val="00F221A1"/>
    <w:rsid w:val="00F225C6"/>
    <w:rsid w:val="00F22797"/>
    <w:rsid w:val="00F227D5"/>
    <w:rsid w:val="00F229F5"/>
    <w:rsid w:val="00F23533"/>
    <w:rsid w:val="00F2367B"/>
    <w:rsid w:val="00F25700"/>
    <w:rsid w:val="00F25AE7"/>
    <w:rsid w:val="00F25E29"/>
    <w:rsid w:val="00F26635"/>
    <w:rsid w:val="00F2666B"/>
    <w:rsid w:val="00F27A6C"/>
    <w:rsid w:val="00F3007F"/>
    <w:rsid w:val="00F30963"/>
    <w:rsid w:val="00F30AFF"/>
    <w:rsid w:val="00F30C05"/>
    <w:rsid w:val="00F31A3F"/>
    <w:rsid w:val="00F32042"/>
    <w:rsid w:val="00F333AB"/>
    <w:rsid w:val="00F33933"/>
    <w:rsid w:val="00F33FED"/>
    <w:rsid w:val="00F341EB"/>
    <w:rsid w:val="00F3426F"/>
    <w:rsid w:val="00F34343"/>
    <w:rsid w:val="00F34393"/>
    <w:rsid w:val="00F344B7"/>
    <w:rsid w:val="00F3540C"/>
    <w:rsid w:val="00F35723"/>
    <w:rsid w:val="00F35ACC"/>
    <w:rsid w:val="00F3622E"/>
    <w:rsid w:val="00F36BC6"/>
    <w:rsid w:val="00F36BDE"/>
    <w:rsid w:val="00F36EE5"/>
    <w:rsid w:val="00F372ED"/>
    <w:rsid w:val="00F37632"/>
    <w:rsid w:val="00F376C2"/>
    <w:rsid w:val="00F37867"/>
    <w:rsid w:val="00F40098"/>
    <w:rsid w:val="00F40DA6"/>
    <w:rsid w:val="00F40DB5"/>
    <w:rsid w:val="00F41568"/>
    <w:rsid w:val="00F42182"/>
    <w:rsid w:val="00F430E8"/>
    <w:rsid w:val="00F4316A"/>
    <w:rsid w:val="00F43A7C"/>
    <w:rsid w:val="00F43B6C"/>
    <w:rsid w:val="00F44B53"/>
    <w:rsid w:val="00F44C66"/>
    <w:rsid w:val="00F44F10"/>
    <w:rsid w:val="00F458B3"/>
    <w:rsid w:val="00F45C39"/>
    <w:rsid w:val="00F45DCB"/>
    <w:rsid w:val="00F463E5"/>
    <w:rsid w:val="00F469AA"/>
    <w:rsid w:val="00F4709F"/>
    <w:rsid w:val="00F473A4"/>
    <w:rsid w:val="00F47AB2"/>
    <w:rsid w:val="00F5046F"/>
    <w:rsid w:val="00F5050F"/>
    <w:rsid w:val="00F5071E"/>
    <w:rsid w:val="00F50B8A"/>
    <w:rsid w:val="00F50E0F"/>
    <w:rsid w:val="00F51782"/>
    <w:rsid w:val="00F524C1"/>
    <w:rsid w:val="00F52C1B"/>
    <w:rsid w:val="00F531AD"/>
    <w:rsid w:val="00F53AE6"/>
    <w:rsid w:val="00F53B2B"/>
    <w:rsid w:val="00F5411B"/>
    <w:rsid w:val="00F54358"/>
    <w:rsid w:val="00F5461F"/>
    <w:rsid w:val="00F5528A"/>
    <w:rsid w:val="00F55555"/>
    <w:rsid w:val="00F5681C"/>
    <w:rsid w:val="00F57123"/>
    <w:rsid w:val="00F5749F"/>
    <w:rsid w:val="00F57C2A"/>
    <w:rsid w:val="00F57CA8"/>
    <w:rsid w:val="00F57F60"/>
    <w:rsid w:val="00F60532"/>
    <w:rsid w:val="00F60641"/>
    <w:rsid w:val="00F60AEF"/>
    <w:rsid w:val="00F60F04"/>
    <w:rsid w:val="00F61213"/>
    <w:rsid w:val="00F61398"/>
    <w:rsid w:val="00F614B3"/>
    <w:rsid w:val="00F6187E"/>
    <w:rsid w:val="00F6249A"/>
    <w:rsid w:val="00F62F8E"/>
    <w:rsid w:val="00F63567"/>
    <w:rsid w:val="00F63FD8"/>
    <w:rsid w:val="00F64370"/>
    <w:rsid w:val="00F6437B"/>
    <w:rsid w:val="00F65383"/>
    <w:rsid w:val="00F65C69"/>
    <w:rsid w:val="00F65C84"/>
    <w:rsid w:val="00F65CBC"/>
    <w:rsid w:val="00F65FB4"/>
    <w:rsid w:val="00F667F6"/>
    <w:rsid w:val="00F66FA8"/>
    <w:rsid w:val="00F673E8"/>
    <w:rsid w:val="00F678A0"/>
    <w:rsid w:val="00F67988"/>
    <w:rsid w:val="00F70BFA"/>
    <w:rsid w:val="00F70DCD"/>
    <w:rsid w:val="00F71684"/>
    <w:rsid w:val="00F71707"/>
    <w:rsid w:val="00F727B1"/>
    <w:rsid w:val="00F72D1E"/>
    <w:rsid w:val="00F743CB"/>
    <w:rsid w:val="00F7448C"/>
    <w:rsid w:val="00F762EF"/>
    <w:rsid w:val="00F76E25"/>
    <w:rsid w:val="00F76EA6"/>
    <w:rsid w:val="00F77B8C"/>
    <w:rsid w:val="00F77DB6"/>
    <w:rsid w:val="00F80672"/>
    <w:rsid w:val="00F80B67"/>
    <w:rsid w:val="00F81E4F"/>
    <w:rsid w:val="00F81F2C"/>
    <w:rsid w:val="00F833AA"/>
    <w:rsid w:val="00F833DD"/>
    <w:rsid w:val="00F83457"/>
    <w:rsid w:val="00F834B4"/>
    <w:rsid w:val="00F8390F"/>
    <w:rsid w:val="00F83B97"/>
    <w:rsid w:val="00F83E26"/>
    <w:rsid w:val="00F85348"/>
    <w:rsid w:val="00F85584"/>
    <w:rsid w:val="00F859F9"/>
    <w:rsid w:val="00F85CAD"/>
    <w:rsid w:val="00F86363"/>
    <w:rsid w:val="00F8688C"/>
    <w:rsid w:val="00F8698F"/>
    <w:rsid w:val="00F86E0A"/>
    <w:rsid w:val="00F8706E"/>
    <w:rsid w:val="00F901C2"/>
    <w:rsid w:val="00F90D57"/>
    <w:rsid w:val="00F9166C"/>
    <w:rsid w:val="00F91B83"/>
    <w:rsid w:val="00F921FA"/>
    <w:rsid w:val="00F927C8"/>
    <w:rsid w:val="00F9297F"/>
    <w:rsid w:val="00F93325"/>
    <w:rsid w:val="00F93818"/>
    <w:rsid w:val="00F942CE"/>
    <w:rsid w:val="00F9471F"/>
    <w:rsid w:val="00F949CF"/>
    <w:rsid w:val="00F94E60"/>
    <w:rsid w:val="00F96069"/>
    <w:rsid w:val="00F9632E"/>
    <w:rsid w:val="00FA00EF"/>
    <w:rsid w:val="00FA043C"/>
    <w:rsid w:val="00FA0599"/>
    <w:rsid w:val="00FA0EA4"/>
    <w:rsid w:val="00FA280F"/>
    <w:rsid w:val="00FA2A93"/>
    <w:rsid w:val="00FA3E61"/>
    <w:rsid w:val="00FA46B9"/>
    <w:rsid w:val="00FA4A15"/>
    <w:rsid w:val="00FA607A"/>
    <w:rsid w:val="00FA647B"/>
    <w:rsid w:val="00FA64DC"/>
    <w:rsid w:val="00FA78EC"/>
    <w:rsid w:val="00FB03EF"/>
    <w:rsid w:val="00FB057B"/>
    <w:rsid w:val="00FB0C8D"/>
    <w:rsid w:val="00FB0E90"/>
    <w:rsid w:val="00FB199B"/>
    <w:rsid w:val="00FB1E1F"/>
    <w:rsid w:val="00FB2072"/>
    <w:rsid w:val="00FB2DFD"/>
    <w:rsid w:val="00FB44A6"/>
    <w:rsid w:val="00FB4515"/>
    <w:rsid w:val="00FB46AB"/>
    <w:rsid w:val="00FB4B7E"/>
    <w:rsid w:val="00FB53B5"/>
    <w:rsid w:val="00FB6422"/>
    <w:rsid w:val="00FB689C"/>
    <w:rsid w:val="00FB7D79"/>
    <w:rsid w:val="00FC1287"/>
    <w:rsid w:val="00FC1AA8"/>
    <w:rsid w:val="00FC1CCF"/>
    <w:rsid w:val="00FC2860"/>
    <w:rsid w:val="00FC2B7B"/>
    <w:rsid w:val="00FC32B6"/>
    <w:rsid w:val="00FC3B9C"/>
    <w:rsid w:val="00FC3F3A"/>
    <w:rsid w:val="00FC452F"/>
    <w:rsid w:val="00FC4EF6"/>
    <w:rsid w:val="00FC5588"/>
    <w:rsid w:val="00FC5C67"/>
    <w:rsid w:val="00FC67F6"/>
    <w:rsid w:val="00FC71E4"/>
    <w:rsid w:val="00FC7B89"/>
    <w:rsid w:val="00FC7FF0"/>
    <w:rsid w:val="00FD0BF4"/>
    <w:rsid w:val="00FD16C3"/>
    <w:rsid w:val="00FD17B5"/>
    <w:rsid w:val="00FD1AA2"/>
    <w:rsid w:val="00FD2E03"/>
    <w:rsid w:val="00FD330E"/>
    <w:rsid w:val="00FD37ED"/>
    <w:rsid w:val="00FD3CF1"/>
    <w:rsid w:val="00FD4D4B"/>
    <w:rsid w:val="00FD53F0"/>
    <w:rsid w:val="00FD5C2C"/>
    <w:rsid w:val="00FD5C53"/>
    <w:rsid w:val="00FD5EA0"/>
    <w:rsid w:val="00FD60D0"/>
    <w:rsid w:val="00FD60E4"/>
    <w:rsid w:val="00FD6234"/>
    <w:rsid w:val="00FE0614"/>
    <w:rsid w:val="00FE0852"/>
    <w:rsid w:val="00FE0A54"/>
    <w:rsid w:val="00FE0D70"/>
    <w:rsid w:val="00FE1350"/>
    <w:rsid w:val="00FE1DCB"/>
    <w:rsid w:val="00FE2861"/>
    <w:rsid w:val="00FE2A8B"/>
    <w:rsid w:val="00FE39FA"/>
    <w:rsid w:val="00FE3FF7"/>
    <w:rsid w:val="00FE4EF8"/>
    <w:rsid w:val="00FE5465"/>
    <w:rsid w:val="00FE5A65"/>
    <w:rsid w:val="00FE5E9F"/>
    <w:rsid w:val="00FE6069"/>
    <w:rsid w:val="00FE62A9"/>
    <w:rsid w:val="00FE6316"/>
    <w:rsid w:val="00FE6896"/>
    <w:rsid w:val="00FE7799"/>
    <w:rsid w:val="00FE7AF5"/>
    <w:rsid w:val="00FE7B27"/>
    <w:rsid w:val="00FF018C"/>
    <w:rsid w:val="00FF0BF7"/>
    <w:rsid w:val="00FF101A"/>
    <w:rsid w:val="00FF24B5"/>
    <w:rsid w:val="00FF293D"/>
    <w:rsid w:val="00FF4855"/>
    <w:rsid w:val="00FF4C4B"/>
    <w:rsid w:val="00FF5048"/>
    <w:rsid w:val="00FF5D81"/>
    <w:rsid w:val="00FF6B41"/>
    <w:rsid w:val="00FF70C4"/>
    <w:rsid w:val="00FF7453"/>
    <w:rsid w:val="00FF7471"/>
    <w:rsid w:val="00FF7612"/>
    <w:rsid w:val="0CC64DD2"/>
    <w:rsid w:val="2497D8EC"/>
    <w:rsid w:val="2BE07939"/>
    <w:rsid w:val="3D2BDA9B"/>
    <w:rsid w:val="3E2832E9"/>
    <w:rsid w:val="538D83D2"/>
    <w:rsid w:val="5D18EBE4"/>
    <w:rsid w:val="60EDB514"/>
    <w:rsid w:val="684EE9B5"/>
    <w:rsid w:val="758FF7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B55C7"/>
  <w15:docId w15:val="{EDD152F7-73EB-4110-BC7E-A141ECB1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CD8"/>
  </w:style>
  <w:style w:type="paragraph" w:styleId="Heading1">
    <w:name w:val="heading 1"/>
    <w:basedOn w:val="Normal"/>
    <w:next w:val="Normal"/>
    <w:link w:val="Heading1Char"/>
    <w:uiPriority w:val="9"/>
    <w:qFormat/>
    <w:pPr>
      <w:keepNext/>
      <w:keepLines/>
      <w:outlineLvl w:val="0"/>
    </w:pPr>
    <w:rPr>
      <w:b/>
      <w:bCs/>
      <w:sz w:val="32"/>
      <w:szCs w:val="32"/>
    </w:rPr>
  </w:style>
  <w:style w:type="paragraph" w:styleId="Heading2">
    <w:name w:val="heading 2"/>
    <w:basedOn w:val="Normal"/>
    <w:next w:val="Normal"/>
    <w:link w:val="Heading2Char"/>
    <w:uiPriority w:val="9"/>
    <w:unhideWhenUsed/>
    <w:qFormat/>
    <w:pPr>
      <w:keepNext/>
      <w:keepLines/>
      <w:spacing w:before="240" w:after="240"/>
      <w:ind w:firstLine="720"/>
      <w:outlineLvl w:val="1"/>
    </w:pPr>
    <w:rPr>
      <w:b/>
      <w:bCs/>
      <w:sz w:val="28"/>
      <w:szCs w:val="28"/>
    </w:rPr>
  </w:style>
  <w:style w:type="paragraph" w:styleId="Heading3">
    <w:name w:val="heading 3"/>
    <w:basedOn w:val="Normal"/>
    <w:next w:val="Normal"/>
    <w:link w:val="Heading3Char"/>
    <w:uiPriority w:val="9"/>
    <w:unhideWhenUsed/>
    <w:qFormat/>
    <w:rsid w:val="00332CB0"/>
    <w:pPr>
      <w:keepNext/>
      <w:keepLines/>
      <w:spacing w:before="280" w:after="80"/>
      <w:outlineLvl w:val="2"/>
    </w:pPr>
    <w:rPr>
      <w:b/>
      <w:bCs/>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67107A"/>
    <w:pPr>
      <w:tabs>
        <w:tab w:val="center" w:pos="4680"/>
        <w:tab w:val="right" w:pos="9360"/>
      </w:tabs>
    </w:pPr>
  </w:style>
  <w:style w:type="character" w:customStyle="1" w:styleId="HeaderChar">
    <w:name w:val="Header Char"/>
    <w:basedOn w:val="DefaultParagraphFont"/>
    <w:link w:val="Header"/>
    <w:uiPriority w:val="99"/>
    <w:rsid w:val="0067107A"/>
  </w:style>
  <w:style w:type="paragraph" w:styleId="Footer">
    <w:name w:val="footer"/>
    <w:basedOn w:val="Normal"/>
    <w:link w:val="FooterChar"/>
    <w:uiPriority w:val="99"/>
    <w:unhideWhenUsed/>
    <w:rsid w:val="0067107A"/>
    <w:pPr>
      <w:tabs>
        <w:tab w:val="center" w:pos="4680"/>
        <w:tab w:val="right" w:pos="9360"/>
      </w:tabs>
    </w:pPr>
  </w:style>
  <w:style w:type="character" w:customStyle="1" w:styleId="FooterChar">
    <w:name w:val="Footer Char"/>
    <w:basedOn w:val="DefaultParagraphFont"/>
    <w:link w:val="Footer"/>
    <w:uiPriority w:val="99"/>
    <w:rsid w:val="0067107A"/>
  </w:style>
  <w:style w:type="paragraph" w:styleId="TOCHeading">
    <w:name w:val="TOC Heading"/>
    <w:basedOn w:val="Heading1"/>
    <w:next w:val="Normal"/>
    <w:uiPriority w:val="39"/>
    <w:unhideWhenUsed/>
    <w:qFormat/>
    <w:rsid w:val="000A2837"/>
    <w:pPr>
      <w:spacing w:before="240" w:line="259" w:lineRule="auto"/>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0A2837"/>
    <w:pPr>
      <w:spacing w:after="100"/>
    </w:pPr>
  </w:style>
  <w:style w:type="paragraph" w:styleId="TOC2">
    <w:name w:val="toc 2"/>
    <w:basedOn w:val="Normal"/>
    <w:next w:val="Normal"/>
    <w:autoRedefine/>
    <w:uiPriority w:val="39"/>
    <w:unhideWhenUsed/>
    <w:rsid w:val="000A2837"/>
    <w:pPr>
      <w:spacing w:after="100"/>
      <w:ind w:left="260"/>
    </w:pPr>
  </w:style>
  <w:style w:type="character" w:styleId="Hyperlink">
    <w:name w:val="Hyperlink"/>
    <w:basedOn w:val="DefaultParagraphFont"/>
    <w:uiPriority w:val="99"/>
    <w:unhideWhenUsed/>
    <w:rsid w:val="000A2837"/>
    <w:rPr>
      <w:color w:val="0000FF" w:themeColor="hyperlink"/>
      <w:u w:val="single"/>
    </w:rPr>
  </w:style>
  <w:style w:type="paragraph" w:customStyle="1" w:styleId="font-claude-response-body">
    <w:name w:val="font-claude-response-body"/>
    <w:basedOn w:val="Normal"/>
    <w:rsid w:val="00D95270"/>
    <w:pPr>
      <w:spacing w:before="100" w:beforeAutospacing="1" w:after="100" w:afterAutospacing="1"/>
    </w:pPr>
    <w:rPr>
      <w:sz w:val="24"/>
      <w:szCs w:val="24"/>
      <w:lang w:val="en-US"/>
    </w:rPr>
  </w:style>
  <w:style w:type="character" w:styleId="UnresolvedMention">
    <w:name w:val="Unresolved Mention"/>
    <w:basedOn w:val="DefaultParagraphFont"/>
    <w:uiPriority w:val="99"/>
    <w:semiHidden/>
    <w:unhideWhenUsed/>
    <w:rsid w:val="00485DCB"/>
    <w:rPr>
      <w:color w:val="605E5C"/>
      <w:shd w:val="clear" w:color="auto" w:fill="E1DFDD"/>
    </w:rPr>
  </w:style>
  <w:style w:type="character" w:styleId="FollowedHyperlink">
    <w:name w:val="FollowedHyperlink"/>
    <w:basedOn w:val="DefaultParagraphFont"/>
    <w:uiPriority w:val="99"/>
    <w:semiHidden/>
    <w:unhideWhenUsed/>
    <w:rsid w:val="002752F9"/>
    <w:rPr>
      <w:color w:val="800080" w:themeColor="followedHyperlink"/>
      <w:u w:val="single"/>
    </w:rPr>
  </w:style>
  <w:style w:type="paragraph" w:styleId="ListParagraph">
    <w:name w:val="List Paragraph"/>
    <w:basedOn w:val="Normal"/>
    <w:uiPriority w:val="34"/>
    <w:qFormat/>
    <w:rsid w:val="00B777F6"/>
    <w:pPr>
      <w:ind w:left="720"/>
      <w:contextualSpacing/>
    </w:pPr>
  </w:style>
  <w:style w:type="table" w:styleId="TableGrid">
    <w:name w:val="Table Grid"/>
    <w:basedOn w:val="TableNormal"/>
    <w:uiPriority w:val="39"/>
    <w:rsid w:val="00C507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12056"/>
    <w:rPr>
      <w:b/>
      <w:bCs/>
      <w:sz w:val="28"/>
      <w:szCs w:val="28"/>
    </w:rPr>
  </w:style>
  <w:style w:type="paragraph" w:styleId="Caption">
    <w:name w:val="caption"/>
    <w:basedOn w:val="Normal"/>
    <w:next w:val="Normal"/>
    <w:uiPriority w:val="35"/>
    <w:unhideWhenUsed/>
    <w:qFormat/>
    <w:rsid w:val="00B565D1"/>
    <w:pPr>
      <w:spacing w:after="200"/>
    </w:pPr>
    <w:rPr>
      <w:i/>
      <w:iCs/>
      <w:color w:val="1F497D" w:themeColor="text2"/>
      <w:sz w:val="18"/>
      <w:szCs w:val="18"/>
    </w:rPr>
  </w:style>
  <w:style w:type="paragraph" w:styleId="TableofFigures">
    <w:name w:val="table of figures"/>
    <w:basedOn w:val="Normal"/>
    <w:next w:val="Normal"/>
    <w:uiPriority w:val="99"/>
    <w:unhideWhenUsed/>
    <w:rsid w:val="00337196"/>
  </w:style>
  <w:style w:type="character" w:customStyle="1" w:styleId="Heading3Char">
    <w:name w:val="Heading 3 Char"/>
    <w:basedOn w:val="DefaultParagraphFont"/>
    <w:link w:val="Heading3"/>
    <w:uiPriority w:val="9"/>
    <w:rsid w:val="00320427"/>
    <w:rPr>
      <w:b/>
      <w:bCs/>
      <w:szCs w:val="28"/>
    </w:rPr>
  </w:style>
  <w:style w:type="paragraph" w:styleId="TOC3">
    <w:name w:val="toc 3"/>
    <w:basedOn w:val="Normal"/>
    <w:next w:val="Normal"/>
    <w:autoRedefine/>
    <w:uiPriority w:val="39"/>
    <w:unhideWhenUsed/>
    <w:rsid w:val="005D7965"/>
    <w:pPr>
      <w:spacing w:after="100"/>
      <w:ind w:left="520"/>
    </w:pPr>
  </w:style>
  <w:style w:type="paragraph" w:styleId="Revision">
    <w:name w:val="Revision"/>
    <w:hidden/>
    <w:uiPriority w:val="99"/>
    <w:semiHidden/>
    <w:rsid w:val="0006723C"/>
  </w:style>
  <w:style w:type="character" w:styleId="Strong">
    <w:name w:val="Strong"/>
    <w:basedOn w:val="DefaultParagraphFont"/>
    <w:uiPriority w:val="22"/>
    <w:qFormat/>
    <w:rsid w:val="006336C8"/>
    <w:rPr>
      <w:b/>
      <w:bCs/>
    </w:rPr>
  </w:style>
  <w:style w:type="paragraph" w:styleId="NormalWeb">
    <w:name w:val="Normal (Web)"/>
    <w:basedOn w:val="Normal"/>
    <w:uiPriority w:val="99"/>
    <w:semiHidden/>
    <w:unhideWhenUsed/>
    <w:rsid w:val="000B5B2C"/>
    <w:rPr>
      <w:sz w:val="24"/>
      <w:szCs w:val="24"/>
    </w:rPr>
  </w:style>
  <w:style w:type="character" w:styleId="HTMLCode">
    <w:name w:val="HTML Code"/>
    <w:basedOn w:val="DefaultParagraphFont"/>
    <w:uiPriority w:val="99"/>
    <w:semiHidden/>
    <w:unhideWhenUsed/>
    <w:rsid w:val="00EC40F8"/>
    <w:rPr>
      <w:rFonts w:ascii="Courier New" w:eastAsia="Times New Roman" w:hAnsi="Courier New" w:cs="Courier New"/>
      <w:sz w:val="20"/>
      <w:szCs w:val="20"/>
    </w:rPr>
  </w:style>
  <w:style w:type="character" w:customStyle="1" w:styleId="math-inline">
    <w:name w:val="math-inline"/>
    <w:basedOn w:val="DefaultParagraphFont"/>
    <w:rsid w:val="0041306A"/>
  </w:style>
  <w:style w:type="character" w:styleId="PlaceholderText">
    <w:name w:val="Placeholder Text"/>
    <w:basedOn w:val="DefaultParagraphFont"/>
    <w:uiPriority w:val="99"/>
    <w:semiHidden/>
    <w:rsid w:val="00BE633B"/>
    <w:rPr>
      <w:color w:val="666666"/>
    </w:rPr>
  </w:style>
  <w:style w:type="character" w:customStyle="1" w:styleId="Heading1Char">
    <w:name w:val="Heading 1 Char"/>
    <w:basedOn w:val="DefaultParagraphFont"/>
    <w:link w:val="Heading1"/>
    <w:uiPriority w:val="9"/>
    <w:rsid w:val="006C05A0"/>
    <w:rPr>
      <w:b/>
      <w:bCs/>
      <w:sz w:val="32"/>
      <w:szCs w:val="32"/>
    </w:rPr>
  </w:style>
  <w:style w:type="paragraph" w:customStyle="1" w:styleId="msonormal0">
    <w:name w:val="msonormal"/>
    <w:basedOn w:val="Normal"/>
    <w:rsid w:val="006C05A0"/>
    <w:pPr>
      <w:spacing w:before="100" w:beforeAutospacing="1" w:after="100" w:afterAutospacing="1"/>
    </w:pPr>
    <w:rPr>
      <w:sz w:val="24"/>
      <w:szCs w:val="24"/>
      <w:lang w:val="en-US" w:eastAsia="zh-CN"/>
    </w:rPr>
  </w:style>
  <w:style w:type="character" w:customStyle="1" w:styleId="inline-flex">
    <w:name w:val="inline-flex"/>
    <w:basedOn w:val="DefaultParagraphFont"/>
    <w:rsid w:val="006C05A0"/>
  </w:style>
  <w:style w:type="character" w:customStyle="1" w:styleId="flex">
    <w:name w:val="flex"/>
    <w:basedOn w:val="DefaultParagraphFont"/>
    <w:rsid w:val="006C05A0"/>
  </w:style>
  <w:style w:type="character" w:customStyle="1" w:styleId="sr-only">
    <w:name w:val="sr-only"/>
    <w:basedOn w:val="DefaultParagraphFont"/>
    <w:rsid w:val="006C05A0"/>
  </w:style>
  <w:style w:type="paragraph" w:styleId="HTMLPreformatted">
    <w:name w:val="HTML Preformatted"/>
    <w:basedOn w:val="Normal"/>
    <w:link w:val="HTMLPreformattedChar"/>
    <w:uiPriority w:val="99"/>
    <w:semiHidden/>
    <w:unhideWhenUsed/>
    <w:rsid w:val="006C0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zh-CN"/>
    </w:rPr>
  </w:style>
  <w:style w:type="character" w:customStyle="1" w:styleId="HTMLPreformattedChar">
    <w:name w:val="HTML Preformatted Char"/>
    <w:basedOn w:val="DefaultParagraphFont"/>
    <w:link w:val="HTMLPreformatted"/>
    <w:uiPriority w:val="99"/>
    <w:semiHidden/>
    <w:rsid w:val="006C05A0"/>
    <w:rPr>
      <w:rFonts w:ascii="Courier New" w:hAnsi="Courier New" w:cs="Courier New"/>
      <w:sz w:val="20"/>
      <w:szCs w:val="20"/>
      <w:lang w:val="en-US" w:eastAsia="zh-CN"/>
    </w:rPr>
  </w:style>
  <w:style w:type="character" w:customStyle="1" w:styleId="m">
    <w:name w:val="ͼm"/>
    <w:basedOn w:val="DefaultParagraphFont"/>
    <w:rsid w:val="006C05A0"/>
  </w:style>
  <w:style w:type="character" w:customStyle="1" w:styleId="k">
    <w:name w:val="ͼk"/>
    <w:basedOn w:val="DefaultParagraphFont"/>
    <w:rsid w:val="006C05A0"/>
  </w:style>
  <w:style w:type="character" w:customStyle="1" w:styleId="g">
    <w:name w:val="ͼg"/>
    <w:basedOn w:val="DefaultParagraphFont"/>
    <w:rsid w:val="006C05A0"/>
  </w:style>
  <w:style w:type="character" w:customStyle="1" w:styleId="j">
    <w:name w:val="ͼj"/>
    <w:basedOn w:val="DefaultParagraphFont"/>
    <w:rsid w:val="006C05A0"/>
  </w:style>
  <w:style w:type="character" w:customStyle="1" w:styleId="e">
    <w:name w:val="ͼe"/>
    <w:basedOn w:val="DefaultParagraphFont"/>
    <w:rsid w:val="006C05A0"/>
  </w:style>
  <w:style w:type="character" w:customStyle="1" w:styleId="inline-block">
    <w:name w:val="inline-block"/>
    <w:basedOn w:val="DefaultParagraphFont"/>
    <w:rsid w:val="006C05A0"/>
  </w:style>
  <w:style w:type="character" w:customStyle="1" w:styleId="katex">
    <w:name w:val="katex"/>
    <w:basedOn w:val="DefaultParagraphFont"/>
    <w:rsid w:val="006C05A0"/>
  </w:style>
  <w:style w:type="character" w:customStyle="1" w:styleId="katex-mathml">
    <w:name w:val="katex-mathml"/>
    <w:basedOn w:val="DefaultParagraphFont"/>
    <w:rsid w:val="006C05A0"/>
  </w:style>
  <w:style w:type="character" w:customStyle="1" w:styleId="katex-html">
    <w:name w:val="katex-html"/>
    <w:basedOn w:val="DefaultParagraphFont"/>
    <w:rsid w:val="006C05A0"/>
  </w:style>
  <w:style w:type="character" w:customStyle="1" w:styleId="base">
    <w:name w:val="base"/>
    <w:basedOn w:val="DefaultParagraphFont"/>
    <w:rsid w:val="006C05A0"/>
  </w:style>
  <w:style w:type="character" w:customStyle="1" w:styleId="strut">
    <w:name w:val="strut"/>
    <w:basedOn w:val="DefaultParagraphFont"/>
    <w:rsid w:val="006C05A0"/>
  </w:style>
  <w:style w:type="character" w:customStyle="1" w:styleId="mord">
    <w:name w:val="mord"/>
    <w:basedOn w:val="DefaultParagraphFont"/>
    <w:rsid w:val="006C05A0"/>
  </w:style>
  <w:style w:type="character" w:customStyle="1" w:styleId="mspace">
    <w:name w:val="mspace"/>
    <w:basedOn w:val="DefaultParagraphFont"/>
    <w:rsid w:val="006C05A0"/>
  </w:style>
  <w:style w:type="character" w:customStyle="1" w:styleId="mbin">
    <w:name w:val="mbin"/>
    <w:basedOn w:val="DefaultParagraphFont"/>
    <w:rsid w:val="006C05A0"/>
  </w:style>
  <w:style w:type="character" w:customStyle="1" w:styleId="mopen">
    <w:name w:val="mopen"/>
    <w:basedOn w:val="DefaultParagraphFont"/>
    <w:rsid w:val="006C05A0"/>
  </w:style>
  <w:style w:type="character" w:customStyle="1" w:styleId="mrel">
    <w:name w:val="mrel"/>
    <w:basedOn w:val="DefaultParagraphFont"/>
    <w:rsid w:val="006C05A0"/>
  </w:style>
  <w:style w:type="character" w:customStyle="1" w:styleId="mclose">
    <w:name w:val="mclose"/>
    <w:basedOn w:val="DefaultParagraphFont"/>
    <w:rsid w:val="006C05A0"/>
  </w:style>
  <w:style w:type="character" w:customStyle="1" w:styleId="mfrac">
    <w:name w:val="mfrac"/>
    <w:basedOn w:val="DefaultParagraphFont"/>
    <w:rsid w:val="006C05A0"/>
  </w:style>
  <w:style w:type="character" w:customStyle="1" w:styleId="vlist-t">
    <w:name w:val="vlist-t"/>
    <w:basedOn w:val="DefaultParagraphFont"/>
    <w:rsid w:val="006C05A0"/>
  </w:style>
  <w:style w:type="character" w:customStyle="1" w:styleId="vlist-r">
    <w:name w:val="vlist-r"/>
    <w:basedOn w:val="DefaultParagraphFont"/>
    <w:rsid w:val="006C05A0"/>
  </w:style>
  <w:style w:type="character" w:customStyle="1" w:styleId="vlist">
    <w:name w:val="vlist"/>
    <w:basedOn w:val="DefaultParagraphFont"/>
    <w:rsid w:val="006C05A0"/>
  </w:style>
  <w:style w:type="character" w:customStyle="1" w:styleId="pstrut">
    <w:name w:val="pstrut"/>
    <w:basedOn w:val="DefaultParagraphFont"/>
    <w:rsid w:val="006C05A0"/>
  </w:style>
  <w:style w:type="character" w:customStyle="1" w:styleId="sizing">
    <w:name w:val="sizing"/>
    <w:basedOn w:val="DefaultParagraphFont"/>
    <w:rsid w:val="006C05A0"/>
  </w:style>
  <w:style w:type="character" w:customStyle="1" w:styleId="frac-line">
    <w:name w:val="frac-line"/>
    <w:basedOn w:val="DefaultParagraphFont"/>
    <w:rsid w:val="006C05A0"/>
  </w:style>
  <w:style w:type="character" w:customStyle="1" w:styleId="vlist-s">
    <w:name w:val="vlist-s"/>
    <w:basedOn w:val="DefaultParagraphFont"/>
    <w:rsid w:val="006C05A0"/>
  </w:style>
  <w:style w:type="character" w:customStyle="1" w:styleId="q">
    <w:name w:val="ͼq"/>
    <w:basedOn w:val="DefaultParagraphFont"/>
    <w:rsid w:val="006C05A0"/>
  </w:style>
  <w:style w:type="character" w:customStyle="1" w:styleId="accent-body">
    <w:name w:val="accent-body"/>
    <w:basedOn w:val="DefaultParagraphFont"/>
    <w:rsid w:val="006C0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kaggle.com/datasets/hopesb/student-depression-dataset/data"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AC17823E46534CBF121D05A4A6F00F" ma:contentTypeVersion="4" ma:contentTypeDescription="Create a new document." ma:contentTypeScope="" ma:versionID="7da8334552861d29c70eaee0b2d659af">
  <xsd:schema xmlns:xsd="http://www.w3.org/2001/XMLSchema" xmlns:xs="http://www.w3.org/2001/XMLSchema" xmlns:p="http://schemas.microsoft.com/office/2006/metadata/properties" xmlns:ns3="618309c9-7c15-441c-98e2-58ebf1b13e97" targetNamespace="http://schemas.microsoft.com/office/2006/metadata/properties" ma:root="true" ma:fieldsID="a52dd6961fcae48b565295fd988e59bf" ns3:_="">
    <xsd:import namespace="618309c9-7c15-441c-98e2-58ebf1b13e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309c9-7c15-441c-98e2-58ebf1b13e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1C6E5F-C867-4AAE-932F-ABA0A86D51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87243A-78D6-4F77-8A41-5E4306EA4A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309c9-7c15-441c-98e2-58ebf1b13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73D324-CF68-4D94-93BD-ABB03A6CFFB6}">
  <ds:schemaRefs>
    <ds:schemaRef ds:uri="http://schemas.openxmlformats.org/officeDocument/2006/bibliography"/>
  </ds:schemaRefs>
</ds:datastoreItem>
</file>

<file path=customXml/itemProps4.xml><?xml version="1.0" encoding="utf-8"?>
<ds:datastoreItem xmlns:ds="http://schemas.openxmlformats.org/officeDocument/2006/customXml" ds:itemID="{9DF3BD17-37E4-44AE-9F72-1DE0C94C3C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17643</Words>
  <Characters>100570</Characters>
  <Application>Microsoft Office Word</Application>
  <DocSecurity>0</DocSecurity>
  <Lines>838</Lines>
  <Paragraphs>235</Paragraphs>
  <ScaleCrop>false</ScaleCrop>
  <Company/>
  <LinksUpToDate>false</LinksUpToDate>
  <CharactersWithSpaces>117978</CharactersWithSpaces>
  <SharedDoc>false</SharedDoc>
  <HLinks>
    <vt:vector size="648" baseType="variant">
      <vt:variant>
        <vt:i4>6815787</vt:i4>
      </vt:variant>
      <vt:variant>
        <vt:i4>654</vt:i4>
      </vt:variant>
      <vt:variant>
        <vt:i4>0</vt:i4>
      </vt:variant>
      <vt:variant>
        <vt:i4>5</vt:i4>
      </vt:variant>
      <vt:variant>
        <vt:lpwstr>https://www.kaggle.com/datasets/hopesb/student-depression-dataset/data</vt:lpwstr>
      </vt:variant>
      <vt:variant>
        <vt:lpwstr/>
      </vt:variant>
      <vt:variant>
        <vt:i4>1638454</vt:i4>
      </vt:variant>
      <vt:variant>
        <vt:i4>644</vt:i4>
      </vt:variant>
      <vt:variant>
        <vt:i4>0</vt:i4>
      </vt:variant>
      <vt:variant>
        <vt:i4>5</vt:i4>
      </vt:variant>
      <vt:variant>
        <vt:lpwstr/>
      </vt:variant>
      <vt:variant>
        <vt:lpwstr>_Toc230329676</vt:lpwstr>
      </vt:variant>
      <vt:variant>
        <vt:i4>1638454</vt:i4>
      </vt:variant>
      <vt:variant>
        <vt:i4>638</vt:i4>
      </vt:variant>
      <vt:variant>
        <vt:i4>0</vt:i4>
      </vt:variant>
      <vt:variant>
        <vt:i4>5</vt:i4>
      </vt:variant>
      <vt:variant>
        <vt:lpwstr/>
      </vt:variant>
      <vt:variant>
        <vt:lpwstr>_Toc230329675</vt:lpwstr>
      </vt:variant>
      <vt:variant>
        <vt:i4>1638454</vt:i4>
      </vt:variant>
      <vt:variant>
        <vt:i4>632</vt:i4>
      </vt:variant>
      <vt:variant>
        <vt:i4>0</vt:i4>
      </vt:variant>
      <vt:variant>
        <vt:i4>5</vt:i4>
      </vt:variant>
      <vt:variant>
        <vt:lpwstr/>
      </vt:variant>
      <vt:variant>
        <vt:lpwstr>_Toc230329674</vt:lpwstr>
      </vt:variant>
      <vt:variant>
        <vt:i4>1638454</vt:i4>
      </vt:variant>
      <vt:variant>
        <vt:i4>626</vt:i4>
      </vt:variant>
      <vt:variant>
        <vt:i4>0</vt:i4>
      </vt:variant>
      <vt:variant>
        <vt:i4>5</vt:i4>
      </vt:variant>
      <vt:variant>
        <vt:lpwstr/>
      </vt:variant>
      <vt:variant>
        <vt:lpwstr>_Toc230329673</vt:lpwstr>
      </vt:variant>
      <vt:variant>
        <vt:i4>1638454</vt:i4>
      </vt:variant>
      <vt:variant>
        <vt:i4>620</vt:i4>
      </vt:variant>
      <vt:variant>
        <vt:i4>0</vt:i4>
      </vt:variant>
      <vt:variant>
        <vt:i4>5</vt:i4>
      </vt:variant>
      <vt:variant>
        <vt:lpwstr/>
      </vt:variant>
      <vt:variant>
        <vt:lpwstr>_Toc230329672</vt:lpwstr>
      </vt:variant>
      <vt:variant>
        <vt:i4>1638454</vt:i4>
      </vt:variant>
      <vt:variant>
        <vt:i4>614</vt:i4>
      </vt:variant>
      <vt:variant>
        <vt:i4>0</vt:i4>
      </vt:variant>
      <vt:variant>
        <vt:i4>5</vt:i4>
      </vt:variant>
      <vt:variant>
        <vt:lpwstr/>
      </vt:variant>
      <vt:variant>
        <vt:lpwstr>_Toc230329671</vt:lpwstr>
      </vt:variant>
      <vt:variant>
        <vt:i4>1638454</vt:i4>
      </vt:variant>
      <vt:variant>
        <vt:i4>608</vt:i4>
      </vt:variant>
      <vt:variant>
        <vt:i4>0</vt:i4>
      </vt:variant>
      <vt:variant>
        <vt:i4>5</vt:i4>
      </vt:variant>
      <vt:variant>
        <vt:lpwstr/>
      </vt:variant>
      <vt:variant>
        <vt:lpwstr>_Toc230329670</vt:lpwstr>
      </vt:variant>
      <vt:variant>
        <vt:i4>1572918</vt:i4>
      </vt:variant>
      <vt:variant>
        <vt:i4>602</vt:i4>
      </vt:variant>
      <vt:variant>
        <vt:i4>0</vt:i4>
      </vt:variant>
      <vt:variant>
        <vt:i4>5</vt:i4>
      </vt:variant>
      <vt:variant>
        <vt:lpwstr/>
      </vt:variant>
      <vt:variant>
        <vt:lpwstr>_Toc230329669</vt:lpwstr>
      </vt:variant>
      <vt:variant>
        <vt:i4>1572918</vt:i4>
      </vt:variant>
      <vt:variant>
        <vt:i4>596</vt:i4>
      </vt:variant>
      <vt:variant>
        <vt:i4>0</vt:i4>
      </vt:variant>
      <vt:variant>
        <vt:i4>5</vt:i4>
      </vt:variant>
      <vt:variant>
        <vt:lpwstr/>
      </vt:variant>
      <vt:variant>
        <vt:lpwstr>_Toc230329668</vt:lpwstr>
      </vt:variant>
      <vt:variant>
        <vt:i4>1572918</vt:i4>
      </vt:variant>
      <vt:variant>
        <vt:i4>590</vt:i4>
      </vt:variant>
      <vt:variant>
        <vt:i4>0</vt:i4>
      </vt:variant>
      <vt:variant>
        <vt:i4>5</vt:i4>
      </vt:variant>
      <vt:variant>
        <vt:lpwstr/>
      </vt:variant>
      <vt:variant>
        <vt:lpwstr>_Toc230329667</vt:lpwstr>
      </vt:variant>
      <vt:variant>
        <vt:i4>1572918</vt:i4>
      </vt:variant>
      <vt:variant>
        <vt:i4>584</vt:i4>
      </vt:variant>
      <vt:variant>
        <vt:i4>0</vt:i4>
      </vt:variant>
      <vt:variant>
        <vt:i4>5</vt:i4>
      </vt:variant>
      <vt:variant>
        <vt:lpwstr/>
      </vt:variant>
      <vt:variant>
        <vt:lpwstr>_Toc230329666</vt:lpwstr>
      </vt:variant>
      <vt:variant>
        <vt:i4>1572918</vt:i4>
      </vt:variant>
      <vt:variant>
        <vt:i4>578</vt:i4>
      </vt:variant>
      <vt:variant>
        <vt:i4>0</vt:i4>
      </vt:variant>
      <vt:variant>
        <vt:i4>5</vt:i4>
      </vt:variant>
      <vt:variant>
        <vt:lpwstr/>
      </vt:variant>
      <vt:variant>
        <vt:lpwstr>_Toc230329665</vt:lpwstr>
      </vt:variant>
      <vt:variant>
        <vt:i4>1572918</vt:i4>
      </vt:variant>
      <vt:variant>
        <vt:i4>572</vt:i4>
      </vt:variant>
      <vt:variant>
        <vt:i4>0</vt:i4>
      </vt:variant>
      <vt:variant>
        <vt:i4>5</vt:i4>
      </vt:variant>
      <vt:variant>
        <vt:lpwstr/>
      </vt:variant>
      <vt:variant>
        <vt:lpwstr>_Toc230329664</vt:lpwstr>
      </vt:variant>
      <vt:variant>
        <vt:i4>1572918</vt:i4>
      </vt:variant>
      <vt:variant>
        <vt:i4>566</vt:i4>
      </vt:variant>
      <vt:variant>
        <vt:i4>0</vt:i4>
      </vt:variant>
      <vt:variant>
        <vt:i4>5</vt:i4>
      </vt:variant>
      <vt:variant>
        <vt:lpwstr/>
      </vt:variant>
      <vt:variant>
        <vt:lpwstr>_Toc230329663</vt:lpwstr>
      </vt:variant>
      <vt:variant>
        <vt:i4>1572918</vt:i4>
      </vt:variant>
      <vt:variant>
        <vt:i4>560</vt:i4>
      </vt:variant>
      <vt:variant>
        <vt:i4>0</vt:i4>
      </vt:variant>
      <vt:variant>
        <vt:i4>5</vt:i4>
      </vt:variant>
      <vt:variant>
        <vt:lpwstr/>
      </vt:variant>
      <vt:variant>
        <vt:lpwstr>_Toc230329662</vt:lpwstr>
      </vt:variant>
      <vt:variant>
        <vt:i4>1572918</vt:i4>
      </vt:variant>
      <vt:variant>
        <vt:i4>554</vt:i4>
      </vt:variant>
      <vt:variant>
        <vt:i4>0</vt:i4>
      </vt:variant>
      <vt:variant>
        <vt:i4>5</vt:i4>
      </vt:variant>
      <vt:variant>
        <vt:lpwstr/>
      </vt:variant>
      <vt:variant>
        <vt:lpwstr>_Toc230329661</vt:lpwstr>
      </vt:variant>
      <vt:variant>
        <vt:i4>1572918</vt:i4>
      </vt:variant>
      <vt:variant>
        <vt:i4>548</vt:i4>
      </vt:variant>
      <vt:variant>
        <vt:i4>0</vt:i4>
      </vt:variant>
      <vt:variant>
        <vt:i4>5</vt:i4>
      </vt:variant>
      <vt:variant>
        <vt:lpwstr/>
      </vt:variant>
      <vt:variant>
        <vt:lpwstr>_Toc230329660</vt:lpwstr>
      </vt:variant>
      <vt:variant>
        <vt:i4>1769526</vt:i4>
      </vt:variant>
      <vt:variant>
        <vt:i4>542</vt:i4>
      </vt:variant>
      <vt:variant>
        <vt:i4>0</vt:i4>
      </vt:variant>
      <vt:variant>
        <vt:i4>5</vt:i4>
      </vt:variant>
      <vt:variant>
        <vt:lpwstr/>
      </vt:variant>
      <vt:variant>
        <vt:lpwstr>_Toc230329659</vt:lpwstr>
      </vt:variant>
      <vt:variant>
        <vt:i4>1769526</vt:i4>
      </vt:variant>
      <vt:variant>
        <vt:i4>536</vt:i4>
      </vt:variant>
      <vt:variant>
        <vt:i4>0</vt:i4>
      </vt:variant>
      <vt:variant>
        <vt:i4>5</vt:i4>
      </vt:variant>
      <vt:variant>
        <vt:lpwstr/>
      </vt:variant>
      <vt:variant>
        <vt:lpwstr>_Toc230329658</vt:lpwstr>
      </vt:variant>
      <vt:variant>
        <vt:i4>1179700</vt:i4>
      </vt:variant>
      <vt:variant>
        <vt:i4>527</vt:i4>
      </vt:variant>
      <vt:variant>
        <vt:i4>0</vt:i4>
      </vt:variant>
      <vt:variant>
        <vt:i4>5</vt:i4>
      </vt:variant>
      <vt:variant>
        <vt:lpwstr/>
      </vt:variant>
      <vt:variant>
        <vt:lpwstr>_Toc230335502</vt:lpwstr>
      </vt:variant>
      <vt:variant>
        <vt:i4>1179700</vt:i4>
      </vt:variant>
      <vt:variant>
        <vt:i4>521</vt:i4>
      </vt:variant>
      <vt:variant>
        <vt:i4>0</vt:i4>
      </vt:variant>
      <vt:variant>
        <vt:i4>5</vt:i4>
      </vt:variant>
      <vt:variant>
        <vt:lpwstr/>
      </vt:variant>
      <vt:variant>
        <vt:lpwstr>_Toc230335501</vt:lpwstr>
      </vt:variant>
      <vt:variant>
        <vt:i4>1179700</vt:i4>
      </vt:variant>
      <vt:variant>
        <vt:i4>515</vt:i4>
      </vt:variant>
      <vt:variant>
        <vt:i4>0</vt:i4>
      </vt:variant>
      <vt:variant>
        <vt:i4>5</vt:i4>
      </vt:variant>
      <vt:variant>
        <vt:lpwstr/>
      </vt:variant>
      <vt:variant>
        <vt:lpwstr>_Toc230335500</vt:lpwstr>
      </vt:variant>
      <vt:variant>
        <vt:i4>1769525</vt:i4>
      </vt:variant>
      <vt:variant>
        <vt:i4>509</vt:i4>
      </vt:variant>
      <vt:variant>
        <vt:i4>0</vt:i4>
      </vt:variant>
      <vt:variant>
        <vt:i4>5</vt:i4>
      </vt:variant>
      <vt:variant>
        <vt:lpwstr/>
      </vt:variant>
      <vt:variant>
        <vt:lpwstr>_Toc230335499</vt:lpwstr>
      </vt:variant>
      <vt:variant>
        <vt:i4>1769525</vt:i4>
      </vt:variant>
      <vt:variant>
        <vt:i4>503</vt:i4>
      </vt:variant>
      <vt:variant>
        <vt:i4>0</vt:i4>
      </vt:variant>
      <vt:variant>
        <vt:i4>5</vt:i4>
      </vt:variant>
      <vt:variant>
        <vt:lpwstr/>
      </vt:variant>
      <vt:variant>
        <vt:lpwstr>_Toc230335498</vt:lpwstr>
      </vt:variant>
      <vt:variant>
        <vt:i4>1769525</vt:i4>
      </vt:variant>
      <vt:variant>
        <vt:i4>497</vt:i4>
      </vt:variant>
      <vt:variant>
        <vt:i4>0</vt:i4>
      </vt:variant>
      <vt:variant>
        <vt:i4>5</vt:i4>
      </vt:variant>
      <vt:variant>
        <vt:lpwstr/>
      </vt:variant>
      <vt:variant>
        <vt:lpwstr>_Toc230335497</vt:lpwstr>
      </vt:variant>
      <vt:variant>
        <vt:i4>1769525</vt:i4>
      </vt:variant>
      <vt:variant>
        <vt:i4>491</vt:i4>
      </vt:variant>
      <vt:variant>
        <vt:i4>0</vt:i4>
      </vt:variant>
      <vt:variant>
        <vt:i4>5</vt:i4>
      </vt:variant>
      <vt:variant>
        <vt:lpwstr/>
      </vt:variant>
      <vt:variant>
        <vt:lpwstr>_Toc230335496</vt:lpwstr>
      </vt:variant>
      <vt:variant>
        <vt:i4>1769525</vt:i4>
      </vt:variant>
      <vt:variant>
        <vt:i4>485</vt:i4>
      </vt:variant>
      <vt:variant>
        <vt:i4>0</vt:i4>
      </vt:variant>
      <vt:variant>
        <vt:i4>5</vt:i4>
      </vt:variant>
      <vt:variant>
        <vt:lpwstr/>
      </vt:variant>
      <vt:variant>
        <vt:lpwstr>_Toc230335495</vt:lpwstr>
      </vt:variant>
      <vt:variant>
        <vt:i4>1769525</vt:i4>
      </vt:variant>
      <vt:variant>
        <vt:i4>479</vt:i4>
      </vt:variant>
      <vt:variant>
        <vt:i4>0</vt:i4>
      </vt:variant>
      <vt:variant>
        <vt:i4>5</vt:i4>
      </vt:variant>
      <vt:variant>
        <vt:lpwstr/>
      </vt:variant>
      <vt:variant>
        <vt:lpwstr>_Toc230335494</vt:lpwstr>
      </vt:variant>
      <vt:variant>
        <vt:i4>1769525</vt:i4>
      </vt:variant>
      <vt:variant>
        <vt:i4>473</vt:i4>
      </vt:variant>
      <vt:variant>
        <vt:i4>0</vt:i4>
      </vt:variant>
      <vt:variant>
        <vt:i4>5</vt:i4>
      </vt:variant>
      <vt:variant>
        <vt:lpwstr/>
      </vt:variant>
      <vt:variant>
        <vt:lpwstr>_Toc230335493</vt:lpwstr>
      </vt:variant>
      <vt:variant>
        <vt:i4>1769525</vt:i4>
      </vt:variant>
      <vt:variant>
        <vt:i4>467</vt:i4>
      </vt:variant>
      <vt:variant>
        <vt:i4>0</vt:i4>
      </vt:variant>
      <vt:variant>
        <vt:i4>5</vt:i4>
      </vt:variant>
      <vt:variant>
        <vt:lpwstr/>
      </vt:variant>
      <vt:variant>
        <vt:lpwstr>_Toc230335492</vt:lpwstr>
      </vt:variant>
      <vt:variant>
        <vt:i4>1769525</vt:i4>
      </vt:variant>
      <vt:variant>
        <vt:i4>461</vt:i4>
      </vt:variant>
      <vt:variant>
        <vt:i4>0</vt:i4>
      </vt:variant>
      <vt:variant>
        <vt:i4>5</vt:i4>
      </vt:variant>
      <vt:variant>
        <vt:lpwstr/>
      </vt:variant>
      <vt:variant>
        <vt:lpwstr>_Toc230335491</vt:lpwstr>
      </vt:variant>
      <vt:variant>
        <vt:i4>1769525</vt:i4>
      </vt:variant>
      <vt:variant>
        <vt:i4>455</vt:i4>
      </vt:variant>
      <vt:variant>
        <vt:i4>0</vt:i4>
      </vt:variant>
      <vt:variant>
        <vt:i4>5</vt:i4>
      </vt:variant>
      <vt:variant>
        <vt:lpwstr/>
      </vt:variant>
      <vt:variant>
        <vt:lpwstr>_Toc230335490</vt:lpwstr>
      </vt:variant>
      <vt:variant>
        <vt:i4>1703989</vt:i4>
      </vt:variant>
      <vt:variant>
        <vt:i4>449</vt:i4>
      </vt:variant>
      <vt:variant>
        <vt:i4>0</vt:i4>
      </vt:variant>
      <vt:variant>
        <vt:i4>5</vt:i4>
      </vt:variant>
      <vt:variant>
        <vt:lpwstr/>
      </vt:variant>
      <vt:variant>
        <vt:lpwstr>_Toc230335489</vt:lpwstr>
      </vt:variant>
      <vt:variant>
        <vt:i4>1703989</vt:i4>
      </vt:variant>
      <vt:variant>
        <vt:i4>443</vt:i4>
      </vt:variant>
      <vt:variant>
        <vt:i4>0</vt:i4>
      </vt:variant>
      <vt:variant>
        <vt:i4>5</vt:i4>
      </vt:variant>
      <vt:variant>
        <vt:lpwstr/>
      </vt:variant>
      <vt:variant>
        <vt:lpwstr>_Toc230335488</vt:lpwstr>
      </vt:variant>
      <vt:variant>
        <vt:i4>1703989</vt:i4>
      </vt:variant>
      <vt:variant>
        <vt:i4>437</vt:i4>
      </vt:variant>
      <vt:variant>
        <vt:i4>0</vt:i4>
      </vt:variant>
      <vt:variant>
        <vt:i4>5</vt:i4>
      </vt:variant>
      <vt:variant>
        <vt:lpwstr/>
      </vt:variant>
      <vt:variant>
        <vt:lpwstr>_Toc230335487</vt:lpwstr>
      </vt:variant>
      <vt:variant>
        <vt:i4>1703989</vt:i4>
      </vt:variant>
      <vt:variant>
        <vt:i4>431</vt:i4>
      </vt:variant>
      <vt:variant>
        <vt:i4>0</vt:i4>
      </vt:variant>
      <vt:variant>
        <vt:i4>5</vt:i4>
      </vt:variant>
      <vt:variant>
        <vt:lpwstr/>
      </vt:variant>
      <vt:variant>
        <vt:lpwstr>_Toc230335486</vt:lpwstr>
      </vt:variant>
      <vt:variant>
        <vt:i4>1703989</vt:i4>
      </vt:variant>
      <vt:variant>
        <vt:i4>425</vt:i4>
      </vt:variant>
      <vt:variant>
        <vt:i4>0</vt:i4>
      </vt:variant>
      <vt:variant>
        <vt:i4>5</vt:i4>
      </vt:variant>
      <vt:variant>
        <vt:lpwstr/>
      </vt:variant>
      <vt:variant>
        <vt:lpwstr>_Toc230335485</vt:lpwstr>
      </vt:variant>
      <vt:variant>
        <vt:i4>1703989</vt:i4>
      </vt:variant>
      <vt:variant>
        <vt:i4>419</vt:i4>
      </vt:variant>
      <vt:variant>
        <vt:i4>0</vt:i4>
      </vt:variant>
      <vt:variant>
        <vt:i4>5</vt:i4>
      </vt:variant>
      <vt:variant>
        <vt:lpwstr/>
      </vt:variant>
      <vt:variant>
        <vt:lpwstr>_Toc230335484</vt:lpwstr>
      </vt:variant>
      <vt:variant>
        <vt:i4>1703989</vt:i4>
      </vt:variant>
      <vt:variant>
        <vt:i4>413</vt:i4>
      </vt:variant>
      <vt:variant>
        <vt:i4>0</vt:i4>
      </vt:variant>
      <vt:variant>
        <vt:i4>5</vt:i4>
      </vt:variant>
      <vt:variant>
        <vt:lpwstr/>
      </vt:variant>
      <vt:variant>
        <vt:lpwstr>_Toc230335483</vt:lpwstr>
      </vt:variant>
      <vt:variant>
        <vt:i4>1703989</vt:i4>
      </vt:variant>
      <vt:variant>
        <vt:i4>407</vt:i4>
      </vt:variant>
      <vt:variant>
        <vt:i4>0</vt:i4>
      </vt:variant>
      <vt:variant>
        <vt:i4>5</vt:i4>
      </vt:variant>
      <vt:variant>
        <vt:lpwstr/>
      </vt:variant>
      <vt:variant>
        <vt:lpwstr>_Toc230335482</vt:lpwstr>
      </vt:variant>
      <vt:variant>
        <vt:i4>1703989</vt:i4>
      </vt:variant>
      <vt:variant>
        <vt:i4>401</vt:i4>
      </vt:variant>
      <vt:variant>
        <vt:i4>0</vt:i4>
      </vt:variant>
      <vt:variant>
        <vt:i4>5</vt:i4>
      </vt:variant>
      <vt:variant>
        <vt:lpwstr/>
      </vt:variant>
      <vt:variant>
        <vt:lpwstr>_Toc230335481</vt:lpwstr>
      </vt:variant>
      <vt:variant>
        <vt:i4>1703989</vt:i4>
      </vt:variant>
      <vt:variant>
        <vt:i4>395</vt:i4>
      </vt:variant>
      <vt:variant>
        <vt:i4>0</vt:i4>
      </vt:variant>
      <vt:variant>
        <vt:i4>5</vt:i4>
      </vt:variant>
      <vt:variant>
        <vt:lpwstr/>
      </vt:variant>
      <vt:variant>
        <vt:lpwstr>_Toc230335480</vt:lpwstr>
      </vt:variant>
      <vt:variant>
        <vt:i4>1376309</vt:i4>
      </vt:variant>
      <vt:variant>
        <vt:i4>389</vt:i4>
      </vt:variant>
      <vt:variant>
        <vt:i4>0</vt:i4>
      </vt:variant>
      <vt:variant>
        <vt:i4>5</vt:i4>
      </vt:variant>
      <vt:variant>
        <vt:lpwstr/>
      </vt:variant>
      <vt:variant>
        <vt:lpwstr>_Toc230335479</vt:lpwstr>
      </vt:variant>
      <vt:variant>
        <vt:i4>1376309</vt:i4>
      </vt:variant>
      <vt:variant>
        <vt:i4>383</vt:i4>
      </vt:variant>
      <vt:variant>
        <vt:i4>0</vt:i4>
      </vt:variant>
      <vt:variant>
        <vt:i4>5</vt:i4>
      </vt:variant>
      <vt:variant>
        <vt:lpwstr/>
      </vt:variant>
      <vt:variant>
        <vt:lpwstr>_Toc230335478</vt:lpwstr>
      </vt:variant>
      <vt:variant>
        <vt:i4>1376309</vt:i4>
      </vt:variant>
      <vt:variant>
        <vt:i4>377</vt:i4>
      </vt:variant>
      <vt:variant>
        <vt:i4>0</vt:i4>
      </vt:variant>
      <vt:variant>
        <vt:i4>5</vt:i4>
      </vt:variant>
      <vt:variant>
        <vt:lpwstr/>
      </vt:variant>
      <vt:variant>
        <vt:lpwstr>_Toc230335477</vt:lpwstr>
      </vt:variant>
      <vt:variant>
        <vt:i4>1376309</vt:i4>
      </vt:variant>
      <vt:variant>
        <vt:i4>371</vt:i4>
      </vt:variant>
      <vt:variant>
        <vt:i4>0</vt:i4>
      </vt:variant>
      <vt:variant>
        <vt:i4>5</vt:i4>
      </vt:variant>
      <vt:variant>
        <vt:lpwstr/>
      </vt:variant>
      <vt:variant>
        <vt:lpwstr>_Toc230335476</vt:lpwstr>
      </vt:variant>
      <vt:variant>
        <vt:i4>1376309</vt:i4>
      </vt:variant>
      <vt:variant>
        <vt:i4>365</vt:i4>
      </vt:variant>
      <vt:variant>
        <vt:i4>0</vt:i4>
      </vt:variant>
      <vt:variant>
        <vt:i4>5</vt:i4>
      </vt:variant>
      <vt:variant>
        <vt:lpwstr/>
      </vt:variant>
      <vt:variant>
        <vt:lpwstr>_Toc230335475</vt:lpwstr>
      </vt:variant>
      <vt:variant>
        <vt:i4>1376309</vt:i4>
      </vt:variant>
      <vt:variant>
        <vt:i4>359</vt:i4>
      </vt:variant>
      <vt:variant>
        <vt:i4>0</vt:i4>
      </vt:variant>
      <vt:variant>
        <vt:i4>5</vt:i4>
      </vt:variant>
      <vt:variant>
        <vt:lpwstr/>
      </vt:variant>
      <vt:variant>
        <vt:lpwstr>_Toc230335474</vt:lpwstr>
      </vt:variant>
      <vt:variant>
        <vt:i4>1376309</vt:i4>
      </vt:variant>
      <vt:variant>
        <vt:i4>353</vt:i4>
      </vt:variant>
      <vt:variant>
        <vt:i4>0</vt:i4>
      </vt:variant>
      <vt:variant>
        <vt:i4>5</vt:i4>
      </vt:variant>
      <vt:variant>
        <vt:lpwstr/>
      </vt:variant>
      <vt:variant>
        <vt:lpwstr>_Toc230335473</vt:lpwstr>
      </vt:variant>
      <vt:variant>
        <vt:i4>1376309</vt:i4>
      </vt:variant>
      <vt:variant>
        <vt:i4>347</vt:i4>
      </vt:variant>
      <vt:variant>
        <vt:i4>0</vt:i4>
      </vt:variant>
      <vt:variant>
        <vt:i4>5</vt:i4>
      </vt:variant>
      <vt:variant>
        <vt:lpwstr/>
      </vt:variant>
      <vt:variant>
        <vt:lpwstr>_Toc230335472</vt:lpwstr>
      </vt:variant>
      <vt:variant>
        <vt:i4>1376309</vt:i4>
      </vt:variant>
      <vt:variant>
        <vt:i4>341</vt:i4>
      </vt:variant>
      <vt:variant>
        <vt:i4>0</vt:i4>
      </vt:variant>
      <vt:variant>
        <vt:i4>5</vt:i4>
      </vt:variant>
      <vt:variant>
        <vt:lpwstr/>
      </vt:variant>
      <vt:variant>
        <vt:lpwstr>_Toc230335471</vt:lpwstr>
      </vt:variant>
      <vt:variant>
        <vt:i4>1376309</vt:i4>
      </vt:variant>
      <vt:variant>
        <vt:i4>335</vt:i4>
      </vt:variant>
      <vt:variant>
        <vt:i4>0</vt:i4>
      </vt:variant>
      <vt:variant>
        <vt:i4>5</vt:i4>
      </vt:variant>
      <vt:variant>
        <vt:lpwstr/>
      </vt:variant>
      <vt:variant>
        <vt:lpwstr>_Toc230335470</vt:lpwstr>
      </vt:variant>
      <vt:variant>
        <vt:i4>1310773</vt:i4>
      </vt:variant>
      <vt:variant>
        <vt:i4>329</vt:i4>
      </vt:variant>
      <vt:variant>
        <vt:i4>0</vt:i4>
      </vt:variant>
      <vt:variant>
        <vt:i4>5</vt:i4>
      </vt:variant>
      <vt:variant>
        <vt:lpwstr/>
      </vt:variant>
      <vt:variant>
        <vt:lpwstr>_Toc230335469</vt:lpwstr>
      </vt:variant>
      <vt:variant>
        <vt:i4>1310773</vt:i4>
      </vt:variant>
      <vt:variant>
        <vt:i4>323</vt:i4>
      </vt:variant>
      <vt:variant>
        <vt:i4>0</vt:i4>
      </vt:variant>
      <vt:variant>
        <vt:i4>5</vt:i4>
      </vt:variant>
      <vt:variant>
        <vt:lpwstr/>
      </vt:variant>
      <vt:variant>
        <vt:lpwstr>_Toc230335468</vt:lpwstr>
      </vt:variant>
      <vt:variant>
        <vt:i4>1310773</vt:i4>
      </vt:variant>
      <vt:variant>
        <vt:i4>317</vt:i4>
      </vt:variant>
      <vt:variant>
        <vt:i4>0</vt:i4>
      </vt:variant>
      <vt:variant>
        <vt:i4>5</vt:i4>
      </vt:variant>
      <vt:variant>
        <vt:lpwstr/>
      </vt:variant>
      <vt:variant>
        <vt:lpwstr>_Toc230335467</vt:lpwstr>
      </vt:variant>
      <vt:variant>
        <vt:i4>1310773</vt:i4>
      </vt:variant>
      <vt:variant>
        <vt:i4>311</vt:i4>
      </vt:variant>
      <vt:variant>
        <vt:i4>0</vt:i4>
      </vt:variant>
      <vt:variant>
        <vt:i4>5</vt:i4>
      </vt:variant>
      <vt:variant>
        <vt:lpwstr/>
      </vt:variant>
      <vt:variant>
        <vt:lpwstr>_Toc230335466</vt:lpwstr>
      </vt:variant>
      <vt:variant>
        <vt:i4>1310773</vt:i4>
      </vt:variant>
      <vt:variant>
        <vt:i4>305</vt:i4>
      </vt:variant>
      <vt:variant>
        <vt:i4>0</vt:i4>
      </vt:variant>
      <vt:variant>
        <vt:i4>5</vt:i4>
      </vt:variant>
      <vt:variant>
        <vt:lpwstr/>
      </vt:variant>
      <vt:variant>
        <vt:lpwstr>_Toc230335465</vt:lpwstr>
      </vt:variant>
      <vt:variant>
        <vt:i4>1310773</vt:i4>
      </vt:variant>
      <vt:variant>
        <vt:i4>299</vt:i4>
      </vt:variant>
      <vt:variant>
        <vt:i4>0</vt:i4>
      </vt:variant>
      <vt:variant>
        <vt:i4>5</vt:i4>
      </vt:variant>
      <vt:variant>
        <vt:lpwstr/>
      </vt:variant>
      <vt:variant>
        <vt:lpwstr>_Toc230335464</vt:lpwstr>
      </vt:variant>
      <vt:variant>
        <vt:i4>1310773</vt:i4>
      </vt:variant>
      <vt:variant>
        <vt:i4>293</vt:i4>
      </vt:variant>
      <vt:variant>
        <vt:i4>0</vt:i4>
      </vt:variant>
      <vt:variant>
        <vt:i4>5</vt:i4>
      </vt:variant>
      <vt:variant>
        <vt:lpwstr/>
      </vt:variant>
      <vt:variant>
        <vt:lpwstr>_Toc230335463</vt:lpwstr>
      </vt:variant>
      <vt:variant>
        <vt:i4>1310773</vt:i4>
      </vt:variant>
      <vt:variant>
        <vt:i4>287</vt:i4>
      </vt:variant>
      <vt:variant>
        <vt:i4>0</vt:i4>
      </vt:variant>
      <vt:variant>
        <vt:i4>5</vt:i4>
      </vt:variant>
      <vt:variant>
        <vt:lpwstr/>
      </vt:variant>
      <vt:variant>
        <vt:lpwstr>_Toc230335462</vt:lpwstr>
      </vt:variant>
      <vt:variant>
        <vt:i4>1310773</vt:i4>
      </vt:variant>
      <vt:variant>
        <vt:i4>281</vt:i4>
      </vt:variant>
      <vt:variant>
        <vt:i4>0</vt:i4>
      </vt:variant>
      <vt:variant>
        <vt:i4>5</vt:i4>
      </vt:variant>
      <vt:variant>
        <vt:lpwstr/>
      </vt:variant>
      <vt:variant>
        <vt:lpwstr>_Toc230335461</vt:lpwstr>
      </vt:variant>
      <vt:variant>
        <vt:i4>1310773</vt:i4>
      </vt:variant>
      <vt:variant>
        <vt:i4>275</vt:i4>
      </vt:variant>
      <vt:variant>
        <vt:i4>0</vt:i4>
      </vt:variant>
      <vt:variant>
        <vt:i4>5</vt:i4>
      </vt:variant>
      <vt:variant>
        <vt:lpwstr/>
      </vt:variant>
      <vt:variant>
        <vt:lpwstr>_Toc230335460</vt:lpwstr>
      </vt:variant>
      <vt:variant>
        <vt:i4>1507381</vt:i4>
      </vt:variant>
      <vt:variant>
        <vt:i4>269</vt:i4>
      </vt:variant>
      <vt:variant>
        <vt:i4>0</vt:i4>
      </vt:variant>
      <vt:variant>
        <vt:i4>5</vt:i4>
      </vt:variant>
      <vt:variant>
        <vt:lpwstr/>
      </vt:variant>
      <vt:variant>
        <vt:lpwstr>_Toc230335459</vt:lpwstr>
      </vt:variant>
      <vt:variant>
        <vt:i4>1507381</vt:i4>
      </vt:variant>
      <vt:variant>
        <vt:i4>263</vt:i4>
      </vt:variant>
      <vt:variant>
        <vt:i4>0</vt:i4>
      </vt:variant>
      <vt:variant>
        <vt:i4>5</vt:i4>
      </vt:variant>
      <vt:variant>
        <vt:lpwstr/>
      </vt:variant>
      <vt:variant>
        <vt:lpwstr>_Toc230335458</vt:lpwstr>
      </vt:variant>
      <vt:variant>
        <vt:i4>1507381</vt:i4>
      </vt:variant>
      <vt:variant>
        <vt:i4>257</vt:i4>
      </vt:variant>
      <vt:variant>
        <vt:i4>0</vt:i4>
      </vt:variant>
      <vt:variant>
        <vt:i4>5</vt:i4>
      </vt:variant>
      <vt:variant>
        <vt:lpwstr/>
      </vt:variant>
      <vt:variant>
        <vt:lpwstr>_Toc230335457</vt:lpwstr>
      </vt:variant>
      <vt:variant>
        <vt:i4>1572917</vt:i4>
      </vt:variant>
      <vt:variant>
        <vt:i4>248</vt:i4>
      </vt:variant>
      <vt:variant>
        <vt:i4>0</vt:i4>
      </vt:variant>
      <vt:variant>
        <vt:i4>5</vt:i4>
      </vt:variant>
      <vt:variant>
        <vt:lpwstr/>
      </vt:variant>
      <vt:variant>
        <vt:lpwstr>_Toc230338473</vt:lpwstr>
      </vt:variant>
      <vt:variant>
        <vt:i4>1572917</vt:i4>
      </vt:variant>
      <vt:variant>
        <vt:i4>242</vt:i4>
      </vt:variant>
      <vt:variant>
        <vt:i4>0</vt:i4>
      </vt:variant>
      <vt:variant>
        <vt:i4>5</vt:i4>
      </vt:variant>
      <vt:variant>
        <vt:lpwstr/>
      </vt:variant>
      <vt:variant>
        <vt:lpwstr>_Toc230338472</vt:lpwstr>
      </vt:variant>
      <vt:variant>
        <vt:i4>1572917</vt:i4>
      </vt:variant>
      <vt:variant>
        <vt:i4>236</vt:i4>
      </vt:variant>
      <vt:variant>
        <vt:i4>0</vt:i4>
      </vt:variant>
      <vt:variant>
        <vt:i4>5</vt:i4>
      </vt:variant>
      <vt:variant>
        <vt:lpwstr/>
      </vt:variant>
      <vt:variant>
        <vt:lpwstr>_Toc230338471</vt:lpwstr>
      </vt:variant>
      <vt:variant>
        <vt:i4>1572917</vt:i4>
      </vt:variant>
      <vt:variant>
        <vt:i4>230</vt:i4>
      </vt:variant>
      <vt:variant>
        <vt:i4>0</vt:i4>
      </vt:variant>
      <vt:variant>
        <vt:i4>5</vt:i4>
      </vt:variant>
      <vt:variant>
        <vt:lpwstr/>
      </vt:variant>
      <vt:variant>
        <vt:lpwstr>_Toc230338470</vt:lpwstr>
      </vt:variant>
      <vt:variant>
        <vt:i4>1638453</vt:i4>
      </vt:variant>
      <vt:variant>
        <vt:i4>224</vt:i4>
      </vt:variant>
      <vt:variant>
        <vt:i4>0</vt:i4>
      </vt:variant>
      <vt:variant>
        <vt:i4>5</vt:i4>
      </vt:variant>
      <vt:variant>
        <vt:lpwstr/>
      </vt:variant>
      <vt:variant>
        <vt:lpwstr>_Toc230338469</vt:lpwstr>
      </vt:variant>
      <vt:variant>
        <vt:i4>1638453</vt:i4>
      </vt:variant>
      <vt:variant>
        <vt:i4>218</vt:i4>
      </vt:variant>
      <vt:variant>
        <vt:i4>0</vt:i4>
      </vt:variant>
      <vt:variant>
        <vt:i4>5</vt:i4>
      </vt:variant>
      <vt:variant>
        <vt:lpwstr/>
      </vt:variant>
      <vt:variant>
        <vt:lpwstr>_Toc230338468</vt:lpwstr>
      </vt:variant>
      <vt:variant>
        <vt:i4>1638453</vt:i4>
      </vt:variant>
      <vt:variant>
        <vt:i4>212</vt:i4>
      </vt:variant>
      <vt:variant>
        <vt:i4>0</vt:i4>
      </vt:variant>
      <vt:variant>
        <vt:i4>5</vt:i4>
      </vt:variant>
      <vt:variant>
        <vt:lpwstr/>
      </vt:variant>
      <vt:variant>
        <vt:lpwstr>_Toc230338467</vt:lpwstr>
      </vt:variant>
      <vt:variant>
        <vt:i4>1638453</vt:i4>
      </vt:variant>
      <vt:variant>
        <vt:i4>206</vt:i4>
      </vt:variant>
      <vt:variant>
        <vt:i4>0</vt:i4>
      </vt:variant>
      <vt:variant>
        <vt:i4>5</vt:i4>
      </vt:variant>
      <vt:variant>
        <vt:lpwstr/>
      </vt:variant>
      <vt:variant>
        <vt:lpwstr>_Toc230338466</vt:lpwstr>
      </vt:variant>
      <vt:variant>
        <vt:i4>1638453</vt:i4>
      </vt:variant>
      <vt:variant>
        <vt:i4>200</vt:i4>
      </vt:variant>
      <vt:variant>
        <vt:i4>0</vt:i4>
      </vt:variant>
      <vt:variant>
        <vt:i4>5</vt:i4>
      </vt:variant>
      <vt:variant>
        <vt:lpwstr/>
      </vt:variant>
      <vt:variant>
        <vt:lpwstr>_Toc230338465</vt:lpwstr>
      </vt:variant>
      <vt:variant>
        <vt:i4>1638453</vt:i4>
      </vt:variant>
      <vt:variant>
        <vt:i4>194</vt:i4>
      </vt:variant>
      <vt:variant>
        <vt:i4>0</vt:i4>
      </vt:variant>
      <vt:variant>
        <vt:i4>5</vt:i4>
      </vt:variant>
      <vt:variant>
        <vt:lpwstr/>
      </vt:variant>
      <vt:variant>
        <vt:lpwstr>_Toc230338464</vt:lpwstr>
      </vt:variant>
      <vt:variant>
        <vt:i4>1638453</vt:i4>
      </vt:variant>
      <vt:variant>
        <vt:i4>188</vt:i4>
      </vt:variant>
      <vt:variant>
        <vt:i4>0</vt:i4>
      </vt:variant>
      <vt:variant>
        <vt:i4>5</vt:i4>
      </vt:variant>
      <vt:variant>
        <vt:lpwstr/>
      </vt:variant>
      <vt:variant>
        <vt:lpwstr>_Toc230338463</vt:lpwstr>
      </vt:variant>
      <vt:variant>
        <vt:i4>1638453</vt:i4>
      </vt:variant>
      <vt:variant>
        <vt:i4>182</vt:i4>
      </vt:variant>
      <vt:variant>
        <vt:i4>0</vt:i4>
      </vt:variant>
      <vt:variant>
        <vt:i4>5</vt:i4>
      </vt:variant>
      <vt:variant>
        <vt:lpwstr/>
      </vt:variant>
      <vt:variant>
        <vt:lpwstr>_Toc230338462</vt:lpwstr>
      </vt:variant>
      <vt:variant>
        <vt:i4>1638453</vt:i4>
      </vt:variant>
      <vt:variant>
        <vt:i4>176</vt:i4>
      </vt:variant>
      <vt:variant>
        <vt:i4>0</vt:i4>
      </vt:variant>
      <vt:variant>
        <vt:i4>5</vt:i4>
      </vt:variant>
      <vt:variant>
        <vt:lpwstr/>
      </vt:variant>
      <vt:variant>
        <vt:lpwstr>_Toc230338461</vt:lpwstr>
      </vt:variant>
      <vt:variant>
        <vt:i4>1638453</vt:i4>
      </vt:variant>
      <vt:variant>
        <vt:i4>170</vt:i4>
      </vt:variant>
      <vt:variant>
        <vt:i4>0</vt:i4>
      </vt:variant>
      <vt:variant>
        <vt:i4>5</vt:i4>
      </vt:variant>
      <vt:variant>
        <vt:lpwstr/>
      </vt:variant>
      <vt:variant>
        <vt:lpwstr>_Toc230338460</vt:lpwstr>
      </vt:variant>
      <vt:variant>
        <vt:i4>1703989</vt:i4>
      </vt:variant>
      <vt:variant>
        <vt:i4>164</vt:i4>
      </vt:variant>
      <vt:variant>
        <vt:i4>0</vt:i4>
      </vt:variant>
      <vt:variant>
        <vt:i4>5</vt:i4>
      </vt:variant>
      <vt:variant>
        <vt:lpwstr/>
      </vt:variant>
      <vt:variant>
        <vt:lpwstr>_Toc230338459</vt:lpwstr>
      </vt:variant>
      <vt:variant>
        <vt:i4>1703989</vt:i4>
      </vt:variant>
      <vt:variant>
        <vt:i4>158</vt:i4>
      </vt:variant>
      <vt:variant>
        <vt:i4>0</vt:i4>
      </vt:variant>
      <vt:variant>
        <vt:i4>5</vt:i4>
      </vt:variant>
      <vt:variant>
        <vt:lpwstr/>
      </vt:variant>
      <vt:variant>
        <vt:lpwstr>_Toc230338458</vt:lpwstr>
      </vt:variant>
      <vt:variant>
        <vt:i4>1703989</vt:i4>
      </vt:variant>
      <vt:variant>
        <vt:i4>152</vt:i4>
      </vt:variant>
      <vt:variant>
        <vt:i4>0</vt:i4>
      </vt:variant>
      <vt:variant>
        <vt:i4>5</vt:i4>
      </vt:variant>
      <vt:variant>
        <vt:lpwstr/>
      </vt:variant>
      <vt:variant>
        <vt:lpwstr>_Toc230338457</vt:lpwstr>
      </vt:variant>
      <vt:variant>
        <vt:i4>1703989</vt:i4>
      </vt:variant>
      <vt:variant>
        <vt:i4>146</vt:i4>
      </vt:variant>
      <vt:variant>
        <vt:i4>0</vt:i4>
      </vt:variant>
      <vt:variant>
        <vt:i4>5</vt:i4>
      </vt:variant>
      <vt:variant>
        <vt:lpwstr/>
      </vt:variant>
      <vt:variant>
        <vt:lpwstr>_Toc230338456</vt:lpwstr>
      </vt:variant>
      <vt:variant>
        <vt:i4>1703989</vt:i4>
      </vt:variant>
      <vt:variant>
        <vt:i4>140</vt:i4>
      </vt:variant>
      <vt:variant>
        <vt:i4>0</vt:i4>
      </vt:variant>
      <vt:variant>
        <vt:i4>5</vt:i4>
      </vt:variant>
      <vt:variant>
        <vt:lpwstr/>
      </vt:variant>
      <vt:variant>
        <vt:lpwstr>_Toc230338455</vt:lpwstr>
      </vt:variant>
      <vt:variant>
        <vt:i4>1703989</vt:i4>
      </vt:variant>
      <vt:variant>
        <vt:i4>134</vt:i4>
      </vt:variant>
      <vt:variant>
        <vt:i4>0</vt:i4>
      </vt:variant>
      <vt:variant>
        <vt:i4>5</vt:i4>
      </vt:variant>
      <vt:variant>
        <vt:lpwstr/>
      </vt:variant>
      <vt:variant>
        <vt:lpwstr>_Toc230338454</vt:lpwstr>
      </vt:variant>
      <vt:variant>
        <vt:i4>1703989</vt:i4>
      </vt:variant>
      <vt:variant>
        <vt:i4>128</vt:i4>
      </vt:variant>
      <vt:variant>
        <vt:i4>0</vt:i4>
      </vt:variant>
      <vt:variant>
        <vt:i4>5</vt:i4>
      </vt:variant>
      <vt:variant>
        <vt:lpwstr/>
      </vt:variant>
      <vt:variant>
        <vt:lpwstr>_Toc230338453</vt:lpwstr>
      </vt:variant>
      <vt:variant>
        <vt:i4>1703989</vt:i4>
      </vt:variant>
      <vt:variant>
        <vt:i4>122</vt:i4>
      </vt:variant>
      <vt:variant>
        <vt:i4>0</vt:i4>
      </vt:variant>
      <vt:variant>
        <vt:i4>5</vt:i4>
      </vt:variant>
      <vt:variant>
        <vt:lpwstr/>
      </vt:variant>
      <vt:variant>
        <vt:lpwstr>_Toc230338452</vt:lpwstr>
      </vt:variant>
      <vt:variant>
        <vt:i4>1703989</vt:i4>
      </vt:variant>
      <vt:variant>
        <vt:i4>116</vt:i4>
      </vt:variant>
      <vt:variant>
        <vt:i4>0</vt:i4>
      </vt:variant>
      <vt:variant>
        <vt:i4>5</vt:i4>
      </vt:variant>
      <vt:variant>
        <vt:lpwstr/>
      </vt:variant>
      <vt:variant>
        <vt:lpwstr>_Toc230338451</vt:lpwstr>
      </vt:variant>
      <vt:variant>
        <vt:i4>1703989</vt:i4>
      </vt:variant>
      <vt:variant>
        <vt:i4>110</vt:i4>
      </vt:variant>
      <vt:variant>
        <vt:i4>0</vt:i4>
      </vt:variant>
      <vt:variant>
        <vt:i4>5</vt:i4>
      </vt:variant>
      <vt:variant>
        <vt:lpwstr/>
      </vt:variant>
      <vt:variant>
        <vt:lpwstr>_Toc230338450</vt:lpwstr>
      </vt:variant>
      <vt:variant>
        <vt:i4>1769525</vt:i4>
      </vt:variant>
      <vt:variant>
        <vt:i4>104</vt:i4>
      </vt:variant>
      <vt:variant>
        <vt:i4>0</vt:i4>
      </vt:variant>
      <vt:variant>
        <vt:i4>5</vt:i4>
      </vt:variant>
      <vt:variant>
        <vt:lpwstr/>
      </vt:variant>
      <vt:variant>
        <vt:lpwstr>_Toc230338449</vt:lpwstr>
      </vt:variant>
      <vt:variant>
        <vt:i4>1769525</vt:i4>
      </vt:variant>
      <vt:variant>
        <vt:i4>98</vt:i4>
      </vt:variant>
      <vt:variant>
        <vt:i4>0</vt:i4>
      </vt:variant>
      <vt:variant>
        <vt:i4>5</vt:i4>
      </vt:variant>
      <vt:variant>
        <vt:lpwstr/>
      </vt:variant>
      <vt:variant>
        <vt:lpwstr>_Toc230338448</vt:lpwstr>
      </vt:variant>
      <vt:variant>
        <vt:i4>1769525</vt:i4>
      </vt:variant>
      <vt:variant>
        <vt:i4>92</vt:i4>
      </vt:variant>
      <vt:variant>
        <vt:i4>0</vt:i4>
      </vt:variant>
      <vt:variant>
        <vt:i4>5</vt:i4>
      </vt:variant>
      <vt:variant>
        <vt:lpwstr/>
      </vt:variant>
      <vt:variant>
        <vt:lpwstr>_Toc230338447</vt:lpwstr>
      </vt:variant>
      <vt:variant>
        <vt:i4>1769525</vt:i4>
      </vt:variant>
      <vt:variant>
        <vt:i4>86</vt:i4>
      </vt:variant>
      <vt:variant>
        <vt:i4>0</vt:i4>
      </vt:variant>
      <vt:variant>
        <vt:i4>5</vt:i4>
      </vt:variant>
      <vt:variant>
        <vt:lpwstr/>
      </vt:variant>
      <vt:variant>
        <vt:lpwstr>_Toc230338446</vt:lpwstr>
      </vt:variant>
      <vt:variant>
        <vt:i4>1769525</vt:i4>
      </vt:variant>
      <vt:variant>
        <vt:i4>80</vt:i4>
      </vt:variant>
      <vt:variant>
        <vt:i4>0</vt:i4>
      </vt:variant>
      <vt:variant>
        <vt:i4>5</vt:i4>
      </vt:variant>
      <vt:variant>
        <vt:lpwstr/>
      </vt:variant>
      <vt:variant>
        <vt:lpwstr>_Toc230338445</vt:lpwstr>
      </vt:variant>
      <vt:variant>
        <vt:i4>1769525</vt:i4>
      </vt:variant>
      <vt:variant>
        <vt:i4>74</vt:i4>
      </vt:variant>
      <vt:variant>
        <vt:i4>0</vt:i4>
      </vt:variant>
      <vt:variant>
        <vt:i4>5</vt:i4>
      </vt:variant>
      <vt:variant>
        <vt:lpwstr/>
      </vt:variant>
      <vt:variant>
        <vt:lpwstr>_Toc230338444</vt:lpwstr>
      </vt:variant>
      <vt:variant>
        <vt:i4>1769525</vt:i4>
      </vt:variant>
      <vt:variant>
        <vt:i4>68</vt:i4>
      </vt:variant>
      <vt:variant>
        <vt:i4>0</vt:i4>
      </vt:variant>
      <vt:variant>
        <vt:i4>5</vt:i4>
      </vt:variant>
      <vt:variant>
        <vt:lpwstr/>
      </vt:variant>
      <vt:variant>
        <vt:lpwstr>_Toc230338443</vt:lpwstr>
      </vt:variant>
      <vt:variant>
        <vt:i4>1769525</vt:i4>
      </vt:variant>
      <vt:variant>
        <vt:i4>62</vt:i4>
      </vt:variant>
      <vt:variant>
        <vt:i4>0</vt:i4>
      </vt:variant>
      <vt:variant>
        <vt:i4>5</vt:i4>
      </vt:variant>
      <vt:variant>
        <vt:lpwstr/>
      </vt:variant>
      <vt:variant>
        <vt:lpwstr>_Toc230338442</vt:lpwstr>
      </vt:variant>
      <vt:variant>
        <vt:i4>1769525</vt:i4>
      </vt:variant>
      <vt:variant>
        <vt:i4>56</vt:i4>
      </vt:variant>
      <vt:variant>
        <vt:i4>0</vt:i4>
      </vt:variant>
      <vt:variant>
        <vt:i4>5</vt:i4>
      </vt:variant>
      <vt:variant>
        <vt:lpwstr/>
      </vt:variant>
      <vt:variant>
        <vt:lpwstr>_Toc230338441</vt:lpwstr>
      </vt:variant>
      <vt:variant>
        <vt:i4>1769525</vt:i4>
      </vt:variant>
      <vt:variant>
        <vt:i4>50</vt:i4>
      </vt:variant>
      <vt:variant>
        <vt:i4>0</vt:i4>
      </vt:variant>
      <vt:variant>
        <vt:i4>5</vt:i4>
      </vt:variant>
      <vt:variant>
        <vt:lpwstr/>
      </vt:variant>
      <vt:variant>
        <vt:lpwstr>_Toc230338440</vt:lpwstr>
      </vt:variant>
      <vt:variant>
        <vt:i4>1835061</vt:i4>
      </vt:variant>
      <vt:variant>
        <vt:i4>44</vt:i4>
      </vt:variant>
      <vt:variant>
        <vt:i4>0</vt:i4>
      </vt:variant>
      <vt:variant>
        <vt:i4>5</vt:i4>
      </vt:variant>
      <vt:variant>
        <vt:lpwstr/>
      </vt:variant>
      <vt:variant>
        <vt:lpwstr>_Toc230338439</vt:lpwstr>
      </vt:variant>
      <vt:variant>
        <vt:i4>1835061</vt:i4>
      </vt:variant>
      <vt:variant>
        <vt:i4>38</vt:i4>
      </vt:variant>
      <vt:variant>
        <vt:i4>0</vt:i4>
      </vt:variant>
      <vt:variant>
        <vt:i4>5</vt:i4>
      </vt:variant>
      <vt:variant>
        <vt:lpwstr/>
      </vt:variant>
      <vt:variant>
        <vt:lpwstr>_Toc230338438</vt:lpwstr>
      </vt:variant>
      <vt:variant>
        <vt:i4>1835061</vt:i4>
      </vt:variant>
      <vt:variant>
        <vt:i4>32</vt:i4>
      </vt:variant>
      <vt:variant>
        <vt:i4>0</vt:i4>
      </vt:variant>
      <vt:variant>
        <vt:i4>5</vt:i4>
      </vt:variant>
      <vt:variant>
        <vt:lpwstr/>
      </vt:variant>
      <vt:variant>
        <vt:lpwstr>_Toc230338437</vt:lpwstr>
      </vt:variant>
      <vt:variant>
        <vt:i4>1835061</vt:i4>
      </vt:variant>
      <vt:variant>
        <vt:i4>26</vt:i4>
      </vt:variant>
      <vt:variant>
        <vt:i4>0</vt:i4>
      </vt:variant>
      <vt:variant>
        <vt:i4>5</vt:i4>
      </vt:variant>
      <vt:variant>
        <vt:lpwstr/>
      </vt:variant>
      <vt:variant>
        <vt:lpwstr>_Toc230338436</vt:lpwstr>
      </vt:variant>
      <vt:variant>
        <vt:i4>1835061</vt:i4>
      </vt:variant>
      <vt:variant>
        <vt:i4>20</vt:i4>
      </vt:variant>
      <vt:variant>
        <vt:i4>0</vt:i4>
      </vt:variant>
      <vt:variant>
        <vt:i4>5</vt:i4>
      </vt:variant>
      <vt:variant>
        <vt:lpwstr/>
      </vt:variant>
      <vt:variant>
        <vt:lpwstr>_Toc230338435</vt:lpwstr>
      </vt:variant>
      <vt:variant>
        <vt:i4>1835061</vt:i4>
      </vt:variant>
      <vt:variant>
        <vt:i4>14</vt:i4>
      </vt:variant>
      <vt:variant>
        <vt:i4>0</vt:i4>
      </vt:variant>
      <vt:variant>
        <vt:i4>5</vt:i4>
      </vt:variant>
      <vt:variant>
        <vt:lpwstr/>
      </vt:variant>
      <vt:variant>
        <vt:lpwstr>_Toc230338434</vt:lpwstr>
      </vt:variant>
      <vt:variant>
        <vt:i4>1835061</vt:i4>
      </vt:variant>
      <vt:variant>
        <vt:i4>8</vt:i4>
      </vt:variant>
      <vt:variant>
        <vt:i4>0</vt:i4>
      </vt:variant>
      <vt:variant>
        <vt:i4>5</vt:i4>
      </vt:variant>
      <vt:variant>
        <vt:lpwstr/>
      </vt:variant>
      <vt:variant>
        <vt:lpwstr>_Toc230338433</vt:lpwstr>
      </vt:variant>
      <vt:variant>
        <vt:i4>1835061</vt:i4>
      </vt:variant>
      <vt:variant>
        <vt:i4>2</vt:i4>
      </vt:variant>
      <vt:variant>
        <vt:i4>0</vt:i4>
      </vt:variant>
      <vt:variant>
        <vt:i4>5</vt:i4>
      </vt:variant>
      <vt:variant>
        <vt:lpwstr/>
      </vt:variant>
      <vt:variant>
        <vt:lpwstr>_Toc230338432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Đoàn Kim Ngân</dc:creator>
  <cp:keywords/>
  <cp:lastModifiedBy>Lê Đoàn Kim Ngân</cp:lastModifiedBy>
  <cp:revision>4</cp:revision>
  <dcterms:created xsi:type="dcterms:W3CDTF">2026-05-25T04:43:00Z</dcterms:created>
  <dcterms:modified xsi:type="dcterms:W3CDTF">2026-05-25T04:45:00Z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0x01010071AC17823E46534CBF121D05A4A6F00F</vt:lpwstr>
  </property>
</Properties>
</file>